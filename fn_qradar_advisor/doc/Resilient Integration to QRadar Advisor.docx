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EA1922" w:rsidRDefault="00EA1922"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EA1922" w:rsidRDefault="00EA1922"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1557F0B" w:rsidR="00DD15A0" w:rsidRDefault="002002B7" w:rsidP="0077681B">
      <w:pPr>
        <w:rPr>
          <w:color w:val="FFFFFF" w:themeColor="background1"/>
          <w:sz w:val="44"/>
          <w:szCs w:val="44"/>
        </w:rPr>
      </w:pPr>
      <w:r>
        <w:rPr>
          <w:color w:val="FFFFFF" w:themeColor="background1"/>
          <w:sz w:val="44"/>
          <w:szCs w:val="44"/>
        </w:rPr>
        <w:t xml:space="preserve">QRadar </w:t>
      </w:r>
      <w:r w:rsidR="00EA1922">
        <w:rPr>
          <w:color w:val="FFFFFF" w:themeColor="background1"/>
          <w:sz w:val="44"/>
          <w:szCs w:val="44"/>
        </w:rPr>
        <w:t>Advisor</w:t>
      </w:r>
      <w:r w:rsidR="008B7DE5" w:rsidRPr="008B7DE5">
        <w:rPr>
          <w:color w:val="FFFFFF" w:themeColor="background1"/>
          <w:sz w:val="44"/>
          <w:szCs w:val="44"/>
        </w:rPr>
        <w:t xml:space="preserve"> Guide</w:t>
      </w:r>
    </w:p>
    <w:p w14:paraId="14137D86" w14:textId="02DBFCAA" w:rsidR="008B7DE5" w:rsidRPr="008B7DE5" w:rsidRDefault="008B7DE5" w:rsidP="0077681B">
      <w:pPr>
        <w:rPr>
          <w:color w:val="FFFFFF" w:themeColor="background1"/>
          <w:sz w:val="44"/>
          <w:szCs w:val="44"/>
        </w:rPr>
      </w:pPr>
      <w:r>
        <w:rPr>
          <w:color w:val="FFFFFF" w:themeColor="background1"/>
          <w:sz w:val="44"/>
          <w:szCs w:val="44"/>
        </w:rPr>
        <w:t>V</w:t>
      </w:r>
      <w:r w:rsidR="00EA1922">
        <w:rPr>
          <w:color w:val="FFFFFF" w:themeColor="background1"/>
          <w:sz w:val="44"/>
          <w:szCs w:val="44"/>
        </w:rPr>
        <w:t>2.0.2</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3006CDB2"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D67AF7">
        <w:rPr>
          <w:color w:val="FFFFFF" w:themeColor="background1"/>
        </w:rPr>
        <w:t xml:space="preserve">September </w:t>
      </w:r>
      <w:r w:rsidR="003975F5">
        <w:rPr>
          <w:color w:val="FFFFFF" w:themeColor="background1"/>
        </w:rPr>
        <w:t>2020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0DA4F6A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A369B1">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B606F92" w:rsidR="002002B7" w:rsidRDefault="00025EA2" w:rsidP="002002B7">
      <w:pPr>
        <w:pStyle w:val="DocumentTitle"/>
      </w:pPr>
      <w:r>
        <w:t>IBM Resilient SOAR</w:t>
      </w:r>
      <w:r w:rsidR="002002B7">
        <w:t xml:space="preserve"> </w:t>
      </w:r>
      <w:r w:rsidR="002002B7" w:rsidRPr="00DE5D44">
        <w:t xml:space="preserve">Platform </w:t>
      </w:r>
      <w:r w:rsidR="002002B7">
        <w:br/>
        <w:t>QRadar Integration</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EA1922" w:rsidRPr="00EA1922" w14:paraId="0C1C23BA" w14:textId="77777777" w:rsidTr="00EA1922">
        <w:tc>
          <w:tcPr>
            <w:tcW w:w="1001" w:type="dxa"/>
          </w:tcPr>
          <w:p w14:paraId="7D014C85" w14:textId="7E77E720" w:rsidR="00EA1922" w:rsidRDefault="00EA1922" w:rsidP="00EA1922">
            <w:pPr>
              <w:adjustRightInd w:val="0"/>
              <w:rPr>
                <w:rFonts w:cs="Arial"/>
                <w:szCs w:val="18"/>
              </w:rPr>
            </w:pPr>
            <w:r>
              <w:rPr>
                <w:rFonts w:cs="Arial"/>
                <w:szCs w:val="18"/>
              </w:rPr>
              <w:t>2.0.2</w:t>
            </w:r>
          </w:p>
        </w:tc>
        <w:tc>
          <w:tcPr>
            <w:tcW w:w="1966" w:type="dxa"/>
          </w:tcPr>
          <w:p w14:paraId="35E177A3" w14:textId="6927D1D2" w:rsidR="00EA1922" w:rsidRDefault="00EA1922" w:rsidP="00EA1922">
            <w:pPr>
              <w:adjustRightInd w:val="0"/>
              <w:rPr>
                <w:rFonts w:cs="Arial"/>
                <w:szCs w:val="18"/>
              </w:rPr>
            </w:pPr>
            <w:r>
              <w:rPr>
                <w:rFonts w:cs="Arial"/>
                <w:szCs w:val="18"/>
              </w:rPr>
              <w:t>September 2020</w:t>
            </w:r>
          </w:p>
        </w:tc>
        <w:tc>
          <w:tcPr>
            <w:tcW w:w="6120" w:type="dxa"/>
          </w:tcPr>
          <w:p w14:paraId="25B782A8" w14:textId="75F2A39C" w:rsidR="00EA1922" w:rsidRDefault="00EA1922" w:rsidP="00EA1922">
            <w:pPr>
              <w:adjustRightInd w:val="0"/>
              <w:rPr>
                <w:rFonts w:cs="Arial"/>
                <w:szCs w:val="18"/>
              </w:rPr>
            </w:pPr>
            <w:r w:rsidRPr="00EA1922">
              <w:rPr>
                <w:rFonts w:cs="Arial"/>
                <w:szCs w:val="18"/>
              </w:rPr>
              <w:t>Support added for App Host, support added for proxies, updated deprecated API endpoints, bug fixes</w:t>
            </w:r>
          </w:p>
        </w:tc>
      </w:tr>
      <w:tr w:rsidR="00EA1922" w:rsidRPr="00EA1922" w14:paraId="4277BB38" w14:textId="77777777" w:rsidTr="00EA1922">
        <w:tc>
          <w:tcPr>
            <w:tcW w:w="1001" w:type="dxa"/>
          </w:tcPr>
          <w:p w14:paraId="2E934EFE" w14:textId="37C92632" w:rsidR="00EA1922" w:rsidRDefault="00EA1922" w:rsidP="00EA1922">
            <w:pPr>
              <w:adjustRightInd w:val="0"/>
              <w:rPr>
                <w:rFonts w:cs="Arial"/>
                <w:szCs w:val="18"/>
              </w:rPr>
            </w:pPr>
            <w:r>
              <w:rPr>
                <w:rFonts w:cs="Arial"/>
                <w:szCs w:val="18"/>
              </w:rPr>
              <w:t>2.0.1</w:t>
            </w:r>
          </w:p>
        </w:tc>
        <w:tc>
          <w:tcPr>
            <w:tcW w:w="1966" w:type="dxa"/>
          </w:tcPr>
          <w:p w14:paraId="644A377E" w14:textId="1D195613" w:rsidR="00EA1922" w:rsidRDefault="00EA1922" w:rsidP="00EA1922">
            <w:pPr>
              <w:adjustRightInd w:val="0"/>
              <w:rPr>
                <w:rFonts w:cs="Arial"/>
                <w:szCs w:val="18"/>
              </w:rPr>
            </w:pPr>
            <w:r>
              <w:rPr>
                <w:rFonts w:cs="Arial"/>
                <w:szCs w:val="18"/>
              </w:rPr>
              <w:t>February 2019</w:t>
            </w:r>
          </w:p>
        </w:tc>
        <w:tc>
          <w:tcPr>
            <w:tcW w:w="6120" w:type="dxa"/>
          </w:tcPr>
          <w:p w14:paraId="0E3FD915" w14:textId="77B1E879" w:rsidR="00EA1922" w:rsidRDefault="00EA1922" w:rsidP="00EA1922">
            <w:pPr>
              <w:adjustRightInd w:val="0"/>
              <w:rPr>
                <w:rFonts w:cs="Arial"/>
                <w:szCs w:val="18"/>
              </w:rPr>
            </w:pPr>
            <w:r w:rsidRPr="00EA1922">
              <w:rPr>
                <w:rFonts w:cs="Arial"/>
                <w:szCs w:val="18"/>
              </w:rPr>
              <w:t xml:space="preserve">Bug fixes for Python 3 </w:t>
            </w:r>
          </w:p>
        </w:tc>
      </w:tr>
      <w:tr w:rsidR="00EA1922" w:rsidRPr="00EA1922" w14:paraId="6BE98950" w14:textId="77777777" w:rsidTr="00EA1922">
        <w:tc>
          <w:tcPr>
            <w:tcW w:w="1001" w:type="dxa"/>
          </w:tcPr>
          <w:p w14:paraId="06561CDA" w14:textId="7F7C779A" w:rsidR="00EA1922" w:rsidRDefault="00EA1922" w:rsidP="00EA1922">
            <w:pPr>
              <w:adjustRightInd w:val="0"/>
              <w:rPr>
                <w:rFonts w:cs="Arial"/>
                <w:szCs w:val="18"/>
              </w:rPr>
            </w:pPr>
            <w:r w:rsidRPr="00EA1922">
              <w:rPr>
                <w:rFonts w:cs="Arial"/>
                <w:szCs w:val="18"/>
              </w:rPr>
              <w:t xml:space="preserve">2.0 </w:t>
            </w:r>
          </w:p>
        </w:tc>
        <w:tc>
          <w:tcPr>
            <w:tcW w:w="1966" w:type="dxa"/>
          </w:tcPr>
          <w:p w14:paraId="309D91F1" w14:textId="198621DD" w:rsidR="00EA1922" w:rsidRDefault="00EA1922" w:rsidP="00EA1922">
            <w:pPr>
              <w:adjustRightInd w:val="0"/>
              <w:rPr>
                <w:rFonts w:cs="Arial"/>
                <w:szCs w:val="18"/>
              </w:rPr>
            </w:pPr>
            <w:r w:rsidRPr="00EA1922">
              <w:rPr>
                <w:rFonts w:cs="Arial"/>
                <w:szCs w:val="18"/>
              </w:rPr>
              <w:t xml:space="preserve">April 2019 </w:t>
            </w:r>
          </w:p>
        </w:tc>
        <w:tc>
          <w:tcPr>
            <w:tcW w:w="6120" w:type="dxa"/>
          </w:tcPr>
          <w:p w14:paraId="27F48D9D" w14:textId="776801AC" w:rsidR="00EA1922" w:rsidRDefault="00EA1922" w:rsidP="00EA1922">
            <w:pPr>
              <w:adjustRightInd w:val="0"/>
              <w:rPr>
                <w:rFonts w:cs="Arial"/>
                <w:szCs w:val="18"/>
              </w:rPr>
            </w:pPr>
            <w:r w:rsidRPr="00EA1922">
              <w:rPr>
                <w:rFonts w:cs="Arial"/>
                <w:szCs w:val="18"/>
              </w:rPr>
              <w:t>Supports the V2.0 release</w:t>
            </w:r>
          </w:p>
        </w:tc>
      </w:tr>
      <w:tr w:rsidR="00EA1922" w:rsidRPr="00EA1922" w14:paraId="18636BCB" w14:textId="77777777" w:rsidTr="00EA1922">
        <w:tc>
          <w:tcPr>
            <w:tcW w:w="1001" w:type="dxa"/>
          </w:tcPr>
          <w:p w14:paraId="7945B4A0" w14:textId="01C4CB97" w:rsidR="00EA1922" w:rsidRDefault="00EA1922" w:rsidP="00EA1922">
            <w:pPr>
              <w:adjustRightInd w:val="0"/>
              <w:rPr>
                <w:rFonts w:cs="Arial"/>
                <w:szCs w:val="18"/>
              </w:rPr>
            </w:pPr>
            <w:r w:rsidRPr="00EA1922">
              <w:rPr>
                <w:rFonts w:cs="Arial"/>
                <w:szCs w:val="18"/>
              </w:rPr>
              <w:t>1.0.1</w:t>
            </w:r>
          </w:p>
        </w:tc>
        <w:tc>
          <w:tcPr>
            <w:tcW w:w="1966" w:type="dxa"/>
          </w:tcPr>
          <w:p w14:paraId="022F53FE" w14:textId="54B0193F" w:rsidR="00EA1922" w:rsidRDefault="00EA1922" w:rsidP="00EA1922">
            <w:pPr>
              <w:adjustRightInd w:val="0"/>
              <w:rPr>
                <w:rFonts w:cs="Arial"/>
                <w:szCs w:val="18"/>
              </w:rPr>
            </w:pPr>
            <w:r w:rsidRPr="00EA1922">
              <w:rPr>
                <w:rFonts w:cs="Arial"/>
                <w:szCs w:val="18"/>
              </w:rPr>
              <w:t>March 2019</w:t>
            </w:r>
          </w:p>
        </w:tc>
        <w:tc>
          <w:tcPr>
            <w:tcW w:w="6120" w:type="dxa"/>
          </w:tcPr>
          <w:p w14:paraId="6CB5E01B" w14:textId="6A54E476" w:rsidR="00EA1922" w:rsidRDefault="00EA1922" w:rsidP="00EA1922">
            <w:pPr>
              <w:adjustRightInd w:val="0"/>
              <w:rPr>
                <w:rFonts w:cs="Arial"/>
                <w:szCs w:val="18"/>
              </w:rPr>
            </w:pPr>
            <w:r w:rsidRPr="00EA1922">
              <w:rPr>
                <w:rFonts w:cs="Arial"/>
                <w:szCs w:val="18"/>
              </w:rPr>
              <w:t>For Watson Search fixed version compatibility with search that returns no data, and fix typo in post-process script</w:t>
            </w:r>
          </w:p>
        </w:tc>
      </w:tr>
      <w:tr w:rsidR="002002B7" w14:paraId="1784953D" w14:textId="77777777" w:rsidTr="00EA1922">
        <w:tc>
          <w:tcPr>
            <w:tcW w:w="1001" w:type="dxa"/>
          </w:tcPr>
          <w:p w14:paraId="42137CB7" w14:textId="73AD7F06" w:rsidR="002002B7" w:rsidRDefault="00EA1922" w:rsidP="00EA1922">
            <w:pPr>
              <w:adjustRightInd w:val="0"/>
              <w:rPr>
                <w:rFonts w:cs="Arial"/>
                <w:szCs w:val="18"/>
              </w:rPr>
            </w:pPr>
            <w:r>
              <w:rPr>
                <w:rFonts w:cs="Arial"/>
                <w:szCs w:val="18"/>
              </w:rPr>
              <w:t>1.0</w:t>
            </w:r>
          </w:p>
        </w:tc>
        <w:tc>
          <w:tcPr>
            <w:tcW w:w="1966" w:type="dxa"/>
          </w:tcPr>
          <w:p w14:paraId="00A44343" w14:textId="5B3FD391" w:rsidR="002002B7" w:rsidRDefault="00EA1922" w:rsidP="00EA1922">
            <w:pPr>
              <w:adjustRightInd w:val="0"/>
              <w:rPr>
                <w:rFonts w:cs="Arial"/>
                <w:szCs w:val="18"/>
              </w:rPr>
            </w:pPr>
            <w:r>
              <w:rPr>
                <w:rFonts w:cs="Arial"/>
                <w:szCs w:val="18"/>
              </w:rPr>
              <w:t>August 2018</w:t>
            </w:r>
          </w:p>
        </w:tc>
        <w:tc>
          <w:tcPr>
            <w:tcW w:w="6120" w:type="dxa"/>
          </w:tcPr>
          <w:p w14:paraId="38B51F75" w14:textId="77777777" w:rsidR="002002B7" w:rsidRDefault="002002B7" w:rsidP="00EA1922">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012F6B5C" w14:textId="7FB8047F" w:rsidR="007C1668"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951293" w:history="1">
            <w:r w:rsidR="007C1668" w:rsidRPr="00F4331A">
              <w:rPr>
                <w:rStyle w:val="Hyperlink"/>
                <w:noProof/>
              </w:rPr>
              <w:t>Overview</w:t>
            </w:r>
            <w:r w:rsidR="007C1668">
              <w:rPr>
                <w:noProof/>
                <w:webHidden/>
              </w:rPr>
              <w:tab/>
            </w:r>
            <w:r w:rsidR="007C1668">
              <w:rPr>
                <w:noProof/>
                <w:webHidden/>
              </w:rPr>
              <w:fldChar w:fldCharType="begin"/>
            </w:r>
            <w:r w:rsidR="007C1668">
              <w:rPr>
                <w:noProof/>
                <w:webHidden/>
              </w:rPr>
              <w:instrText xml:space="preserve"> PAGEREF _Toc49951293 \h </w:instrText>
            </w:r>
            <w:r w:rsidR="007C1668">
              <w:rPr>
                <w:noProof/>
                <w:webHidden/>
              </w:rPr>
            </w:r>
            <w:r w:rsidR="007C1668">
              <w:rPr>
                <w:noProof/>
                <w:webHidden/>
              </w:rPr>
              <w:fldChar w:fldCharType="separate"/>
            </w:r>
            <w:r w:rsidR="007C1668">
              <w:rPr>
                <w:noProof/>
                <w:webHidden/>
              </w:rPr>
              <w:t>4</w:t>
            </w:r>
            <w:r w:rsidR="007C1668">
              <w:rPr>
                <w:noProof/>
                <w:webHidden/>
              </w:rPr>
              <w:fldChar w:fldCharType="end"/>
            </w:r>
          </w:hyperlink>
        </w:p>
        <w:p w14:paraId="1336566E" w14:textId="01F6C48B" w:rsidR="007C1668" w:rsidRDefault="00E627F3">
          <w:pPr>
            <w:pStyle w:val="TOC1"/>
            <w:tabs>
              <w:tab w:val="right" w:leader="dot" w:pos="10790"/>
            </w:tabs>
            <w:rPr>
              <w:rFonts w:asciiTheme="minorHAnsi" w:eastAsiaTheme="minorEastAsia" w:hAnsiTheme="minorHAnsi" w:cstheme="minorBidi"/>
              <w:bCs w:val="0"/>
              <w:iCs w:val="0"/>
              <w:noProof/>
              <w:lang w:bidi="ar-SA"/>
            </w:rPr>
          </w:pPr>
          <w:hyperlink w:anchor="_Toc49951294" w:history="1">
            <w:r w:rsidR="007C1668" w:rsidRPr="00F4331A">
              <w:rPr>
                <w:rStyle w:val="Hyperlink"/>
                <w:noProof/>
              </w:rPr>
              <w:t>Check Prerequisites</w:t>
            </w:r>
            <w:r w:rsidR="007C1668">
              <w:rPr>
                <w:noProof/>
                <w:webHidden/>
              </w:rPr>
              <w:tab/>
            </w:r>
            <w:r w:rsidR="007C1668">
              <w:rPr>
                <w:noProof/>
                <w:webHidden/>
              </w:rPr>
              <w:fldChar w:fldCharType="begin"/>
            </w:r>
            <w:r w:rsidR="007C1668">
              <w:rPr>
                <w:noProof/>
                <w:webHidden/>
              </w:rPr>
              <w:instrText xml:space="preserve"> PAGEREF _Toc49951294 \h </w:instrText>
            </w:r>
            <w:r w:rsidR="007C1668">
              <w:rPr>
                <w:noProof/>
                <w:webHidden/>
              </w:rPr>
            </w:r>
            <w:r w:rsidR="007C1668">
              <w:rPr>
                <w:noProof/>
                <w:webHidden/>
              </w:rPr>
              <w:fldChar w:fldCharType="separate"/>
            </w:r>
            <w:r w:rsidR="007C1668">
              <w:rPr>
                <w:noProof/>
                <w:webHidden/>
              </w:rPr>
              <w:t>4</w:t>
            </w:r>
            <w:r w:rsidR="007C1668">
              <w:rPr>
                <w:noProof/>
                <w:webHidden/>
              </w:rPr>
              <w:fldChar w:fldCharType="end"/>
            </w:r>
          </w:hyperlink>
        </w:p>
        <w:p w14:paraId="269E81AC" w14:textId="1F605E97" w:rsidR="007C1668" w:rsidRDefault="00E627F3">
          <w:pPr>
            <w:pStyle w:val="TOC1"/>
            <w:tabs>
              <w:tab w:val="right" w:leader="dot" w:pos="10790"/>
            </w:tabs>
            <w:rPr>
              <w:rFonts w:asciiTheme="minorHAnsi" w:eastAsiaTheme="minorEastAsia" w:hAnsiTheme="minorHAnsi" w:cstheme="minorBidi"/>
              <w:bCs w:val="0"/>
              <w:iCs w:val="0"/>
              <w:noProof/>
              <w:lang w:bidi="ar-SA"/>
            </w:rPr>
          </w:pPr>
          <w:hyperlink w:anchor="_Toc49951295" w:history="1">
            <w:r w:rsidR="007C1668" w:rsidRPr="00F4331A">
              <w:rPr>
                <w:rStyle w:val="Hyperlink"/>
                <w:noProof/>
              </w:rPr>
              <w:t>Configure QRadar Advisor</w:t>
            </w:r>
            <w:r w:rsidR="007C1668">
              <w:rPr>
                <w:noProof/>
                <w:webHidden/>
              </w:rPr>
              <w:tab/>
            </w:r>
            <w:r w:rsidR="007C1668">
              <w:rPr>
                <w:noProof/>
                <w:webHidden/>
              </w:rPr>
              <w:fldChar w:fldCharType="begin"/>
            </w:r>
            <w:r w:rsidR="007C1668">
              <w:rPr>
                <w:noProof/>
                <w:webHidden/>
              </w:rPr>
              <w:instrText xml:space="preserve"> PAGEREF _Toc49951295 \h </w:instrText>
            </w:r>
            <w:r w:rsidR="007C1668">
              <w:rPr>
                <w:noProof/>
                <w:webHidden/>
              </w:rPr>
            </w:r>
            <w:r w:rsidR="007C1668">
              <w:rPr>
                <w:noProof/>
                <w:webHidden/>
              </w:rPr>
              <w:fldChar w:fldCharType="separate"/>
            </w:r>
            <w:r w:rsidR="007C1668">
              <w:rPr>
                <w:noProof/>
                <w:webHidden/>
              </w:rPr>
              <w:t>5</w:t>
            </w:r>
            <w:r w:rsidR="007C1668">
              <w:rPr>
                <w:noProof/>
                <w:webHidden/>
              </w:rPr>
              <w:fldChar w:fldCharType="end"/>
            </w:r>
          </w:hyperlink>
        </w:p>
        <w:p w14:paraId="29E15BF2" w14:textId="6B2FC846" w:rsidR="007C1668" w:rsidRDefault="00E627F3">
          <w:pPr>
            <w:pStyle w:val="TOC2"/>
            <w:rPr>
              <w:rFonts w:asciiTheme="minorHAnsi" w:eastAsiaTheme="minorEastAsia" w:hAnsiTheme="minorHAnsi" w:cstheme="minorBidi"/>
              <w:bCs w:val="0"/>
              <w:noProof/>
              <w:sz w:val="24"/>
              <w:szCs w:val="24"/>
              <w:lang w:bidi="ar-SA"/>
            </w:rPr>
          </w:pPr>
          <w:hyperlink w:anchor="_Toc49951296" w:history="1">
            <w:r w:rsidR="007C1668" w:rsidRPr="00F4331A">
              <w:rPr>
                <w:rStyle w:val="Hyperlink"/>
                <w:noProof/>
              </w:rPr>
              <w:t>Cyber Adversary Framework Mapping Application Configuration</w:t>
            </w:r>
            <w:r w:rsidR="007C1668">
              <w:rPr>
                <w:noProof/>
                <w:webHidden/>
              </w:rPr>
              <w:tab/>
            </w:r>
            <w:r w:rsidR="007C1668">
              <w:rPr>
                <w:noProof/>
                <w:webHidden/>
              </w:rPr>
              <w:fldChar w:fldCharType="begin"/>
            </w:r>
            <w:r w:rsidR="007C1668">
              <w:rPr>
                <w:noProof/>
                <w:webHidden/>
              </w:rPr>
              <w:instrText xml:space="preserve"> PAGEREF _Toc49951296 \h </w:instrText>
            </w:r>
            <w:r w:rsidR="007C1668">
              <w:rPr>
                <w:noProof/>
                <w:webHidden/>
              </w:rPr>
            </w:r>
            <w:r w:rsidR="007C1668">
              <w:rPr>
                <w:noProof/>
                <w:webHidden/>
              </w:rPr>
              <w:fldChar w:fldCharType="separate"/>
            </w:r>
            <w:r w:rsidR="007C1668">
              <w:rPr>
                <w:noProof/>
                <w:webHidden/>
              </w:rPr>
              <w:t>6</w:t>
            </w:r>
            <w:r w:rsidR="007C1668">
              <w:rPr>
                <w:noProof/>
                <w:webHidden/>
              </w:rPr>
              <w:fldChar w:fldCharType="end"/>
            </w:r>
          </w:hyperlink>
        </w:p>
        <w:p w14:paraId="45911470" w14:textId="5BC3F588" w:rsidR="007C1668" w:rsidRDefault="00E627F3">
          <w:pPr>
            <w:pStyle w:val="TOC1"/>
            <w:tabs>
              <w:tab w:val="right" w:leader="dot" w:pos="10790"/>
            </w:tabs>
            <w:rPr>
              <w:rFonts w:asciiTheme="minorHAnsi" w:eastAsiaTheme="minorEastAsia" w:hAnsiTheme="minorHAnsi" w:cstheme="minorBidi"/>
              <w:bCs w:val="0"/>
              <w:iCs w:val="0"/>
              <w:noProof/>
              <w:lang w:bidi="ar-SA"/>
            </w:rPr>
          </w:pPr>
          <w:hyperlink w:anchor="_Toc49951297" w:history="1">
            <w:r w:rsidR="007C1668" w:rsidRPr="00F4331A">
              <w:rPr>
                <w:rStyle w:val="Hyperlink"/>
                <w:noProof/>
                <w:lang w:val="en-IE"/>
              </w:rPr>
              <w:t>Install the Integration</w:t>
            </w:r>
            <w:r w:rsidR="007C1668">
              <w:rPr>
                <w:noProof/>
                <w:webHidden/>
              </w:rPr>
              <w:tab/>
            </w:r>
            <w:r w:rsidR="007C1668">
              <w:rPr>
                <w:noProof/>
                <w:webHidden/>
              </w:rPr>
              <w:fldChar w:fldCharType="begin"/>
            </w:r>
            <w:r w:rsidR="007C1668">
              <w:rPr>
                <w:noProof/>
                <w:webHidden/>
              </w:rPr>
              <w:instrText xml:space="preserve"> PAGEREF _Toc49951297 \h </w:instrText>
            </w:r>
            <w:r w:rsidR="007C1668">
              <w:rPr>
                <w:noProof/>
                <w:webHidden/>
              </w:rPr>
            </w:r>
            <w:r w:rsidR="007C1668">
              <w:rPr>
                <w:noProof/>
                <w:webHidden/>
              </w:rPr>
              <w:fldChar w:fldCharType="separate"/>
            </w:r>
            <w:r w:rsidR="007C1668">
              <w:rPr>
                <w:noProof/>
                <w:webHidden/>
              </w:rPr>
              <w:t>7</w:t>
            </w:r>
            <w:r w:rsidR="007C1668">
              <w:rPr>
                <w:noProof/>
                <w:webHidden/>
              </w:rPr>
              <w:fldChar w:fldCharType="end"/>
            </w:r>
          </w:hyperlink>
        </w:p>
        <w:p w14:paraId="69C9F3C0" w14:textId="0B0B3222" w:rsidR="007C1668" w:rsidRDefault="00E627F3">
          <w:pPr>
            <w:pStyle w:val="TOC1"/>
            <w:tabs>
              <w:tab w:val="right" w:leader="dot" w:pos="10790"/>
            </w:tabs>
            <w:rPr>
              <w:rFonts w:asciiTheme="minorHAnsi" w:eastAsiaTheme="minorEastAsia" w:hAnsiTheme="minorHAnsi" w:cstheme="minorBidi"/>
              <w:bCs w:val="0"/>
              <w:iCs w:val="0"/>
              <w:noProof/>
              <w:lang w:bidi="ar-SA"/>
            </w:rPr>
          </w:pPr>
          <w:hyperlink w:anchor="_Toc49951298" w:history="1">
            <w:r w:rsidR="007C1668" w:rsidRPr="00F4331A">
              <w:rPr>
                <w:rStyle w:val="Hyperlink"/>
                <w:noProof/>
              </w:rPr>
              <w:t>Function descriptions</w:t>
            </w:r>
            <w:r w:rsidR="007C1668">
              <w:rPr>
                <w:noProof/>
                <w:webHidden/>
              </w:rPr>
              <w:tab/>
            </w:r>
            <w:r w:rsidR="007C1668">
              <w:rPr>
                <w:noProof/>
                <w:webHidden/>
              </w:rPr>
              <w:fldChar w:fldCharType="begin"/>
            </w:r>
            <w:r w:rsidR="007C1668">
              <w:rPr>
                <w:noProof/>
                <w:webHidden/>
              </w:rPr>
              <w:instrText xml:space="preserve"> PAGEREF _Toc49951298 \h </w:instrText>
            </w:r>
            <w:r w:rsidR="007C1668">
              <w:rPr>
                <w:noProof/>
                <w:webHidden/>
              </w:rPr>
            </w:r>
            <w:r w:rsidR="007C1668">
              <w:rPr>
                <w:noProof/>
                <w:webHidden/>
              </w:rPr>
              <w:fldChar w:fldCharType="separate"/>
            </w:r>
            <w:r w:rsidR="007C1668">
              <w:rPr>
                <w:noProof/>
                <w:webHidden/>
              </w:rPr>
              <w:t>8</w:t>
            </w:r>
            <w:r w:rsidR="007C1668">
              <w:rPr>
                <w:noProof/>
                <w:webHidden/>
              </w:rPr>
              <w:fldChar w:fldCharType="end"/>
            </w:r>
          </w:hyperlink>
        </w:p>
        <w:p w14:paraId="0398F3DB" w14:textId="765F1BEB" w:rsidR="007C1668" w:rsidRDefault="00E627F3">
          <w:pPr>
            <w:pStyle w:val="TOC2"/>
            <w:rPr>
              <w:rFonts w:asciiTheme="minorHAnsi" w:eastAsiaTheme="minorEastAsia" w:hAnsiTheme="minorHAnsi" w:cstheme="minorBidi"/>
              <w:bCs w:val="0"/>
              <w:noProof/>
              <w:sz w:val="24"/>
              <w:szCs w:val="24"/>
              <w:lang w:bidi="ar-SA"/>
            </w:rPr>
          </w:pPr>
          <w:hyperlink w:anchor="_Toc49951299" w:history="1">
            <w:r w:rsidR="007C1668" w:rsidRPr="00F4331A">
              <w:rPr>
                <w:rStyle w:val="Hyperlink"/>
                <w:noProof/>
              </w:rPr>
              <w:t xml:space="preserve">Example of Watson </w:t>
            </w:r>
            <w:r w:rsidR="007C1668" w:rsidRPr="00F4331A">
              <w:rPr>
                <w:rStyle w:val="Hyperlink"/>
                <w:noProof/>
              </w:rPr>
              <w:t>S</w:t>
            </w:r>
            <w:r w:rsidR="007C1668" w:rsidRPr="00F4331A">
              <w:rPr>
                <w:rStyle w:val="Hyperlink"/>
                <w:noProof/>
              </w:rPr>
              <w:t>earc</w:t>
            </w:r>
            <w:r w:rsidR="007C1668" w:rsidRPr="00F4331A">
              <w:rPr>
                <w:rStyle w:val="Hyperlink"/>
                <w:noProof/>
              </w:rPr>
              <w:t>h</w:t>
            </w:r>
            <w:r w:rsidR="007C1668" w:rsidRPr="00F4331A">
              <w:rPr>
                <w:rStyle w:val="Hyperlink"/>
                <w:noProof/>
              </w:rPr>
              <w:t xml:space="preserve"> with Local Context</w:t>
            </w:r>
            <w:r w:rsidR="007C1668">
              <w:rPr>
                <w:noProof/>
                <w:webHidden/>
              </w:rPr>
              <w:tab/>
            </w:r>
            <w:r w:rsidR="007C1668">
              <w:rPr>
                <w:noProof/>
                <w:webHidden/>
              </w:rPr>
              <w:fldChar w:fldCharType="begin"/>
            </w:r>
            <w:r w:rsidR="007C1668">
              <w:rPr>
                <w:noProof/>
                <w:webHidden/>
              </w:rPr>
              <w:instrText xml:space="preserve"> PAGEREF _Toc49951299 \h </w:instrText>
            </w:r>
            <w:r w:rsidR="007C1668">
              <w:rPr>
                <w:noProof/>
                <w:webHidden/>
              </w:rPr>
            </w:r>
            <w:r w:rsidR="007C1668">
              <w:rPr>
                <w:noProof/>
                <w:webHidden/>
              </w:rPr>
              <w:fldChar w:fldCharType="separate"/>
            </w:r>
            <w:r w:rsidR="007C1668">
              <w:rPr>
                <w:noProof/>
                <w:webHidden/>
              </w:rPr>
              <w:t>10</w:t>
            </w:r>
            <w:r w:rsidR="007C1668">
              <w:rPr>
                <w:noProof/>
                <w:webHidden/>
              </w:rPr>
              <w:fldChar w:fldCharType="end"/>
            </w:r>
          </w:hyperlink>
        </w:p>
        <w:p w14:paraId="1DCFC9A4" w14:textId="4E0171EE" w:rsidR="007C1668" w:rsidRDefault="00E627F3">
          <w:pPr>
            <w:pStyle w:val="TOC2"/>
            <w:rPr>
              <w:rFonts w:asciiTheme="minorHAnsi" w:eastAsiaTheme="minorEastAsia" w:hAnsiTheme="minorHAnsi" w:cstheme="minorBidi"/>
              <w:bCs w:val="0"/>
              <w:noProof/>
              <w:sz w:val="24"/>
              <w:szCs w:val="24"/>
              <w:lang w:bidi="ar-SA"/>
            </w:rPr>
          </w:pPr>
          <w:hyperlink w:anchor="_Toc49951300" w:history="1">
            <w:r w:rsidR="007C1668" w:rsidRPr="00F4331A">
              <w:rPr>
                <w:rStyle w:val="Hyperlink"/>
                <w:noProof/>
              </w:rPr>
              <w:t>Example of  Watson S</w:t>
            </w:r>
            <w:r w:rsidR="007C1668" w:rsidRPr="00F4331A">
              <w:rPr>
                <w:rStyle w:val="Hyperlink"/>
                <w:noProof/>
              </w:rPr>
              <w:t>e</w:t>
            </w:r>
            <w:r w:rsidR="007C1668" w:rsidRPr="00F4331A">
              <w:rPr>
                <w:rStyle w:val="Hyperlink"/>
                <w:noProof/>
              </w:rPr>
              <w:t>arch</w:t>
            </w:r>
            <w:r w:rsidR="007C1668">
              <w:rPr>
                <w:noProof/>
                <w:webHidden/>
              </w:rPr>
              <w:tab/>
            </w:r>
            <w:r w:rsidR="007C1668">
              <w:rPr>
                <w:noProof/>
                <w:webHidden/>
              </w:rPr>
              <w:fldChar w:fldCharType="begin"/>
            </w:r>
            <w:r w:rsidR="007C1668">
              <w:rPr>
                <w:noProof/>
                <w:webHidden/>
              </w:rPr>
              <w:instrText xml:space="preserve"> PAGEREF _Toc49951300 \h </w:instrText>
            </w:r>
            <w:r w:rsidR="007C1668">
              <w:rPr>
                <w:noProof/>
                <w:webHidden/>
              </w:rPr>
            </w:r>
            <w:r w:rsidR="007C1668">
              <w:rPr>
                <w:noProof/>
                <w:webHidden/>
              </w:rPr>
              <w:fldChar w:fldCharType="separate"/>
            </w:r>
            <w:r w:rsidR="007C1668">
              <w:rPr>
                <w:noProof/>
                <w:webHidden/>
              </w:rPr>
              <w:t>16</w:t>
            </w:r>
            <w:r w:rsidR="007C1668">
              <w:rPr>
                <w:noProof/>
                <w:webHidden/>
              </w:rPr>
              <w:fldChar w:fldCharType="end"/>
            </w:r>
          </w:hyperlink>
        </w:p>
        <w:p w14:paraId="47774B14" w14:textId="22D49FC9" w:rsidR="007C1668" w:rsidRDefault="00E627F3">
          <w:pPr>
            <w:pStyle w:val="TOC2"/>
            <w:rPr>
              <w:rFonts w:asciiTheme="minorHAnsi" w:eastAsiaTheme="minorEastAsia" w:hAnsiTheme="minorHAnsi" w:cstheme="minorBidi"/>
              <w:bCs w:val="0"/>
              <w:noProof/>
              <w:sz w:val="24"/>
              <w:szCs w:val="24"/>
              <w:lang w:bidi="ar-SA"/>
            </w:rPr>
          </w:pPr>
          <w:hyperlink w:anchor="_Toc49951301" w:history="1">
            <w:r w:rsidR="007C1668" w:rsidRPr="00F4331A">
              <w:rPr>
                <w:rStyle w:val="Hyperlink"/>
                <w:noProof/>
              </w:rPr>
              <w:t>Example of QRadar Advisor Off</w:t>
            </w:r>
            <w:r w:rsidR="007C1668" w:rsidRPr="00F4331A">
              <w:rPr>
                <w:rStyle w:val="Hyperlink"/>
                <w:noProof/>
              </w:rPr>
              <w:t>e</w:t>
            </w:r>
            <w:r w:rsidR="007C1668" w:rsidRPr="00F4331A">
              <w:rPr>
                <w:rStyle w:val="Hyperlink"/>
                <w:noProof/>
              </w:rPr>
              <w:t>nse An</w:t>
            </w:r>
            <w:r w:rsidR="007C1668" w:rsidRPr="00F4331A">
              <w:rPr>
                <w:rStyle w:val="Hyperlink"/>
                <w:noProof/>
              </w:rPr>
              <w:t>a</w:t>
            </w:r>
            <w:r w:rsidR="007C1668" w:rsidRPr="00F4331A">
              <w:rPr>
                <w:rStyle w:val="Hyperlink"/>
                <w:noProof/>
              </w:rPr>
              <w:t>lysis</w:t>
            </w:r>
            <w:r w:rsidR="007C1668">
              <w:rPr>
                <w:noProof/>
                <w:webHidden/>
              </w:rPr>
              <w:tab/>
            </w:r>
            <w:r w:rsidR="007C1668">
              <w:rPr>
                <w:noProof/>
                <w:webHidden/>
              </w:rPr>
              <w:fldChar w:fldCharType="begin"/>
            </w:r>
            <w:r w:rsidR="007C1668">
              <w:rPr>
                <w:noProof/>
                <w:webHidden/>
              </w:rPr>
              <w:instrText xml:space="preserve"> PAGEREF _Toc49951301 \h </w:instrText>
            </w:r>
            <w:r w:rsidR="007C1668">
              <w:rPr>
                <w:noProof/>
                <w:webHidden/>
              </w:rPr>
            </w:r>
            <w:r w:rsidR="007C1668">
              <w:rPr>
                <w:noProof/>
                <w:webHidden/>
              </w:rPr>
              <w:fldChar w:fldCharType="separate"/>
            </w:r>
            <w:r w:rsidR="007C1668">
              <w:rPr>
                <w:noProof/>
                <w:webHidden/>
              </w:rPr>
              <w:t>18</w:t>
            </w:r>
            <w:r w:rsidR="007C1668">
              <w:rPr>
                <w:noProof/>
                <w:webHidden/>
              </w:rPr>
              <w:fldChar w:fldCharType="end"/>
            </w:r>
          </w:hyperlink>
        </w:p>
        <w:p w14:paraId="46882870" w14:textId="152E9A43" w:rsidR="007C1668" w:rsidRDefault="00E627F3">
          <w:pPr>
            <w:pStyle w:val="TOC2"/>
            <w:rPr>
              <w:rFonts w:asciiTheme="minorHAnsi" w:eastAsiaTheme="minorEastAsia" w:hAnsiTheme="minorHAnsi" w:cstheme="minorBidi"/>
              <w:bCs w:val="0"/>
              <w:noProof/>
              <w:sz w:val="24"/>
              <w:szCs w:val="24"/>
              <w:lang w:bidi="ar-SA"/>
            </w:rPr>
          </w:pPr>
          <w:hyperlink w:anchor="_Toc49951302" w:history="1">
            <w:r w:rsidR="007C1668" w:rsidRPr="00F4331A">
              <w:rPr>
                <w:rStyle w:val="Hyperlink"/>
                <w:rFonts w:eastAsia="Calibri"/>
                <w:noProof/>
                <w:lang w:val="en-IE"/>
              </w:rPr>
              <w:t>Example of mapping QR</w:t>
            </w:r>
            <w:r w:rsidR="007C1668" w:rsidRPr="00F4331A">
              <w:rPr>
                <w:rStyle w:val="Hyperlink"/>
                <w:rFonts w:eastAsia="Calibri"/>
                <w:noProof/>
                <w:lang w:val="en-IE"/>
              </w:rPr>
              <w:t>a</w:t>
            </w:r>
            <w:r w:rsidR="007C1668" w:rsidRPr="00F4331A">
              <w:rPr>
                <w:rStyle w:val="Hyperlink"/>
                <w:rFonts w:eastAsia="Calibri"/>
                <w:noProof/>
                <w:lang w:val="en-IE"/>
              </w:rPr>
              <w:t>dar</w:t>
            </w:r>
            <w:r w:rsidR="007C1668">
              <w:rPr>
                <w:noProof/>
                <w:webHidden/>
              </w:rPr>
              <w:tab/>
            </w:r>
            <w:r w:rsidR="007C1668">
              <w:rPr>
                <w:noProof/>
                <w:webHidden/>
              </w:rPr>
              <w:fldChar w:fldCharType="begin"/>
            </w:r>
            <w:r w:rsidR="007C1668">
              <w:rPr>
                <w:noProof/>
                <w:webHidden/>
              </w:rPr>
              <w:instrText xml:space="preserve"> PAGEREF _Toc49951302 \h </w:instrText>
            </w:r>
            <w:r w:rsidR="007C1668">
              <w:rPr>
                <w:noProof/>
                <w:webHidden/>
              </w:rPr>
            </w:r>
            <w:r w:rsidR="007C1668">
              <w:rPr>
                <w:noProof/>
                <w:webHidden/>
              </w:rPr>
              <w:fldChar w:fldCharType="separate"/>
            </w:r>
            <w:r w:rsidR="007C1668">
              <w:rPr>
                <w:noProof/>
                <w:webHidden/>
              </w:rPr>
              <w:t>25</w:t>
            </w:r>
            <w:r w:rsidR="007C1668">
              <w:rPr>
                <w:noProof/>
                <w:webHidden/>
              </w:rPr>
              <w:fldChar w:fldCharType="end"/>
            </w:r>
          </w:hyperlink>
        </w:p>
        <w:p w14:paraId="3F4A54B5" w14:textId="2D3FBAE1"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0915A70B" w14:textId="77777777" w:rsidR="00A114B6" w:rsidRDefault="00A114B6">
      <w:pPr>
        <w:rPr>
          <w:rFonts w:ascii="IBM Plex Sans Light" w:eastAsiaTheme="majorEastAsia" w:hAnsi="IBM Plex Sans Light" w:cstheme="majorBidi"/>
          <w:color w:val="000000" w:themeColor="text1"/>
          <w:sz w:val="48"/>
          <w:szCs w:val="48"/>
        </w:rPr>
      </w:pPr>
      <w:r>
        <w:br w:type="page"/>
      </w:r>
    </w:p>
    <w:p w14:paraId="24D6C3B4" w14:textId="03E1D0D8" w:rsidR="002002B7" w:rsidRPr="00EA1922" w:rsidRDefault="002002B7" w:rsidP="00EA1922">
      <w:pPr>
        <w:pStyle w:val="Heading10"/>
      </w:pPr>
      <w:bookmarkStart w:id="1" w:name="_Toc49951293"/>
      <w:r w:rsidRPr="00EA1922">
        <w:lastRenderedPageBreak/>
        <w:t>Overview</w:t>
      </w:r>
      <w:bookmarkEnd w:id="0"/>
      <w:bookmarkEnd w:id="1"/>
    </w:p>
    <w:p w14:paraId="5AD3FBFF" w14:textId="77777777" w:rsidR="00EA1922" w:rsidRDefault="00EA1922" w:rsidP="00EA1922">
      <w:pPr>
        <w:pStyle w:val="Body"/>
      </w:pPr>
      <w: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11773BBC" w14:textId="77777777" w:rsidR="00EA1922" w:rsidRPr="00EA1922" w:rsidRDefault="00EA1922" w:rsidP="00EA1922">
      <w:pPr>
        <w:pStyle w:val="Body"/>
      </w:pPr>
      <w:r w:rsidRPr="00EA1922">
        <w:t xml:space="preserve">This guide describes the </w:t>
      </w:r>
      <w:r w:rsidRPr="00EA1922">
        <w:rPr>
          <w:rStyle w:val="IntenseEmphasis"/>
          <w:i w:val="0"/>
          <w:iCs w:val="0"/>
          <w:color w:val="000000" w:themeColor="text1"/>
        </w:rPr>
        <w:t>QRadar Advisor Integration</w:t>
      </w:r>
      <w:r w:rsidRPr="00EA1922">
        <w:rPr>
          <w:color w:val="000000" w:themeColor="text1"/>
        </w:rPr>
        <w:t xml:space="preserve"> </w:t>
      </w:r>
      <w:r w:rsidRPr="00EA1922">
        <w:t>Function.</w:t>
      </w:r>
    </w:p>
    <w:p w14:paraId="263B4376" w14:textId="77777777" w:rsidR="00EA1922" w:rsidRPr="00EA1922" w:rsidRDefault="00EA1922" w:rsidP="00EA1922">
      <w:pPr>
        <w:pStyle w:val="Body"/>
        <w:rPr>
          <w:rStyle w:val="IntenseEmphasis"/>
          <w:i w:val="0"/>
          <w:iCs w:val="0"/>
          <w:color w:val="000000" w:themeColor="text1"/>
        </w:rPr>
      </w:pPr>
      <w:r w:rsidRPr="00EA1922">
        <w:rPr>
          <w:rStyle w:val="IntenseEmphasis"/>
          <w:i w:val="0"/>
          <w:iCs w:val="0"/>
          <w:color w:val="000000" w:themeColor="text1"/>
        </w:rPr>
        <w:t>Backed by IBM Watson, QRadar Advisor applies artificial intelligence to automatically investigate indicators of compromise (IOC), utilizes cognitive reasoning to provide critical insights, and ultimately accelerates the response cycle. It can augment a security analyst to gain a head start in assessing incidents and reduce the risk of missing threats.</w:t>
      </w:r>
    </w:p>
    <w:p w14:paraId="4A97C721" w14:textId="77777777" w:rsidR="00EA1922" w:rsidRPr="00EA1922" w:rsidRDefault="00EA1922" w:rsidP="00EA1922">
      <w:pPr>
        <w:pStyle w:val="Body"/>
        <w:rPr>
          <w:rStyle w:val="IntenseEmphasis"/>
          <w:i w:val="0"/>
          <w:iCs w:val="0"/>
          <w:color w:val="000000" w:themeColor="text1"/>
        </w:rPr>
      </w:pPr>
      <w:r w:rsidRPr="00EA1922">
        <w:rPr>
          <w:rStyle w:val="IntenseEmphasis"/>
          <w:i w:val="0"/>
          <w:iCs w:val="0"/>
          <w:color w:val="000000" w:themeColor="text1"/>
        </w:rPr>
        <w:t>QRadar Advisor Integration Function enables Resilient users to gather Cyber Threat Intelligence(CTI) data from IBM Watson and QRadar. This information is critical for effective identification of potential IOC and quick response to incidents. In addition, this integration receives MITRE ATT&amp;CK information from QRadar Advisor. As a result, an example workflow of this integration depends on the MITRE ATTACK function integration.</w:t>
      </w:r>
    </w:p>
    <w:p w14:paraId="3BBF1ED8" w14:textId="77777777" w:rsidR="00EA1922" w:rsidRPr="00EA1922" w:rsidRDefault="00EA1922" w:rsidP="00EA1922">
      <w:pPr>
        <w:pStyle w:val="Body"/>
        <w:rPr>
          <w:rStyle w:val="IntenseEmphasis"/>
          <w:i w:val="0"/>
          <w:iCs w:val="0"/>
          <w:color w:val="000000" w:themeColor="text1"/>
        </w:rPr>
      </w:pPr>
      <w:r w:rsidRPr="00EA1922">
        <w:rPr>
          <w:rStyle w:val="IntenseEmphasis"/>
          <w:i w:val="0"/>
          <w:iCs w:val="0"/>
          <w:color w:val="000000" w:themeColor="text1"/>
        </w:rPr>
        <w:t>QRadar Advisor integration includes four functions:</w:t>
      </w:r>
    </w:p>
    <w:p w14:paraId="2E0F26DA" w14:textId="77777777" w:rsidR="00EA1922" w:rsidRPr="00EA1922" w:rsidRDefault="00EA1922" w:rsidP="00EA1922">
      <w:pPr>
        <w:pStyle w:val="Listbullet1"/>
        <w:rPr>
          <w:rStyle w:val="IntenseEmphasis"/>
          <w:i w:val="0"/>
          <w:iCs w:val="0"/>
          <w:color w:val="000000" w:themeColor="text1"/>
        </w:rPr>
      </w:pPr>
      <w:r w:rsidRPr="00EA1922">
        <w:rPr>
          <w:rStyle w:val="IntenseEmphasis"/>
          <w:i w:val="0"/>
          <w:iCs w:val="0"/>
          <w:color w:val="000000" w:themeColor="text1"/>
        </w:rPr>
        <w:t>Perform a Watson Search on an indicator and retrieve suspicious observables related to it.</w:t>
      </w:r>
    </w:p>
    <w:p w14:paraId="16523FA1" w14:textId="77777777" w:rsidR="00EA1922" w:rsidRPr="00EA1922" w:rsidRDefault="00EA1922" w:rsidP="00EA1922">
      <w:pPr>
        <w:pStyle w:val="Listbullet1"/>
        <w:rPr>
          <w:rStyle w:val="IntenseEmphasis"/>
          <w:i w:val="0"/>
          <w:iCs w:val="0"/>
          <w:color w:val="000000" w:themeColor="text1"/>
        </w:rPr>
      </w:pPr>
      <w:r w:rsidRPr="00EA1922">
        <w:rPr>
          <w:rStyle w:val="IntenseEmphasis"/>
          <w:i w:val="0"/>
          <w:iCs w:val="0"/>
          <w:color w:val="000000" w:themeColor="text1"/>
        </w:rPr>
        <w:t xml:space="preserve">Perform a Watson Search with Local Context on an indicator and retrieve a cyber threat intelligence (CTI) report on it in Structured Threat Information </w:t>
      </w:r>
      <w:proofErr w:type="spellStart"/>
      <w:r w:rsidRPr="00EA1922">
        <w:rPr>
          <w:rStyle w:val="IntenseEmphasis"/>
          <w:i w:val="0"/>
          <w:iCs w:val="0"/>
          <w:color w:val="000000" w:themeColor="text1"/>
        </w:rPr>
        <w:t>eXpression</w:t>
      </w:r>
      <w:proofErr w:type="spellEnd"/>
      <w:r w:rsidRPr="00EA1922">
        <w:rPr>
          <w:rStyle w:val="IntenseEmphasis"/>
          <w:i w:val="0"/>
          <w:iCs w:val="0"/>
          <w:color w:val="000000" w:themeColor="text1"/>
        </w:rPr>
        <w:t xml:space="preserve"> (</w:t>
      </w:r>
      <w:hyperlink r:id="rId11" w:history="1">
        <w:r w:rsidRPr="00EA1922">
          <w:rPr>
            <w:rStyle w:val="Hyperlink"/>
            <w:i/>
            <w:iCs/>
            <w:u w:val="none"/>
          </w:rPr>
          <w:t>STIX2</w:t>
        </w:r>
      </w:hyperlink>
      <w:r w:rsidRPr="00EA1922">
        <w:rPr>
          <w:rStyle w:val="IntenseEmphasis"/>
          <w:i w:val="0"/>
          <w:iCs w:val="0"/>
          <w:color w:val="000000" w:themeColor="text1"/>
        </w:rPr>
        <w:t>) format.</w:t>
      </w:r>
    </w:p>
    <w:p w14:paraId="6C5FD36F" w14:textId="77777777" w:rsidR="00EA1922" w:rsidRPr="00EA1922" w:rsidRDefault="00EA1922" w:rsidP="00EA1922">
      <w:pPr>
        <w:pStyle w:val="Listbullet1"/>
        <w:rPr>
          <w:rStyle w:val="IntenseEmphasis"/>
          <w:i w:val="0"/>
          <w:iCs w:val="0"/>
          <w:color w:val="000000" w:themeColor="text1"/>
        </w:rPr>
      </w:pPr>
      <w:r w:rsidRPr="00EA1922">
        <w:rPr>
          <w:rStyle w:val="IntenseEmphasis"/>
          <w:i w:val="0"/>
          <w:iCs w:val="0"/>
          <w:color w:val="000000" w:themeColor="text1"/>
        </w:rPr>
        <w:t xml:space="preserve">Perform an analysis on a QRadar </w:t>
      </w:r>
      <w:proofErr w:type="gramStart"/>
      <w:r w:rsidRPr="00EA1922">
        <w:rPr>
          <w:rStyle w:val="IntenseEmphasis"/>
          <w:i w:val="0"/>
          <w:iCs w:val="0"/>
          <w:color w:val="000000" w:themeColor="text1"/>
        </w:rPr>
        <w:t>offense, and</w:t>
      </w:r>
      <w:proofErr w:type="gramEnd"/>
      <w:r w:rsidRPr="00EA1922">
        <w:rPr>
          <w:rStyle w:val="IntenseEmphasis"/>
          <w:i w:val="0"/>
          <w:iCs w:val="0"/>
          <w:color w:val="000000" w:themeColor="text1"/>
        </w:rPr>
        <w:t xml:space="preserve"> retrieve CTI data from QRadar Advisor and IBM Watson in STIX format.</w:t>
      </w:r>
    </w:p>
    <w:p w14:paraId="333F4242" w14:textId="77777777" w:rsidR="00EA1922" w:rsidRPr="00EA1922" w:rsidRDefault="00EA1922" w:rsidP="00EA1922">
      <w:pPr>
        <w:pStyle w:val="Listbullet1"/>
        <w:rPr>
          <w:rStyle w:val="IntenseEmphasis"/>
          <w:i w:val="0"/>
          <w:iCs w:val="0"/>
          <w:color w:val="000000" w:themeColor="text1"/>
        </w:rPr>
      </w:pPr>
      <w:r w:rsidRPr="00EA1922">
        <w:rPr>
          <w:rStyle w:val="IntenseEmphasis"/>
          <w:i w:val="0"/>
          <w:iCs w:val="0"/>
          <w:color w:val="000000" w:themeColor="text1"/>
        </w:rPr>
        <w:t xml:space="preserve">Map a given QRadar rule to MITRE ATT&amp;CK tactics. </w:t>
      </w:r>
    </w:p>
    <w:p w14:paraId="1CDDBE69" w14:textId="77777777" w:rsidR="00EA1922" w:rsidRPr="00A114B6" w:rsidRDefault="00EA1922" w:rsidP="00EA1922">
      <w:pPr>
        <w:pStyle w:val="BodyText"/>
        <w:rPr>
          <w:rStyle w:val="IntenseEmphasis"/>
          <w:i w:val="0"/>
          <w:iCs w:val="0"/>
          <w:color w:val="000000" w:themeColor="text1"/>
        </w:rPr>
      </w:pPr>
      <w:r w:rsidRPr="00A114B6">
        <w:rPr>
          <w:rStyle w:val="IntenseEmphasis"/>
          <w:i w:val="0"/>
          <w:iCs w:val="0"/>
          <w:color w:val="000000" w:themeColor="text1"/>
        </w:rPr>
        <w:t xml:space="preserve">The package also includes workflow examples to demonstrate the usage of the above functions. </w:t>
      </w:r>
    </w:p>
    <w:p w14:paraId="01DE9339" w14:textId="77777777" w:rsidR="00EA1922" w:rsidRPr="00A114B6" w:rsidRDefault="00EA1922" w:rsidP="00EA1922">
      <w:pPr>
        <w:pStyle w:val="BodyText"/>
        <w:rPr>
          <w:rStyle w:val="IntenseEmphasis"/>
          <w:i w:val="0"/>
          <w:iCs w:val="0"/>
          <w:color w:val="000000" w:themeColor="text1"/>
        </w:rPr>
      </w:pPr>
      <w:r w:rsidRPr="00A114B6">
        <w:rPr>
          <w:rStyle w:val="IntenseEmphasis"/>
          <w:i w:val="0"/>
          <w:iCs w:val="0"/>
          <w:color w:val="000000" w:themeColor="text1"/>
        </w:rPr>
        <w:t>The remainder of this document describes the functions and how to configure them in custom workflows or using the configuration file.</w:t>
      </w:r>
    </w:p>
    <w:p w14:paraId="2C00EDF4" w14:textId="719C4B14" w:rsidR="002002B7" w:rsidRPr="00750252" w:rsidRDefault="00EA1922" w:rsidP="00A114B6">
      <w:pPr>
        <w:pStyle w:val="Heading10"/>
      </w:pPr>
      <w:bookmarkStart w:id="2" w:name="_Toc49951294"/>
      <w:r>
        <w:t xml:space="preserve">Check </w:t>
      </w:r>
      <w:r w:rsidR="002002B7" w:rsidRPr="00750252">
        <w:t>P</w:t>
      </w:r>
      <w:r>
        <w:t>rerequisites</w:t>
      </w:r>
      <w:bookmarkEnd w:id="2"/>
    </w:p>
    <w:p w14:paraId="2EE2BF2F" w14:textId="77777777" w:rsidR="00EA1922" w:rsidRDefault="00EA1922" w:rsidP="00EA1922">
      <w:pPr>
        <w:pStyle w:val="Body"/>
      </w:pPr>
      <w:r>
        <w:rPr>
          <w:rFonts w:cs="Arial"/>
          <w:szCs w:val="20"/>
        </w:rPr>
        <w:t>Before installing</w:t>
      </w:r>
      <w:r>
        <w:t>, verify that your environment meets the following prerequisites:</w:t>
      </w:r>
    </w:p>
    <w:p w14:paraId="66CE413E" w14:textId="3784319D" w:rsidR="004D670A" w:rsidRDefault="004D670A" w:rsidP="004D670A">
      <w:pPr>
        <w:pStyle w:val="Listbullet1"/>
      </w:pPr>
      <w:r w:rsidRPr="004D670A">
        <w:t xml:space="preserve">Resilient platform is version 31 or later. </w:t>
      </w:r>
    </w:p>
    <w:p w14:paraId="09C50B1B" w14:textId="47A38265" w:rsidR="004D670A" w:rsidRDefault="004D670A" w:rsidP="00EA1922">
      <w:pPr>
        <w:pStyle w:val="Listbullet1"/>
      </w:pPr>
      <w:r w:rsidRPr="004D670A">
        <w:t xml:space="preserve">You have a Resilient account or API key to use for the integrations. This can be any account or API key that has the permission to view and modify administrator and customization </w:t>
      </w:r>
      <w:proofErr w:type="gramStart"/>
      <w:r w:rsidRPr="004D670A">
        <w:t>settings, and</w:t>
      </w:r>
      <w:proofErr w:type="gramEnd"/>
      <w:r w:rsidRPr="004D670A">
        <w:t xml:space="preserve"> read and update incidents. You need to know the account username and password or API key and secret.</w:t>
      </w:r>
    </w:p>
    <w:p w14:paraId="17EF1712" w14:textId="0334559D" w:rsidR="00EA1922" w:rsidRPr="00341760" w:rsidRDefault="007C1668" w:rsidP="00EA1922">
      <w:pPr>
        <w:pStyle w:val="Listbullet1"/>
      </w:pPr>
      <w:r>
        <w:t>If you are not installing on a Resilient platform configured with an App Host, y</w:t>
      </w:r>
      <w:r w:rsidR="00EA1922">
        <w:t xml:space="preserve">ou have access to a Resilient integration server. An </w:t>
      </w:r>
      <w:r w:rsidR="00EA1922" w:rsidRPr="00C218AB">
        <w:rPr>
          <w:i/>
        </w:rPr>
        <w:t>integration server</w:t>
      </w:r>
      <w:r w:rsidR="00EA1922">
        <w:t xml:space="preserve"> is the system that you use to deploy integration packages to the Resilient platform. See the </w:t>
      </w:r>
      <w:hyperlink r:id="rId12" w:history="1">
        <w:r w:rsidR="00EA1922" w:rsidRPr="004851CD">
          <w:rPr>
            <w:rStyle w:val="Hyperlink"/>
          </w:rPr>
          <w:t>Resilient Integration Server Guid</w:t>
        </w:r>
        <w:r w:rsidR="00EA1922">
          <w:rPr>
            <w:rStyle w:val="Hyperlink"/>
          </w:rPr>
          <w:t>e (PDF)</w:t>
        </w:r>
      </w:hyperlink>
      <w:r w:rsidR="00EA1922">
        <w:t xml:space="preserve"> for more information.</w:t>
      </w:r>
    </w:p>
    <w:p w14:paraId="14782219" w14:textId="38DDECF2" w:rsidR="00750252" w:rsidRDefault="00EA1922" w:rsidP="00750252">
      <w:pPr>
        <w:pStyle w:val="Heading1"/>
      </w:pPr>
      <w:bookmarkStart w:id="3" w:name="_Toc49951295"/>
      <w:r>
        <w:lastRenderedPageBreak/>
        <w:t>Configure QRadar Advisor</w:t>
      </w:r>
      <w:bookmarkEnd w:id="3"/>
    </w:p>
    <w:p w14:paraId="6DA0AFA9" w14:textId="77777777" w:rsidR="00EA1922" w:rsidRDefault="00EA1922" w:rsidP="00EA1922">
      <w:pPr>
        <w:pStyle w:val="Body"/>
      </w:pPr>
      <w:r>
        <w:t xml:space="preserve">You need to have QRadar Advisor installed to a QRadar server, and fully configured, as shown in the following configuration page. </w:t>
      </w:r>
    </w:p>
    <w:p w14:paraId="487FDEA7" w14:textId="77777777" w:rsidR="00EA1922" w:rsidRDefault="00EA1922" w:rsidP="00EA1922">
      <w:pPr>
        <w:pStyle w:val="BodyText"/>
      </w:pPr>
      <w:r>
        <w:rPr>
          <w:noProof/>
        </w:rPr>
        <w:drawing>
          <wp:inline distT="0" distB="0" distL="0" distR="0" wp14:anchorId="48BCC699" wp14:editId="0D1BC59C">
            <wp:extent cx="5479415" cy="4741545"/>
            <wp:effectExtent l="25400" t="25400" r="108585" b="109855"/>
            <wp:docPr id="1" name="Picture 1" descr="../../../../Desktop/Screen%20Shot%202018-07-09%20at%2011.0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9%20at%2011.02.1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7415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8D9B09" w14:textId="77777777" w:rsidR="00EA1922" w:rsidRDefault="00EA1922" w:rsidP="00A114B6">
      <w:pPr>
        <w:pStyle w:val="Body"/>
      </w:pPr>
      <w:r>
        <w:t xml:space="preserve">To access the QRadar Advisor REST API, you need to know its </w:t>
      </w:r>
      <w:proofErr w:type="spellStart"/>
      <w:r>
        <w:t>app_id</w:t>
      </w:r>
      <w:proofErr w:type="spellEnd"/>
      <w:r>
        <w:t xml:space="preserve">, which you can access by clicking the QRadar Advisor’s Configuration icon. For example, in the URL address shown in the configuration page screenshot, the </w:t>
      </w:r>
      <w:proofErr w:type="spellStart"/>
      <w:r>
        <w:t>app_id</w:t>
      </w:r>
      <w:proofErr w:type="spellEnd"/>
      <w:r>
        <w:t xml:space="preserve"> is 1102 for this QRadar Advisor instance.</w:t>
      </w:r>
    </w:p>
    <w:p w14:paraId="0F819777" w14:textId="77777777" w:rsidR="00EA1922" w:rsidRDefault="00EA1922" w:rsidP="00A114B6">
      <w:pPr>
        <w:pStyle w:val="Body"/>
      </w:pPr>
      <w:r>
        <w:t>You also need an access token to use the REST API. You can obtain access tokens from the Authorized Service Token section of the Admin page.</w:t>
      </w:r>
    </w:p>
    <w:p w14:paraId="799C78FC" w14:textId="77777777" w:rsidR="00EA1922" w:rsidRPr="00694250" w:rsidRDefault="00EA1922" w:rsidP="00EA1922">
      <w:pPr>
        <w:pStyle w:val="Heading20"/>
      </w:pPr>
      <w:bookmarkStart w:id="4" w:name="_Toc49965791"/>
      <w:bookmarkStart w:id="5" w:name="_Toc49951296"/>
      <w:r w:rsidRPr="00694250">
        <w:lastRenderedPageBreak/>
        <w:t xml:space="preserve">Cyber Adversary </w:t>
      </w:r>
      <w:r w:rsidRPr="00EA1922">
        <w:t>Framework</w:t>
      </w:r>
      <w:r w:rsidRPr="00694250">
        <w:t xml:space="preserve"> Mapping Application Configuration</w:t>
      </w:r>
      <w:bookmarkEnd w:id="4"/>
      <w:bookmarkEnd w:id="5"/>
    </w:p>
    <w:p w14:paraId="02DA43B4" w14:textId="77777777" w:rsidR="00EA1922" w:rsidRDefault="00EA1922" w:rsidP="00EA1922">
      <w:pPr>
        <w:pStyle w:val="Body"/>
        <w:keepLines/>
      </w:pPr>
      <w:r>
        <w:t>QRadar Advisor 2.0 comes with Cyber Adversary Framework Mapping Application (CAFM). This needs to be properly configured as well. From the Admin page of QRadar, select the Configuration page for CAFM. Click the configuration button on the top right corner, and then enter an authorization token. This token can be the same as the authorization token used for QRadar Advisor above.</w:t>
      </w:r>
      <w:r>
        <w:rPr>
          <w:noProof/>
        </w:rPr>
        <w:drawing>
          <wp:inline distT="0" distB="0" distL="0" distR="0" wp14:anchorId="7D78A5F8" wp14:editId="1884130F">
            <wp:extent cx="5486400" cy="441261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4"/>
                    <a:stretch>
                      <a:fillRect/>
                    </a:stretch>
                  </pic:blipFill>
                  <pic:spPr>
                    <a:xfrm>
                      <a:off x="0" y="0"/>
                      <a:ext cx="5486400" cy="4412615"/>
                    </a:xfrm>
                    <a:prstGeom prst="rect">
                      <a:avLst/>
                    </a:prstGeom>
                  </pic:spPr>
                </pic:pic>
              </a:graphicData>
            </a:graphic>
          </wp:inline>
        </w:drawing>
      </w:r>
    </w:p>
    <w:p w14:paraId="0A63F017" w14:textId="77777777" w:rsidR="00EA1922" w:rsidRPr="00341760" w:rsidRDefault="00EA1922" w:rsidP="00EA1922">
      <w:pPr>
        <w:pStyle w:val="Body"/>
      </w:pPr>
      <w:r>
        <w:t xml:space="preserve">Write down the app id for CAFM. It is shown in the URL address of this page. For the example above, the app id for CAFM is 1051. This app id is needed in the </w:t>
      </w:r>
      <w:proofErr w:type="spellStart"/>
      <w:r>
        <w:t>app.config</w:t>
      </w:r>
      <w:proofErr w:type="spellEnd"/>
      <w:r>
        <w:t xml:space="preserve"> file.</w:t>
      </w:r>
    </w:p>
    <w:p w14:paraId="36FE4F77" w14:textId="77777777" w:rsidR="00EA1922" w:rsidRPr="00F623EA" w:rsidRDefault="00EA1922" w:rsidP="00EA1922">
      <w:pPr>
        <w:pStyle w:val="Heading10"/>
      </w:pPr>
      <w:bookmarkStart w:id="6" w:name="_Toc49965792"/>
      <w:bookmarkStart w:id="7" w:name="_Toc49951297"/>
      <w:bookmarkStart w:id="8" w:name="_Toc509305886"/>
      <w:r w:rsidRPr="00B41C4D">
        <w:rPr>
          <w:lang w:val="en-IE"/>
        </w:rPr>
        <w:lastRenderedPageBreak/>
        <w:t>Install the Integration</w:t>
      </w:r>
      <w:bookmarkEnd w:id="6"/>
      <w:bookmarkEnd w:id="7"/>
    </w:p>
    <w:bookmarkEnd w:id="8"/>
    <w:p w14:paraId="61E025B0" w14:textId="57B0AC77" w:rsidR="00EA1922" w:rsidRPr="00ED7DCA" w:rsidRDefault="007C1668" w:rsidP="00C06BE8">
      <w:pPr>
        <w:pStyle w:val="BodyText"/>
        <w:keepNext/>
        <w:rPr>
          <w:lang w:val="en-IE"/>
        </w:rPr>
      </w:pPr>
      <w:r>
        <w:rPr>
          <w:lang w:val="en-IE"/>
        </w:rPr>
        <w:t xml:space="preserve">If installing the integration on an integration server, follow the procedures in the </w:t>
      </w:r>
      <w:hyperlink r:id="rId15" w:history="1">
        <w:r w:rsidRPr="004851CD">
          <w:rPr>
            <w:rStyle w:val="Hyperlink"/>
          </w:rPr>
          <w:t>Resilient Integration Server Guid</w:t>
        </w:r>
        <w:r>
          <w:rPr>
            <w:rStyle w:val="Hyperlink"/>
          </w:rPr>
          <w:t>e (PDF)</w:t>
        </w:r>
      </w:hyperlink>
      <w:r w:rsidR="00EA1922" w:rsidRPr="00ED7DCA">
        <w:rPr>
          <w:lang w:val="en-IE"/>
        </w:rPr>
        <w:t xml:space="preserve">. </w:t>
      </w:r>
      <w:r>
        <w:rPr>
          <w:lang w:val="en-IE"/>
        </w:rPr>
        <w:t>To com</w:t>
      </w:r>
      <w:r w:rsidR="00FC0A15">
        <w:rPr>
          <w:lang w:val="en-IE"/>
        </w:rPr>
        <w:t>p</w:t>
      </w:r>
      <w:r>
        <w:rPr>
          <w:lang w:val="en-IE"/>
        </w:rPr>
        <w:t xml:space="preserve">lete the installation, you need to perform the following: </w:t>
      </w:r>
    </w:p>
    <w:p w14:paraId="3D4223CA" w14:textId="694A2AF8" w:rsidR="00EA1922" w:rsidRDefault="00EA1922">
      <w:pPr>
        <w:pStyle w:val="BodyText"/>
        <w:keepNext/>
        <w:keepLines/>
        <w:numPr>
          <w:ilvl w:val="0"/>
          <w:numId w:val="52"/>
        </w:numPr>
        <w:spacing w:before="120" w:after="60"/>
        <w:rPr>
          <w:rFonts w:cs="Arial"/>
          <w:color w:val="000000"/>
        </w:rPr>
      </w:pPr>
      <w:r>
        <w:rPr>
          <w:rFonts w:cs="Arial"/>
          <w:color w:val="000000"/>
        </w:rPr>
        <w:t xml:space="preserve">Edit the </w:t>
      </w:r>
      <w:r w:rsidR="007C1668">
        <w:rPr>
          <w:rFonts w:cs="Arial"/>
          <w:color w:val="000000"/>
        </w:rPr>
        <w:t>[</w:t>
      </w:r>
      <w:proofErr w:type="spellStart"/>
      <w:r w:rsidR="007C1668">
        <w:rPr>
          <w:rFonts w:cs="Arial"/>
          <w:color w:val="000000"/>
        </w:rPr>
        <w:t>fn_qradar_advisor</w:t>
      </w:r>
      <w:proofErr w:type="spellEnd"/>
      <w:r w:rsidR="007C1668" w:rsidRPr="00C603D2">
        <w:rPr>
          <w:rFonts w:cs="Arial"/>
          <w:color w:val="000000"/>
        </w:rPr>
        <w:t>]</w:t>
      </w:r>
      <w:r w:rsidR="007C1668">
        <w:rPr>
          <w:rFonts w:cs="Arial"/>
          <w:color w:val="000000"/>
        </w:rPr>
        <w:t xml:space="preserve"> section of the </w:t>
      </w:r>
      <w:r>
        <w:rPr>
          <w:rFonts w:cs="Arial"/>
          <w:color w:val="000000"/>
        </w:rPr>
        <w:t>resilient-circuits configuration file, as follows:</w:t>
      </w:r>
    </w:p>
    <w:p w14:paraId="2C0ADBA7" w14:textId="77777777" w:rsidR="00EA1922" w:rsidRPr="007E0CD0" w:rsidRDefault="00EA1922" w:rsidP="00C06BE8">
      <w:pPr>
        <w:pStyle w:val="code0"/>
        <w:keepNext/>
        <w:keepLines/>
      </w:pPr>
      <w:proofErr w:type="spellStart"/>
      <w:r w:rsidRPr="007E0CD0">
        <w:t>qradar_host</w:t>
      </w:r>
      <w:proofErr w:type="spellEnd"/>
      <w:r w:rsidRPr="007E0CD0">
        <w:t xml:space="preserve">=host of your </w:t>
      </w:r>
      <w:proofErr w:type="spellStart"/>
      <w:r w:rsidRPr="007E0CD0">
        <w:t>QRadar</w:t>
      </w:r>
      <w:proofErr w:type="spellEnd"/>
      <w:r w:rsidRPr="007E0CD0">
        <w:t xml:space="preserve"> server with QRadar Advisor installed</w:t>
      </w:r>
    </w:p>
    <w:p w14:paraId="37996F6F" w14:textId="77777777" w:rsidR="00EA1922" w:rsidRPr="007E0CD0" w:rsidRDefault="00EA1922" w:rsidP="00C06BE8">
      <w:pPr>
        <w:pStyle w:val="code0"/>
        <w:keepNext/>
        <w:keepLines/>
      </w:pPr>
      <w:proofErr w:type="spellStart"/>
      <w:r w:rsidRPr="007E0CD0">
        <w:t>qradar_advisor_token</w:t>
      </w:r>
      <w:proofErr w:type="spellEnd"/>
      <w:r w:rsidRPr="007E0CD0">
        <w:t>=</w:t>
      </w:r>
      <w:proofErr w:type="spellStart"/>
      <w:r w:rsidRPr="007E0CD0">
        <w:t>qradar</w:t>
      </w:r>
      <w:proofErr w:type="spellEnd"/>
      <w:r w:rsidRPr="007E0CD0">
        <w:t xml:space="preserve"> token (res-keyring protected recommended)</w:t>
      </w:r>
    </w:p>
    <w:p w14:paraId="1454C008" w14:textId="77777777" w:rsidR="00EA1922" w:rsidRPr="007E0CD0" w:rsidRDefault="00EA1922" w:rsidP="00C06BE8">
      <w:pPr>
        <w:pStyle w:val="code0"/>
        <w:keepNext/>
        <w:keepLines/>
      </w:pPr>
      <w:proofErr w:type="spellStart"/>
      <w:r w:rsidRPr="007E0CD0">
        <w:t>qradar_advisor_app_id</w:t>
      </w:r>
      <w:proofErr w:type="spellEnd"/>
      <w:r w:rsidRPr="007E0CD0">
        <w:t>=</w:t>
      </w:r>
      <w:proofErr w:type="spellStart"/>
      <w:r w:rsidRPr="007E0CD0">
        <w:t>qradar</w:t>
      </w:r>
      <w:proofErr w:type="spellEnd"/>
      <w:r w:rsidRPr="007E0CD0">
        <w:t xml:space="preserve"> app id for </w:t>
      </w:r>
      <w:proofErr w:type="spellStart"/>
      <w:r w:rsidRPr="007E0CD0">
        <w:t>qradar</w:t>
      </w:r>
      <w:proofErr w:type="spellEnd"/>
      <w:r w:rsidRPr="007E0CD0">
        <w:t xml:space="preserve"> advisor</w:t>
      </w:r>
    </w:p>
    <w:p w14:paraId="1257AA0E" w14:textId="77777777" w:rsidR="00EA1922" w:rsidRPr="007E0CD0" w:rsidRDefault="00EA1922" w:rsidP="00C06BE8">
      <w:pPr>
        <w:pStyle w:val="code0"/>
        <w:keepNext/>
        <w:keepLines/>
      </w:pPr>
      <w:proofErr w:type="spellStart"/>
      <w:r w:rsidRPr="007E0CD0">
        <w:t>verify_cert</w:t>
      </w:r>
      <w:proofErr w:type="spellEnd"/>
      <w:r w:rsidRPr="007E0CD0">
        <w:t>=[</w:t>
      </w:r>
      <w:proofErr w:type="spellStart"/>
      <w:r w:rsidRPr="007E0CD0">
        <w:t>true|false</w:t>
      </w:r>
      <w:proofErr w:type="spellEnd"/>
      <w:r w:rsidRPr="007E0CD0">
        <w:t>] whether to validate the QRadar server cert</w:t>
      </w:r>
    </w:p>
    <w:p w14:paraId="4823A8F0" w14:textId="77777777" w:rsidR="00EA1922" w:rsidRPr="007E0CD0" w:rsidRDefault="00EA1922" w:rsidP="00C06BE8">
      <w:pPr>
        <w:pStyle w:val="code0"/>
        <w:keepNext/>
        <w:keepLines/>
      </w:pPr>
      <w:r w:rsidRPr="007E0CD0">
        <w:t>﻿</w:t>
      </w:r>
      <w:proofErr w:type="spellStart"/>
      <w:r w:rsidRPr="007E0CD0">
        <w:t>qradar_cafm_token</w:t>
      </w:r>
      <w:proofErr w:type="spellEnd"/>
      <w:r w:rsidRPr="007E0CD0">
        <w:t>=</w:t>
      </w:r>
      <w:proofErr w:type="spellStart"/>
      <w:r w:rsidRPr="007E0CD0">
        <w:t>qradar</w:t>
      </w:r>
      <w:proofErr w:type="spellEnd"/>
      <w:r w:rsidRPr="007E0CD0">
        <w:t xml:space="preserve"> token (res-keyring protected recommended)</w:t>
      </w:r>
    </w:p>
    <w:p w14:paraId="1B14CE77" w14:textId="77777777" w:rsidR="00EA1922" w:rsidRPr="007E0CD0" w:rsidRDefault="00EA1922" w:rsidP="00C06BE8">
      <w:pPr>
        <w:pStyle w:val="code0"/>
        <w:keepNext/>
        <w:keepLines/>
      </w:pPr>
      <w:proofErr w:type="spellStart"/>
      <w:r w:rsidRPr="007E0CD0">
        <w:t>qradar_cafm_app_id</w:t>
      </w:r>
      <w:proofErr w:type="spellEnd"/>
      <w:r w:rsidRPr="007E0CD0">
        <w:t>=</w:t>
      </w:r>
      <w:proofErr w:type="spellStart"/>
      <w:r w:rsidRPr="007E0CD0">
        <w:t>qradar</w:t>
      </w:r>
      <w:proofErr w:type="spellEnd"/>
      <w:r w:rsidRPr="007E0CD0">
        <w:t xml:space="preserve"> app id for CAFM</w:t>
      </w:r>
    </w:p>
    <w:p w14:paraId="08416574" w14:textId="77777777" w:rsidR="00EA1922" w:rsidRPr="007E0CD0" w:rsidRDefault="00EA1922" w:rsidP="00C06BE8">
      <w:pPr>
        <w:pStyle w:val="code0"/>
        <w:keepNext/>
        <w:keepLines/>
      </w:pPr>
      <w:r w:rsidRPr="007E0CD0">
        <w:t>#optional settings</w:t>
      </w:r>
    </w:p>
    <w:p w14:paraId="4FDDCBC9" w14:textId="77777777" w:rsidR="00EA1922" w:rsidRPr="007E0CD0" w:rsidRDefault="00EA1922" w:rsidP="00C06BE8">
      <w:pPr>
        <w:pStyle w:val="code0"/>
        <w:keepNext/>
        <w:keepLines/>
      </w:pPr>
      <w:proofErr w:type="spellStart"/>
      <w:r w:rsidRPr="007E0CD0">
        <w:t>full_search_timeout</w:t>
      </w:r>
      <w:proofErr w:type="spellEnd"/>
      <w:r w:rsidRPr="007E0CD0">
        <w:t>=timeout for full search in seconds (1200 default)</w:t>
      </w:r>
    </w:p>
    <w:p w14:paraId="0ADFC426" w14:textId="77777777" w:rsidR="00EA1922" w:rsidRPr="007E0CD0" w:rsidRDefault="00EA1922" w:rsidP="00C06BE8">
      <w:pPr>
        <w:pStyle w:val="code0"/>
        <w:keepNext/>
        <w:keepLines/>
      </w:pPr>
      <w:proofErr w:type="spellStart"/>
      <w:r w:rsidRPr="007E0CD0">
        <w:t>full_search_period</w:t>
      </w:r>
      <w:proofErr w:type="spellEnd"/>
      <w:r w:rsidRPr="007E0CD0">
        <w:t>=period for full search in seconds (5 default)</w:t>
      </w:r>
    </w:p>
    <w:p w14:paraId="4574AF62" w14:textId="77777777" w:rsidR="00EA1922" w:rsidRPr="007E0CD0" w:rsidRDefault="00EA1922" w:rsidP="00C06BE8">
      <w:pPr>
        <w:pStyle w:val="code0"/>
        <w:keepNext/>
        <w:keepLines/>
      </w:pPr>
      <w:proofErr w:type="spellStart"/>
      <w:r w:rsidRPr="007E0CD0">
        <w:t>offense_analysis_timeout</w:t>
      </w:r>
      <w:proofErr w:type="spellEnd"/>
      <w:r w:rsidRPr="007E0CD0">
        <w:t>=timeout for analysis in seconds (1200 default)</w:t>
      </w:r>
    </w:p>
    <w:p w14:paraId="28792AAE" w14:textId="77777777" w:rsidR="00EA1922" w:rsidRPr="007E0CD0" w:rsidRDefault="00EA1922" w:rsidP="00C06BE8">
      <w:pPr>
        <w:pStyle w:val="code0"/>
        <w:keepNext/>
        <w:keepLines/>
      </w:pPr>
      <w:proofErr w:type="spellStart"/>
      <w:r w:rsidRPr="007E0CD0">
        <w:t>offense_analysis_period</w:t>
      </w:r>
      <w:proofErr w:type="spellEnd"/>
      <w:r w:rsidRPr="007E0CD0">
        <w:t>=period for analysis in seconds (5 default)</w:t>
      </w:r>
    </w:p>
    <w:p w14:paraId="4D264C67" w14:textId="77777777" w:rsidR="007C1668" w:rsidRDefault="00EA1922" w:rsidP="00C06BE8">
      <w:pPr>
        <w:pStyle w:val="code0"/>
        <w:keepNext/>
        <w:keepLines/>
        <w:rPr>
          <w:ins w:id="9" w:author="IBM Resilient" w:date="2020-09-02T14:56:00Z"/>
          <w:bCs/>
          <w:lang w:val="en-IE"/>
        </w:rPr>
      </w:pPr>
      <w:r w:rsidRPr="007E0CD0">
        <w:rPr>
          <w:bCs/>
          <w:lang w:val="en-IE"/>
        </w:rPr>
        <w:t xml:space="preserve"># Settings for access to </w:t>
      </w:r>
      <w:proofErr w:type="spellStart"/>
      <w:r w:rsidRPr="007E0CD0">
        <w:rPr>
          <w:bCs/>
          <w:lang w:val="en-IE"/>
        </w:rPr>
        <w:t>Qradar</w:t>
      </w:r>
      <w:proofErr w:type="spellEnd"/>
      <w:r w:rsidRPr="007E0CD0">
        <w:rPr>
          <w:bCs/>
          <w:lang w:val="en-IE"/>
        </w:rPr>
        <w:t xml:space="preserve"> Advisor via a proxy</w:t>
      </w:r>
    </w:p>
    <w:p w14:paraId="32589E0F" w14:textId="6DC9F556" w:rsidR="007C1668" w:rsidRDefault="00EA1922" w:rsidP="00C06BE8">
      <w:pPr>
        <w:pStyle w:val="code0"/>
        <w:keepNext/>
        <w:keepLines/>
        <w:rPr>
          <w:ins w:id="10" w:author="IBM Resilient" w:date="2020-09-02T14:56:00Z"/>
        </w:rPr>
      </w:pPr>
      <w:r w:rsidRPr="00C06BE8">
        <w:t>#http_proxy=http://proxy:80</w:t>
      </w:r>
    </w:p>
    <w:p w14:paraId="4B671426" w14:textId="7A533F66" w:rsidR="00EA1922" w:rsidRPr="00C06BE8" w:rsidRDefault="00EA1922" w:rsidP="00C06BE8">
      <w:pPr>
        <w:pStyle w:val="code0"/>
        <w:rPr>
          <w:bCs/>
          <w:lang w:val="en-IE"/>
        </w:rPr>
      </w:pPr>
      <w:r w:rsidRPr="00C06BE8">
        <w:t>#https_proxy=https://proxy:80</w:t>
      </w:r>
    </w:p>
    <w:p w14:paraId="4C7CE5D2" w14:textId="77777777" w:rsidR="00EA1922" w:rsidRDefault="00EA1922" w:rsidP="00EA1922">
      <w:pPr>
        <w:pStyle w:val="BodyText"/>
        <w:keepLines/>
        <w:numPr>
          <w:ilvl w:val="0"/>
          <w:numId w:val="52"/>
        </w:numPr>
        <w:spacing w:before="120" w:after="60"/>
      </w:pPr>
      <w:r>
        <w:t xml:space="preserve">(Recommended) Use res-keyring to store the </w:t>
      </w:r>
      <w:proofErr w:type="spellStart"/>
      <w:r>
        <w:t>qradar</w:t>
      </w:r>
      <w:proofErr w:type="spellEnd"/>
      <w:r>
        <w:t xml:space="preserve"> advisor token:</w:t>
      </w:r>
    </w:p>
    <w:p w14:paraId="6E899855" w14:textId="77777777" w:rsidR="00EA1922" w:rsidRDefault="00EA1922" w:rsidP="00C06BE8">
      <w:pPr>
        <w:pStyle w:val="BodyText"/>
        <w:keepLines/>
        <w:numPr>
          <w:ilvl w:val="1"/>
          <w:numId w:val="52"/>
        </w:numPr>
        <w:spacing w:before="120" w:after="60"/>
        <w:ind w:left="720"/>
      </w:pPr>
      <w:r>
        <w:t xml:space="preserve">Instead of storing your token in plaintext, use this instead in your </w:t>
      </w:r>
      <w:proofErr w:type="spellStart"/>
      <w:r>
        <w:t>app.config</w:t>
      </w:r>
      <w:proofErr w:type="spellEnd"/>
      <w:r>
        <w:t xml:space="preserve"> for the token</w:t>
      </w:r>
    </w:p>
    <w:p w14:paraId="2FA5D610" w14:textId="77777777" w:rsidR="00EA1922" w:rsidRDefault="00EA1922" w:rsidP="00C06BE8">
      <w:pPr>
        <w:pStyle w:val="Code"/>
        <w:ind w:left="720"/>
      </w:pPr>
      <w:proofErr w:type="spellStart"/>
      <w:r>
        <w:t>qradar_advisor_token</w:t>
      </w:r>
      <w:proofErr w:type="spellEnd"/>
      <w:r>
        <w:t>=^</w:t>
      </w:r>
      <w:proofErr w:type="spellStart"/>
      <w:r>
        <w:t>qradar_advisor_token</w:t>
      </w:r>
      <w:proofErr w:type="spellEnd"/>
    </w:p>
    <w:p w14:paraId="0811EDEC" w14:textId="77777777" w:rsidR="00EA1922" w:rsidRDefault="00EA1922" w:rsidP="00C06BE8">
      <w:pPr>
        <w:pStyle w:val="Code"/>
        <w:ind w:left="720"/>
      </w:pPr>
      <w:proofErr w:type="spellStart"/>
      <w:r>
        <w:t>qradar_cafm_token</w:t>
      </w:r>
      <w:proofErr w:type="spellEnd"/>
      <w:r>
        <w:t>=^</w:t>
      </w:r>
      <w:proofErr w:type="spellStart"/>
      <w:r>
        <w:t>qradar_cafm_token</w:t>
      </w:r>
      <w:proofErr w:type="spellEnd"/>
    </w:p>
    <w:p w14:paraId="32E11C80" w14:textId="42667865" w:rsidR="00EA1922" w:rsidRDefault="007C1668" w:rsidP="00C06BE8">
      <w:pPr>
        <w:pStyle w:val="BodyText"/>
        <w:keepLines/>
        <w:numPr>
          <w:ilvl w:val="1"/>
          <w:numId w:val="52"/>
        </w:numPr>
        <w:spacing w:before="120" w:after="60"/>
        <w:ind w:left="720"/>
      </w:pPr>
      <w:r>
        <w:t>R</w:t>
      </w:r>
      <w:r w:rsidR="00EA1922">
        <w:t xml:space="preserve">un the following command from a terminal in the same folder of your </w:t>
      </w:r>
      <w:proofErr w:type="spellStart"/>
      <w:r w:rsidR="00EA1922">
        <w:t>app.config</w:t>
      </w:r>
      <w:proofErr w:type="spellEnd"/>
    </w:p>
    <w:p w14:paraId="010F22F6" w14:textId="77777777" w:rsidR="00EA1922" w:rsidRDefault="00EA1922" w:rsidP="00C06BE8">
      <w:pPr>
        <w:pStyle w:val="Code"/>
        <w:ind w:left="720"/>
      </w:pPr>
      <w:r>
        <w:t>res-keyring</w:t>
      </w:r>
    </w:p>
    <w:p w14:paraId="3CBCDD48" w14:textId="768A9488" w:rsidR="00EA1922" w:rsidRDefault="00EA1922" w:rsidP="00C06BE8">
      <w:pPr>
        <w:pStyle w:val="BodyText"/>
        <w:keepLines/>
        <w:numPr>
          <w:ilvl w:val="1"/>
          <w:numId w:val="52"/>
        </w:numPr>
        <w:spacing w:before="120" w:after="60"/>
        <w:ind w:left="720"/>
      </w:pPr>
      <w:r>
        <w:t>Follow the prompt to enter your token</w:t>
      </w:r>
      <w:ins w:id="11" w:author="IBM Resilient" w:date="2020-09-02T14:57:00Z">
        <w:r w:rsidR="007C1668">
          <w:t>.</w:t>
        </w:r>
      </w:ins>
    </w:p>
    <w:p w14:paraId="27FB41F0" w14:textId="77777777" w:rsidR="007C1668" w:rsidRDefault="007C1668">
      <w:pPr>
        <w:rPr>
          <w:ins w:id="12" w:author="IBM Resilient" w:date="2020-09-02T14:58:00Z"/>
          <w:rFonts w:ascii="IBM Plex Sans Light" w:eastAsiaTheme="majorEastAsia" w:hAnsi="IBM Plex Sans Light" w:cstheme="majorBidi"/>
          <w:color w:val="000000" w:themeColor="text1"/>
          <w:sz w:val="48"/>
          <w:szCs w:val="48"/>
        </w:rPr>
      </w:pPr>
      <w:bookmarkStart w:id="13" w:name="_Toc510253268"/>
      <w:ins w:id="14" w:author="IBM Resilient" w:date="2020-09-02T14:58:00Z">
        <w:r>
          <w:br w:type="page"/>
        </w:r>
      </w:ins>
    </w:p>
    <w:p w14:paraId="3A4DAD48" w14:textId="77777777" w:rsidR="00EA1922" w:rsidRPr="00F623EA" w:rsidRDefault="00EA1922" w:rsidP="00A114B6">
      <w:pPr>
        <w:pStyle w:val="Heading10"/>
      </w:pPr>
      <w:bookmarkStart w:id="15" w:name="_Toc49965798"/>
      <w:bookmarkStart w:id="16" w:name="_Toc49951298"/>
      <w:bookmarkStart w:id="17" w:name="_Toc510253272"/>
      <w:bookmarkEnd w:id="13"/>
      <w:r w:rsidRPr="00694250">
        <w:lastRenderedPageBreak/>
        <w:t>Function descriptions</w:t>
      </w:r>
      <w:bookmarkEnd w:id="15"/>
      <w:bookmarkEnd w:id="16"/>
    </w:p>
    <w:p w14:paraId="50FD7E91" w14:textId="77777777" w:rsidR="00EA1922" w:rsidRPr="00920183" w:rsidRDefault="00EA1922" w:rsidP="00A114B6">
      <w:pPr>
        <w:pStyle w:val="Body"/>
        <w:rPr>
          <w:rFonts w:ascii="Times New Roman" w:hAnsi="Times New Roman"/>
          <w:lang w:val="en-IE" w:eastAsia="en-GB"/>
        </w:rPr>
      </w:pPr>
      <w:r w:rsidRPr="00920183">
        <w:rPr>
          <w:lang w:val="en-IE" w:eastAsia="en-GB"/>
        </w:rPr>
        <w:t xml:space="preserve">This package contains the following functions, example workflows and rules that invoke those functions. </w:t>
      </w:r>
    </w:p>
    <w:tbl>
      <w:tblPr>
        <w:tblStyle w:val="TableGrid"/>
        <w:tblW w:w="0" w:type="auto"/>
        <w:tblLook w:val="04A0" w:firstRow="1" w:lastRow="0" w:firstColumn="1" w:lastColumn="0" w:noHBand="0" w:noVBand="1"/>
      </w:tblPr>
      <w:tblGrid>
        <w:gridCol w:w="2876"/>
        <w:gridCol w:w="2877"/>
        <w:gridCol w:w="2877"/>
      </w:tblGrid>
      <w:tr w:rsidR="00EA1922" w14:paraId="4F239EA1" w14:textId="77777777" w:rsidTr="00EA1922">
        <w:tc>
          <w:tcPr>
            <w:tcW w:w="2876" w:type="dxa"/>
            <w:shd w:val="clear" w:color="auto" w:fill="C9C9C9" w:themeFill="accent3" w:themeFillTint="99"/>
          </w:tcPr>
          <w:p w14:paraId="27ED7198" w14:textId="77777777" w:rsidR="00EA1922" w:rsidRPr="00896C1B" w:rsidRDefault="00EA1922" w:rsidP="00EA1922">
            <w:pPr>
              <w:pStyle w:val="BodyText"/>
              <w:jc w:val="center"/>
              <w:rPr>
                <w:b/>
              </w:rPr>
            </w:pPr>
            <w:r w:rsidRPr="00896C1B">
              <w:rPr>
                <w:b/>
              </w:rPr>
              <w:t>Function</w:t>
            </w:r>
          </w:p>
        </w:tc>
        <w:tc>
          <w:tcPr>
            <w:tcW w:w="2877" w:type="dxa"/>
            <w:shd w:val="clear" w:color="auto" w:fill="C9C9C9" w:themeFill="accent3" w:themeFillTint="99"/>
          </w:tcPr>
          <w:p w14:paraId="5B2BA3CB" w14:textId="77777777" w:rsidR="00EA1922" w:rsidRPr="00896C1B" w:rsidRDefault="00EA1922" w:rsidP="00EA1922">
            <w:pPr>
              <w:pStyle w:val="BodyText"/>
              <w:jc w:val="center"/>
              <w:rPr>
                <w:b/>
              </w:rPr>
            </w:pPr>
            <w:r w:rsidRPr="00896C1B">
              <w:rPr>
                <w:b/>
              </w:rPr>
              <w:t>Example Workflow</w:t>
            </w:r>
          </w:p>
        </w:tc>
        <w:tc>
          <w:tcPr>
            <w:tcW w:w="2877" w:type="dxa"/>
            <w:shd w:val="clear" w:color="auto" w:fill="C9C9C9" w:themeFill="accent3" w:themeFillTint="99"/>
          </w:tcPr>
          <w:p w14:paraId="343778D7" w14:textId="77777777" w:rsidR="00EA1922" w:rsidRPr="00896C1B" w:rsidRDefault="00EA1922" w:rsidP="00EA1922">
            <w:pPr>
              <w:pStyle w:val="BodyText"/>
              <w:jc w:val="center"/>
              <w:rPr>
                <w:b/>
              </w:rPr>
            </w:pPr>
            <w:r w:rsidRPr="00896C1B">
              <w:rPr>
                <w:b/>
              </w:rPr>
              <w:t>Rule</w:t>
            </w:r>
          </w:p>
        </w:tc>
      </w:tr>
      <w:tr w:rsidR="00EA1922" w14:paraId="1433628E" w14:textId="77777777" w:rsidTr="00EA1922">
        <w:tc>
          <w:tcPr>
            <w:tcW w:w="2876" w:type="dxa"/>
          </w:tcPr>
          <w:p w14:paraId="24896E1E" w14:textId="77777777" w:rsidR="00EA1922" w:rsidRDefault="00EA1922" w:rsidP="00EA1922">
            <w:pPr>
              <w:pStyle w:val="BodyText"/>
            </w:pPr>
            <w:r>
              <w:t>Watson Search</w:t>
            </w:r>
          </w:p>
        </w:tc>
        <w:tc>
          <w:tcPr>
            <w:tcW w:w="2877" w:type="dxa"/>
          </w:tcPr>
          <w:p w14:paraId="47523064" w14:textId="77777777" w:rsidR="00EA1922" w:rsidRDefault="00EA1922" w:rsidP="00EA1922">
            <w:pPr>
              <w:pStyle w:val="BodyText"/>
            </w:pPr>
            <w:r>
              <w:t>Example of Watson Search</w:t>
            </w:r>
          </w:p>
        </w:tc>
        <w:tc>
          <w:tcPr>
            <w:tcW w:w="2877" w:type="dxa"/>
          </w:tcPr>
          <w:p w14:paraId="37174EB6" w14:textId="77777777" w:rsidR="00EA1922" w:rsidRDefault="00EA1922" w:rsidP="00EA1922">
            <w:pPr>
              <w:pStyle w:val="BodyText"/>
            </w:pPr>
            <w:r>
              <w:t>Watson Search</w:t>
            </w:r>
          </w:p>
        </w:tc>
      </w:tr>
      <w:tr w:rsidR="00EA1922" w14:paraId="4F334A26" w14:textId="77777777" w:rsidTr="00EA1922">
        <w:tc>
          <w:tcPr>
            <w:tcW w:w="2876" w:type="dxa"/>
          </w:tcPr>
          <w:p w14:paraId="12588B2D" w14:textId="77777777" w:rsidR="00EA1922" w:rsidRDefault="00EA1922" w:rsidP="00EA1922">
            <w:pPr>
              <w:pStyle w:val="BodyText"/>
            </w:pPr>
            <w:r>
              <w:t>Watson Search with Local Context</w:t>
            </w:r>
          </w:p>
        </w:tc>
        <w:tc>
          <w:tcPr>
            <w:tcW w:w="2877" w:type="dxa"/>
          </w:tcPr>
          <w:p w14:paraId="69DFE98E" w14:textId="77777777" w:rsidR="00EA1922" w:rsidRDefault="00EA1922" w:rsidP="00EA1922">
            <w:pPr>
              <w:pStyle w:val="BodyText"/>
            </w:pPr>
            <w:r>
              <w:t>Example of Watson Search with Local Context</w:t>
            </w:r>
          </w:p>
        </w:tc>
        <w:tc>
          <w:tcPr>
            <w:tcW w:w="2877" w:type="dxa"/>
          </w:tcPr>
          <w:p w14:paraId="4E0FCCDE" w14:textId="77777777" w:rsidR="00EA1922" w:rsidRDefault="00EA1922" w:rsidP="00EA1922">
            <w:pPr>
              <w:pStyle w:val="BodyText"/>
            </w:pPr>
            <w:r>
              <w:t>Watson Search with Local Context</w:t>
            </w:r>
          </w:p>
        </w:tc>
      </w:tr>
      <w:tr w:rsidR="00EA1922" w14:paraId="1524EDB0" w14:textId="77777777" w:rsidTr="00EA1922">
        <w:tc>
          <w:tcPr>
            <w:tcW w:w="2876" w:type="dxa"/>
          </w:tcPr>
          <w:p w14:paraId="7DB0640D" w14:textId="77777777" w:rsidR="00EA1922" w:rsidRDefault="00EA1922" w:rsidP="00EA1922">
            <w:pPr>
              <w:pStyle w:val="BodyText"/>
            </w:pPr>
            <w:r>
              <w:t>QRadar Advisor Offense Analysis</w:t>
            </w:r>
          </w:p>
        </w:tc>
        <w:tc>
          <w:tcPr>
            <w:tcW w:w="2877" w:type="dxa"/>
          </w:tcPr>
          <w:p w14:paraId="72FB352A" w14:textId="77777777" w:rsidR="00EA1922" w:rsidRDefault="00EA1922" w:rsidP="00EA1922">
            <w:pPr>
              <w:pStyle w:val="BodyText"/>
            </w:pPr>
            <w:r>
              <w:t>Example of QRadar Advisor Offense Analysis</w:t>
            </w:r>
          </w:p>
        </w:tc>
        <w:tc>
          <w:tcPr>
            <w:tcW w:w="2877" w:type="dxa"/>
          </w:tcPr>
          <w:p w14:paraId="2A338292" w14:textId="77777777" w:rsidR="00EA1922" w:rsidRDefault="00EA1922" w:rsidP="00EA1922">
            <w:pPr>
              <w:pStyle w:val="BodyText"/>
            </w:pPr>
            <w:r>
              <w:t>QRadar Advisor Offense Analysis</w:t>
            </w:r>
          </w:p>
        </w:tc>
      </w:tr>
      <w:tr w:rsidR="00EA1922" w14:paraId="6A55FDF7" w14:textId="77777777" w:rsidTr="00EA1922">
        <w:tc>
          <w:tcPr>
            <w:tcW w:w="2876" w:type="dxa"/>
          </w:tcPr>
          <w:p w14:paraId="44BF39D3" w14:textId="77777777" w:rsidR="00EA1922" w:rsidRDefault="00EA1922" w:rsidP="00EA1922">
            <w:pPr>
              <w:pStyle w:val="BodyText"/>
            </w:pPr>
            <w:r>
              <w:t>QRadar Advisor Map Rule</w:t>
            </w:r>
          </w:p>
        </w:tc>
        <w:tc>
          <w:tcPr>
            <w:tcW w:w="2877" w:type="dxa"/>
          </w:tcPr>
          <w:p w14:paraId="771A3907" w14:textId="77777777" w:rsidR="00EA1922" w:rsidRDefault="00EA1922" w:rsidP="00EA1922">
            <w:pPr>
              <w:pStyle w:val="BodyText"/>
            </w:pPr>
            <w:r w:rsidRPr="00920183">
              <w:rPr>
                <w:lang w:val="en-IE"/>
              </w:rPr>
              <w:t xml:space="preserve">Example of mapping QRadar Rule </w:t>
            </w:r>
          </w:p>
        </w:tc>
        <w:tc>
          <w:tcPr>
            <w:tcW w:w="2877" w:type="dxa"/>
          </w:tcPr>
          <w:p w14:paraId="440AB887" w14:textId="77777777" w:rsidR="00EA1922" w:rsidRPr="00A239FE" w:rsidRDefault="00EA1922" w:rsidP="00EA1922">
            <w:pPr>
              <w:pStyle w:val="NormalWeb"/>
              <w:rPr>
                <w:rFonts w:ascii="IBM Plex Sans" w:hAnsi="IBM Plex Sans"/>
                <w:sz w:val="22"/>
              </w:rPr>
            </w:pPr>
            <w:r w:rsidRPr="00A239FE">
              <w:rPr>
                <w:rFonts w:ascii="IBM Plex Sans" w:hAnsi="IBM Plex Sans"/>
                <w:sz w:val="22"/>
                <w:szCs w:val="20"/>
              </w:rPr>
              <w:t>Map QRadar rule</w:t>
            </w:r>
          </w:p>
        </w:tc>
      </w:tr>
    </w:tbl>
    <w:p w14:paraId="5128DA52" w14:textId="43AC2304" w:rsidR="00EA1922" w:rsidRPr="00A114B6" w:rsidRDefault="00EA1922" w:rsidP="00A114B6">
      <w:pPr>
        <w:pStyle w:val="Body"/>
        <w:rPr>
          <w:lang w:val="en-IE"/>
        </w:rPr>
      </w:pPr>
      <w:r w:rsidRPr="00920183">
        <w:rPr>
          <w:lang w:val="en-IE"/>
        </w:rPr>
        <w:t xml:space="preserve">In addition, the package contains two custom data tables called “QRadar Advisor analysis results” and “Watson Search with Local Context results”. They are used by the example workflows to show the observables that are extracted from the QRadar Advisor STIX response. Two demo scripts and two associated rules are also included. Each rule is a menu item added to its own data table. The user can click on a rule to create an artifact based on the selected row. </w:t>
      </w:r>
    </w:p>
    <w:tbl>
      <w:tblPr>
        <w:tblStyle w:val="TableGrid"/>
        <w:tblW w:w="0" w:type="auto"/>
        <w:tblLook w:val="04A0" w:firstRow="1" w:lastRow="0" w:firstColumn="1" w:lastColumn="0" w:noHBand="0" w:noVBand="1"/>
      </w:tblPr>
      <w:tblGrid>
        <w:gridCol w:w="2876"/>
        <w:gridCol w:w="2877"/>
        <w:gridCol w:w="2877"/>
      </w:tblGrid>
      <w:tr w:rsidR="00EA1922" w14:paraId="1AAD33C9" w14:textId="77777777" w:rsidTr="00EA1922">
        <w:tc>
          <w:tcPr>
            <w:tcW w:w="2876" w:type="dxa"/>
            <w:shd w:val="clear" w:color="auto" w:fill="C9C9C9" w:themeFill="accent3" w:themeFillTint="99"/>
          </w:tcPr>
          <w:p w14:paraId="274C5136" w14:textId="77777777" w:rsidR="00EA1922" w:rsidRPr="0055304B" w:rsidRDefault="00EA1922" w:rsidP="00EA1922">
            <w:pPr>
              <w:pStyle w:val="BodyText"/>
              <w:jc w:val="center"/>
              <w:rPr>
                <w:b/>
              </w:rPr>
            </w:pPr>
            <w:r w:rsidRPr="0055304B">
              <w:rPr>
                <w:b/>
              </w:rPr>
              <w:t>Data</w:t>
            </w:r>
            <w:r>
              <w:rPr>
                <w:b/>
              </w:rPr>
              <w:t xml:space="preserve"> T</w:t>
            </w:r>
            <w:r w:rsidRPr="0055304B">
              <w:rPr>
                <w:b/>
              </w:rPr>
              <w:t>able</w:t>
            </w:r>
          </w:p>
        </w:tc>
        <w:tc>
          <w:tcPr>
            <w:tcW w:w="2877" w:type="dxa"/>
            <w:shd w:val="clear" w:color="auto" w:fill="C9C9C9" w:themeFill="accent3" w:themeFillTint="99"/>
          </w:tcPr>
          <w:p w14:paraId="35D43ACB" w14:textId="77777777" w:rsidR="00EA1922" w:rsidRPr="0055304B" w:rsidRDefault="00EA1922" w:rsidP="00EA1922">
            <w:pPr>
              <w:pStyle w:val="BodyText"/>
              <w:jc w:val="center"/>
              <w:rPr>
                <w:b/>
              </w:rPr>
            </w:pPr>
            <w:r w:rsidRPr="0055304B">
              <w:rPr>
                <w:b/>
              </w:rPr>
              <w:t>Rule</w:t>
            </w:r>
          </w:p>
        </w:tc>
        <w:tc>
          <w:tcPr>
            <w:tcW w:w="2877" w:type="dxa"/>
            <w:shd w:val="clear" w:color="auto" w:fill="C9C9C9" w:themeFill="accent3" w:themeFillTint="99"/>
          </w:tcPr>
          <w:p w14:paraId="29E03DBD" w14:textId="77777777" w:rsidR="00EA1922" w:rsidRPr="0055304B" w:rsidRDefault="00EA1922" w:rsidP="00EA1922">
            <w:pPr>
              <w:pStyle w:val="BodyText"/>
              <w:jc w:val="center"/>
              <w:rPr>
                <w:b/>
              </w:rPr>
            </w:pPr>
            <w:r w:rsidRPr="0055304B">
              <w:rPr>
                <w:b/>
              </w:rPr>
              <w:t>Script</w:t>
            </w:r>
          </w:p>
        </w:tc>
      </w:tr>
      <w:tr w:rsidR="00EA1922" w14:paraId="6E8313A6" w14:textId="77777777" w:rsidTr="00EA1922">
        <w:tc>
          <w:tcPr>
            <w:tcW w:w="2876" w:type="dxa"/>
          </w:tcPr>
          <w:p w14:paraId="01A85B5F" w14:textId="77777777" w:rsidR="00EA1922" w:rsidRDefault="00EA1922" w:rsidP="00EA1922">
            <w:pPr>
              <w:pStyle w:val="BodyText"/>
            </w:pPr>
            <w:r>
              <w:t>QRadar Advisor analysis results</w:t>
            </w:r>
          </w:p>
        </w:tc>
        <w:tc>
          <w:tcPr>
            <w:tcW w:w="2877" w:type="dxa"/>
          </w:tcPr>
          <w:p w14:paraId="32C60B94" w14:textId="77777777" w:rsidR="00EA1922" w:rsidRDefault="00EA1922" w:rsidP="00EA1922">
            <w:pPr>
              <w:pStyle w:val="BodyText"/>
            </w:pPr>
            <w:r>
              <w:t>Create Artifact (QRadar Advisor Analysis)</w:t>
            </w:r>
          </w:p>
        </w:tc>
        <w:tc>
          <w:tcPr>
            <w:tcW w:w="2877" w:type="dxa"/>
          </w:tcPr>
          <w:p w14:paraId="72B6EBDB" w14:textId="77777777" w:rsidR="00EA1922" w:rsidRDefault="00EA1922" w:rsidP="00EA1922">
            <w:pPr>
              <w:pStyle w:val="BodyText"/>
            </w:pPr>
            <w:r>
              <w:t>Create Artifact for QRadar Advisor Analysis Observable</w:t>
            </w:r>
          </w:p>
        </w:tc>
      </w:tr>
      <w:tr w:rsidR="00EA1922" w14:paraId="080F9E3E" w14:textId="77777777" w:rsidTr="00EA1922">
        <w:tc>
          <w:tcPr>
            <w:tcW w:w="2876" w:type="dxa"/>
          </w:tcPr>
          <w:p w14:paraId="3595BCDE" w14:textId="77777777" w:rsidR="00EA1922" w:rsidRDefault="00EA1922" w:rsidP="00EA1922">
            <w:pPr>
              <w:pStyle w:val="BodyText"/>
            </w:pPr>
            <w:r>
              <w:t>Watson Search with Local Context results</w:t>
            </w:r>
          </w:p>
        </w:tc>
        <w:tc>
          <w:tcPr>
            <w:tcW w:w="2877" w:type="dxa"/>
          </w:tcPr>
          <w:p w14:paraId="4C7B6A56" w14:textId="77777777" w:rsidR="00EA1922" w:rsidRDefault="00EA1922" w:rsidP="00EA1922">
            <w:pPr>
              <w:pStyle w:val="BodyText"/>
            </w:pPr>
            <w:r>
              <w:t>Create Artifact (Watson Search with Local Context)</w:t>
            </w:r>
          </w:p>
        </w:tc>
        <w:tc>
          <w:tcPr>
            <w:tcW w:w="2877" w:type="dxa"/>
          </w:tcPr>
          <w:p w14:paraId="35AB4F57" w14:textId="77777777" w:rsidR="00EA1922" w:rsidRDefault="00EA1922" w:rsidP="00EA1922">
            <w:pPr>
              <w:pStyle w:val="BodyText"/>
            </w:pPr>
            <w:r>
              <w:t>Create Artifact for Watson Search with Local Context</w:t>
            </w:r>
          </w:p>
        </w:tc>
      </w:tr>
    </w:tbl>
    <w:p w14:paraId="5A3657A2" w14:textId="77777777" w:rsidR="00EA1922" w:rsidRDefault="00EA1922" w:rsidP="00EA1922">
      <w:pPr>
        <w:pStyle w:val="BodyText"/>
        <w:keepNext/>
        <w:rPr>
          <w:lang w:val="en-IE"/>
        </w:rPr>
      </w:pPr>
    </w:p>
    <w:p w14:paraId="71CCDB02" w14:textId="77777777" w:rsidR="00EA1922" w:rsidRPr="00920183" w:rsidRDefault="00EA1922" w:rsidP="00EA1922">
      <w:pPr>
        <w:pStyle w:val="BodyText"/>
        <w:keepNext/>
        <w:rPr>
          <w:lang w:val="en-IE"/>
        </w:rPr>
      </w:pPr>
    </w:p>
    <w:p w14:paraId="5AFAD0EA" w14:textId="77777777" w:rsidR="00EA1922" w:rsidRPr="000F7585" w:rsidRDefault="00EA1922" w:rsidP="00A114B6">
      <w:pPr>
        <w:pStyle w:val="Body"/>
        <w:keepNext/>
        <w:rPr>
          <w:lang w:val="en-IE"/>
        </w:rPr>
      </w:pPr>
      <w:r w:rsidRPr="000F7585">
        <w:rPr>
          <w:lang w:val="en-IE"/>
        </w:rPr>
        <w:t xml:space="preserve">Once the function package deploys the functions, you can view them in the Resilient platform Functions tab, as shown below. </w:t>
      </w:r>
    </w:p>
    <w:p w14:paraId="4C02F2C2" w14:textId="61DD8304" w:rsidR="00EA1922" w:rsidRPr="00A114B6" w:rsidRDefault="00EA1922" w:rsidP="00EA1922">
      <w:pPr>
        <w:pStyle w:val="BodyText"/>
        <w:keepNext/>
        <w:rPr>
          <w:color w:val="5B9BD5" w:themeColor="accent1"/>
        </w:rPr>
      </w:pPr>
      <w:r>
        <w:rPr>
          <w:noProof/>
          <w:color w:val="5B9BD5" w:themeColor="accent1"/>
        </w:rPr>
        <w:drawing>
          <wp:inline distT="0" distB="0" distL="0" distR="0" wp14:anchorId="1DDBD296" wp14:editId="152A7772">
            <wp:extent cx="6372648" cy="2373516"/>
            <wp:effectExtent l="152400" t="152400" r="346075" b="34480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6"/>
                    <a:stretch>
                      <a:fillRect/>
                    </a:stretch>
                  </pic:blipFill>
                  <pic:spPr>
                    <a:xfrm>
                      <a:off x="0" y="0"/>
                      <a:ext cx="6394986" cy="2381836"/>
                    </a:xfrm>
                    <a:prstGeom prst="rect">
                      <a:avLst/>
                    </a:prstGeom>
                    <a:ln>
                      <a:noFill/>
                    </a:ln>
                    <a:effectLst>
                      <a:outerShdw blurRad="292100" dist="139700" dir="2700000" algn="tl" rotWithShape="0">
                        <a:srgbClr val="333333">
                          <a:alpha val="65000"/>
                        </a:srgbClr>
                      </a:outerShdw>
                    </a:effectLst>
                  </pic:spPr>
                </pic:pic>
              </a:graphicData>
            </a:graphic>
          </wp:inline>
        </w:drawing>
      </w:r>
      <w:r w:rsidRPr="00F50A59">
        <w:rPr>
          <w:color w:val="000000" w:themeColor="text1"/>
        </w:rPr>
        <w:t xml:space="preserve">The package also includes example workflows and rules that show how the </w:t>
      </w:r>
      <w:r>
        <w:rPr>
          <w:color w:val="000000" w:themeColor="text1"/>
        </w:rPr>
        <w:t>f</w:t>
      </w:r>
      <w:r w:rsidRPr="00F50A59">
        <w:rPr>
          <w:color w:val="000000" w:themeColor="text1"/>
        </w:rPr>
        <w:t>unctions can be used. You can copy and modify these workflows and rules for your own needs.</w:t>
      </w:r>
      <w:r>
        <w:rPr>
          <w:color w:val="000000" w:themeColor="text1"/>
        </w:rPr>
        <w:t xml:space="preserve"> </w:t>
      </w:r>
    </w:p>
    <w:p w14:paraId="2827ED18" w14:textId="77777777" w:rsidR="00EA1922" w:rsidRDefault="00EA1922" w:rsidP="00EA1922">
      <w:pPr>
        <w:pStyle w:val="BodyText"/>
        <w:keepNext/>
        <w:rPr>
          <w:color w:val="000000" w:themeColor="text1"/>
        </w:rPr>
      </w:pPr>
      <w:r>
        <w:rPr>
          <w:noProof/>
          <w:color w:val="000000" w:themeColor="text1"/>
        </w:rPr>
        <w:drawing>
          <wp:inline distT="0" distB="0" distL="0" distR="0" wp14:anchorId="193517AC" wp14:editId="26E06B77">
            <wp:extent cx="6232497" cy="2581725"/>
            <wp:effectExtent l="152400" t="152400" r="346710" b="33972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17"/>
                    <a:stretch>
                      <a:fillRect/>
                    </a:stretch>
                  </pic:blipFill>
                  <pic:spPr>
                    <a:xfrm>
                      <a:off x="0" y="0"/>
                      <a:ext cx="6363863" cy="2636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BF8BC9" w14:textId="77777777" w:rsidR="00EA1922" w:rsidRDefault="00EA1922" w:rsidP="00A114B6">
      <w:pPr>
        <w:pStyle w:val="BodyText"/>
        <w:rPr>
          <w:color w:val="000000" w:themeColor="text1"/>
        </w:rPr>
      </w:pPr>
      <w:r>
        <w:rPr>
          <w:noProof/>
          <w:color w:val="000000" w:themeColor="text1"/>
        </w:rPr>
        <w:lastRenderedPageBreak/>
        <w:drawing>
          <wp:inline distT="0" distB="0" distL="0" distR="0" wp14:anchorId="580D2206" wp14:editId="4364C0DC">
            <wp:extent cx="5499985" cy="2089867"/>
            <wp:effectExtent l="152400" t="152400" r="329565" b="3486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18"/>
                    <a:stretch>
                      <a:fillRect/>
                    </a:stretch>
                  </pic:blipFill>
                  <pic:spPr>
                    <a:xfrm>
                      <a:off x="0" y="0"/>
                      <a:ext cx="5579795" cy="21201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6CF5D8" w14:textId="33A29D18" w:rsidR="00A47F1D" w:rsidRDefault="00EA1922" w:rsidP="00A47F1D">
      <w:pPr>
        <w:pStyle w:val="Body"/>
      </w:pPr>
      <w:r>
        <w:t>The example workflows shown above demonstrate how to use the functions included in the integration package, as explained below.</w:t>
      </w:r>
      <w:bookmarkStart w:id="18" w:name="_Toc49965799"/>
      <w:bookmarkStart w:id="19" w:name="_Toc49951299"/>
    </w:p>
    <w:p w14:paraId="2A3AFA57" w14:textId="77777777" w:rsidR="00A47F1D" w:rsidRDefault="00A47F1D" w:rsidP="00EA1922">
      <w:pPr>
        <w:pStyle w:val="Heading20"/>
      </w:pPr>
    </w:p>
    <w:p w14:paraId="19C5F0D3" w14:textId="3E5050DD" w:rsidR="00EA1922" w:rsidRPr="00694250" w:rsidRDefault="00EA1922" w:rsidP="00EA1922">
      <w:pPr>
        <w:pStyle w:val="Heading20"/>
      </w:pPr>
      <w:r w:rsidRPr="00694250">
        <w:t>Example of Watson Search with Local Context</w:t>
      </w:r>
      <w:bookmarkEnd w:id="18"/>
      <w:bookmarkEnd w:id="19"/>
    </w:p>
    <w:p w14:paraId="59B49E00" w14:textId="77777777" w:rsidR="00EA1922" w:rsidRDefault="00EA1922" w:rsidP="00A114B6">
      <w:pPr>
        <w:pStyle w:val="Body"/>
      </w:pPr>
      <w:r>
        <w:t xml:space="preserve">This example workflow invokes the function “Watson Search with Local Context”. </w:t>
      </w:r>
      <w:r w:rsidRPr="006D598D">
        <w:t>Th</w:t>
      </w:r>
      <w:r>
        <w:t>e</w:t>
      </w:r>
      <w:r w:rsidRPr="006D598D">
        <w:t xml:space="preserve"> fu</w:t>
      </w:r>
      <w:r>
        <w:t xml:space="preserve">nction calls the QRadar Advisor REST API to perform a Watson Search with Local Context on an indicator. </w:t>
      </w:r>
    </w:p>
    <w:p w14:paraId="011E4D8E" w14:textId="77777777" w:rsidR="00EA1922" w:rsidRDefault="00EA1922" w:rsidP="00A114B6">
      <w:pPr>
        <w:pStyle w:val="Body"/>
      </w:pPr>
      <w:r>
        <w:t>To use this example workflow and rule included in the package for this function, the user needs to create an incident and add an artifact. For this function to work, the artifact type must correspond to one indicator type. QRadar Advisor supports searches on the following indicators:</w:t>
      </w:r>
    </w:p>
    <w:p w14:paraId="0291F51D" w14:textId="77777777" w:rsidR="00EA1922" w:rsidRDefault="00EA1922" w:rsidP="00A114B6">
      <w:pPr>
        <w:pStyle w:val="Listbullet1"/>
      </w:pPr>
      <w:r>
        <w:t>IP addresses</w:t>
      </w:r>
    </w:p>
    <w:p w14:paraId="347519AD" w14:textId="77777777" w:rsidR="00EA1922" w:rsidRDefault="00EA1922" w:rsidP="00A114B6">
      <w:pPr>
        <w:pStyle w:val="Listbullet1"/>
      </w:pPr>
      <w:r w:rsidRPr="00592E2A">
        <w:t>Hashes</w:t>
      </w:r>
    </w:p>
    <w:p w14:paraId="0B66D369" w14:textId="77777777" w:rsidR="00EA1922" w:rsidRDefault="00EA1922" w:rsidP="00A114B6">
      <w:pPr>
        <w:pStyle w:val="Listbullet1"/>
      </w:pPr>
      <w:r>
        <w:t>Domains</w:t>
      </w:r>
    </w:p>
    <w:p w14:paraId="02C907E7" w14:textId="77777777" w:rsidR="00EA1922" w:rsidRDefault="00EA1922" w:rsidP="00A114B6">
      <w:pPr>
        <w:pStyle w:val="Listbullet1"/>
      </w:pPr>
      <w:r>
        <w:t>URLs</w:t>
      </w:r>
    </w:p>
    <w:p w14:paraId="7540CCD8" w14:textId="77777777" w:rsidR="00EA1922" w:rsidRPr="00592E2A" w:rsidRDefault="00EA1922" w:rsidP="00A114B6">
      <w:pPr>
        <w:pStyle w:val="Listbullet1"/>
      </w:pPr>
      <w:r>
        <w:t>Persons</w:t>
      </w:r>
    </w:p>
    <w:p w14:paraId="51FF6B33" w14:textId="77777777" w:rsidR="00EA1922" w:rsidRDefault="00EA1922" w:rsidP="00A114B6">
      <w:pPr>
        <w:pStyle w:val="Body"/>
      </w:pPr>
      <w:r>
        <w:t xml:space="preserve">QRadar Advisor supports three return stages: </w:t>
      </w:r>
    </w:p>
    <w:p w14:paraId="4EC06BE7" w14:textId="77777777" w:rsidR="00EA1922" w:rsidRPr="00823076" w:rsidRDefault="00EA1922" w:rsidP="00A114B6">
      <w:pPr>
        <w:pStyle w:val="Listbullet1"/>
      </w:pPr>
      <w:r w:rsidRPr="00823076">
        <w:t>Stage1: feature hunt</w:t>
      </w:r>
    </w:p>
    <w:p w14:paraId="46F857BB" w14:textId="77777777" w:rsidR="00EA1922" w:rsidRPr="00823076" w:rsidRDefault="00EA1922" w:rsidP="00A114B6">
      <w:pPr>
        <w:pStyle w:val="Listbullet1"/>
      </w:pPr>
      <w:r w:rsidRPr="00823076">
        <w:t xml:space="preserve">Stage2: cognitive investigation added on top of </w:t>
      </w:r>
      <w:r>
        <w:t xml:space="preserve">the </w:t>
      </w:r>
      <w:r w:rsidRPr="00823076">
        <w:t>result of stage 1</w:t>
      </w:r>
    </w:p>
    <w:p w14:paraId="404A8078" w14:textId="77777777" w:rsidR="00EA1922" w:rsidRDefault="00EA1922" w:rsidP="00A114B6">
      <w:pPr>
        <w:pStyle w:val="Listbullet1"/>
      </w:pPr>
      <w:r w:rsidRPr="00823076">
        <w:t>Stage3:</w:t>
      </w:r>
      <w:r>
        <w:t xml:space="preserve"> wider feature hunt added on top of the result of stage 2</w:t>
      </w:r>
    </w:p>
    <w:p w14:paraId="052F45C7" w14:textId="77777777" w:rsidR="00EA1922" w:rsidRDefault="00EA1922" w:rsidP="00EA1922">
      <w:pPr>
        <w:pStyle w:val="BodyText"/>
        <w:keepNext/>
        <w:rPr>
          <w:color w:val="000000" w:themeColor="text1"/>
        </w:rPr>
      </w:pPr>
      <w:r>
        <w:rPr>
          <w:color w:val="000000" w:themeColor="text1"/>
        </w:rPr>
        <w:lastRenderedPageBreak/>
        <w:t>The user can specify the desired return stage in the pre-process script of the example workflow.</w:t>
      </w:r>
    </w:p>
    <w:p w14:paraId="01949008" w14:textId="77777777" w:rsidR="00EA1922" w:rsidRDefault="00EA1922" w:rsidP="00EA1922">
      <w:pPr>
        <w:pStyle w:val="BodyText"/>
        <w:keepNext/>
        <w:rPr>
          <w:color w:val="000000" w:themeColor="text1"/>
        </w:rPr>
      </w:pPr>
      <w:r>
        <w:rPr>
          <w:noProof/>
          <w:color w:val="000000" w:themeColor="text1"/>
        </w:rPr>
        <w:drawing>
          <wp:inline distT="0" distB="0" distL="0" distR="0" wp14:anchorId="2D8B5141" wp14:editId="54B8FE62">
            <wp:extent cx="5486400" cy="4232910"/>
            <wp:effectExtent l="152400" t="152400" r="361950" b="35814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232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620E1" w14:textId="77777777" w:rsidR="00EA1922" w:rsidRDefault="00EA1922" w:rsidP="00A114B6">
      <w:pPr>
        <w:pStyle w:val="Body"/>
      </w:pPr>
      <w:r>
        <w:t>The search REST API of QRadar Advisor returns CTI information in Structured Threat Information Expression (STIX 2.0) format. It is normally a STIX bundle with STIX objects. The function processes the STIX data and performs the following:</w:t>
      </w:r>
    </w:p>
    <w:p w14:paraId="58082464" w14:textId="77777777" w:rsidR="00EA1922" w:rsidRDefault="00EA1922" w:rsidP="00A114B6">
      <w:pPr>
        <w:pStyle w:val="Listbullet1"/>
      </w:pPr>
      <w:r>
        <w:t>Generates a HTML representation of the STIX data</w:t>
      </w:r>
    </w:p>
    <w:p w14:paraId="4B68EEAA" w14:textId="77777777" w:rsidR="00EA1922" w:rsidRDefault="00EA1922" w:rsidP="00A114B6">
      <w:pPr>
        <w:pStyle w:val="Listbullet1"/>
      </w:pPr>
      <w:r>
        <w:t>Extracts observables from the STIX objects</w:t>
      </w:r>
    </w:p>
    <w:p w14:paraId="1398BD89" w14:textId="77777777" w:rsidR="00EA1922" w:rsidRDefault="00EA1922" w:rsidP="00A114B6">
      <w:pPr>
        <w:pStyle w:val="Listbullet1"/>
      </w:pPr>
      <w:r>
        <w:t>Generates a summary from the STIX data</w:t>
      </w:r>
    </w:p>
    <w:p w14:paraId="65ABF913" w14:textId="77777777" w:rsidR="00EA1922" w:rsidRDefault="00EA1922" w:rsidP="00A114B6">
      <w:pPr>
        <w:pStyle w:val="Body"/>
      </w:pPr>
      <w:r>
        <w:t xml:space="preserve">The return data from this function includes the raw STIX data in json dictionary format. </w:t>
      </w:r>
    </w:p>
    <w:p w14:paraId="117F329C" w14:textId="77777777" w:rsidR="00EA1922" w:rsidRDefault="00EA1922" w:rsidP="00A114B6">
      <w:pPr>
        <w:pStyle w:val="Body"/>
        <w:keepNext/>
        <w:keepLines/>
      </w:pPr>
      <w:r>
        <w:lastRenderedPageBreak/>
        <w:t xml:space="preserve">In the post-process script, the HTML representation is used to create a note. The observables are used to populate the custom data table, “Watson Search with Local Context results”, and the summary is used to create a task. Note that the raw STIX data is accessible from the post-process script as </w:t>
      </w:r>
      <w:proofErr w:type="spellStart"/>
      <w:proofErr w:type="gramStart"/>
      <w:r>
        <w:t>results.stix</w:t>
      </w:r>
      <w:proofErr w:type="spellEnd"/>
      <w:proofErr w:type="gramEnd"/>
      <w:r>
        <w:t>, and can be parsed to create custom code.</w:t>
      </w:r>
    </w:p>
    <w:p w14:paraId="57C542F1" w14:textId="77777777" w:rsidR="00EA1922" w:rsidRDefault="00EA1922" w:rsidP="00EA1922">
      <w:pPr>
        <w:pStyle w:val="BodyText"/>
        <w:rPr>
          <w:color w:val="000000" w:themeColor="text1"/>
        </w:rPr>
      </w:pPr>
      <w:r>
        <w:rPr>
          <w:noProof/>
          <w:color w:val="000000" w:themeColor="text1"/>
        </w:rPr>
        <w:drawing>
          <wp:inline distT="0" distB="0" distL="0" distR="0" wp14:anchorId="5803D249" wp14:editId="25A72ECF">
            <wp:extent cx="5486400" cy="4368800"/>
            <wp:effectExtent l="152400" t="152400" r="361950" b="35560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social media pos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4368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A60133" w14:textId="77777777" w:rsidR="00EA1922" w:rsidRDefault="00EA1922" w:rsidP="00A114B6">
      <w:pPr>
        <w:pStyle w:val="Body"/>
        <w:keepNext/>
        <w:keepLines/>
      </w:pPr>
      <w:r>
        <w:t>In the following example, a User Account artifact was added to an incident with value “</w:t>
      </w:r>
      <w:proofErr w:type="spellStart"/>
      <w:r>
        <w:t>jsmith</w:t>
      </w:r>
      <w:proofErr w:type="spellEnd"/>
      <w:r>
        <w:t>”. The user can then select Watson Search with Local Context from the artifact menu to search QRadar Advisor for the observable.</w:t>
      </w:r>
    </w:p>
    <w:p w14:paraId="34532D57" w14:textId="574C4AC0" w:rsidR="00EA1922" w:rsidRDefault="00FD51F0" w:rsidP="00EA1922">
      <w:pPr>
        <w:pStyle w:val="BodyText"/>
        <w:rPr>
          <w:color w:val="000000" w:themeColor="text1"/>
        </w:rPr>
      </w:pPr>
      <w:r>
        <w:rPr>
          <w:noProof/>
          <w:color w:val="000000" w:themeColor="text1"/>
        </w:rPr>
        <w:drawing>
          <wp:inline distT="0" distB="0" distL="0" distR="0" wp14:anchorId="6758C274" wp14:editId="121226B7">
            <wp:extent cx="5499130" cy="1994453"/>
            <wp:effectExtent l="152400" t="152400" r="342900" b="34290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5502" cy="2025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F2045" w14:textId="77777777" w:rsidR="00EA1922" w:rsidRDefault="00EA1922" w:rsidP="00A114B6">
      <w:pPr>
        <w:pStyle w:val="Body"/>
      </w:pPr>
      <w:r>
        <w:lastRenderedPageBreak/>
        <w:t>Please note that both Watson Search and Watson Search with Local Context perform queries for information about an indicator. Therefore, only those artifacts that can be mapped into indicators are supported. The types of artifacts that can be searched include:</w:t>
      </w:r>
    </w:p>
    <w:p w14:paraId="5785E3B6" w14:textId="77777777" w:rsidR="00EA1922" w:rsidRDefault="00EA1922" w:rsidP="00A114B6">
      <w:pPr>
        <w:pStyle w:val="Listbullet1"/>
      </w:pPr>
      <w:r>
        <w:t>DNS Name</w:t>
      </w:r>
    </w:p>
    <w:p w14:paraId="467DA5A4" w14:textId="77777777" w:rsidR="00EA1922" w:rsidRDefault="00EA1922" w:rsidP="00A114B6">
      <w:pPr>
        <w:pStyle w:val="Listbullet1"/>
      </w:pPr>
      <w:r>
        <w:t>Malware SHA-256 Hash</w:t>
      </w:r>
    </w:p>
    <w:p w14:paraId="5D486D54" w14:textId="77777777" w:rsidR="00EA1922" w:rsidRDefault="00EA1922" w:rsidP="00A114B6">
      <w:pPr>
        <w:pStyle w:val="Listbullet1"/>
      </w:pPr>
      <w:r>
        <w:t>Malware SHA-1 Hash</w:t>
      </w:r>
    </w:p>
    <w:p w14:paraId="3E9706CF" w14:textId="77777777" w:rsidR="00EA1922" w:rsidRDefault="00EA1922" w:rsidP="00A114B6">
      <w:pPr>
        <w:pStyle w:val="Listbullet1"/>
      </w:pPr>
      <w:r>
        <w:t>Malware MD5 Hash</w:t>
      </w:r>
    </w:p>
    <w:p w14:paraId="42ECFE21" w14:textId="77777777" w:rsidR="00EA1922" w:rsidRDefault="00EA1922" w:rsidP="00A114B6">
      <w:pPr>
        <w:pStyle w:val="Listbullet1"/>
      </w:pPr>
      <w:r>
        <w:t>IP Address</w:t>
      </w:r>
    </w:p>
    <w:p w14:paraId="18DE040B" w14:textId="77777777" w:rsidR="00EA1922" w:rsidRDefault="00EA1922" w:rsidP="00A114B6">
      <w:pPr>
        <w:pStyle w:val="Listbullet1"/>
      </w:pPr>
      <w:r>
        <w:t>URL</w:t>
      </w:r>
    </w:p>
    <w:p w14:paraId="184DDB7C" w14:textId="77777777" w:rsidR="00EA1922" w:rsidRDefault="00EA1922" w:rsidP="00A114B6">
      <w:pPr>
        <w:pStyle w:val="Listbullet1"/>
      </w:pPr>
      <w:r>
        <w:t>User Account</w:t>
      </w:r>
    </w:p>
    <w:p w14:paraId="7DE9F471" w14:textId="15F0035F" w:rsidR="00EA1922" w:rsidRDefault="00EA1922" w:rsidP="00A114B6">
      <w:pPr>
        <w:pStyle w:val="Body"/>
      </w:pPr>
      <w:r>
        <w:t xml:space="preserve">The menu item Watson Search with Local Context </w:t>
      </w:r>
      <w:r w:rsidR="009B7064">
        <w:t xml:space="preserve">is the </w:t>
      </w:r>
      <w:r>
        <w:t xml:space="preserve">only </w:t>
      </w:r>
      <w:r w:rsidR="009B7064">
        <w:t xml:space="preserve">one </w:t>
      </w:r>
      <w:r>
        <w:t>shown for the artifact type listed above.</w:t>
      </w:r>
    </w:p>
    <w:p w14:paraId="13538F6F" w14:textId="77777777" w:rsidR="00EA1922" w:rsidRDefault="00EA1922" w:rsidP="00EA1922">
      <w:pPr>
        <w:pStyle w:val="BodyText"/>
        <w:keepNext/>
        <w:rPr>
          <w:color w:val="000000" w:themeColor="text1"/>
        </w:rPr>
      </w:pPr>
      <w:r>
        <w:rPr>
          <w:color w:val="000000" w:themeColor="text1"/>
        </w:rPr>
        <w:lastRenderedPageBreak/>
        <w:t>Note that a full search like this could take up to 15 minutes. Once it is completed, the note created for this indicator can be viewed from the Notes tab of this incident.</w:t>
      </w:r>
    </w:p>
    <w:p w14:paraId="07B25CE2" w14:textId="77777777" w:rsidR="00EA1922" w:rsidRDefault="00EA1922" w:rsidP="00EA1922">
      <w:pPr>
        <w:pStyle w:val="BodyText"/>
        <w:keepNext/>
        <w:rPr>
          <w:color w:val="000000" w:themeColor="text1"/>
        </w:rPr>
      </w:pPr>
      <w:r>
        <w:rPr>
          <w:noProof/>
          <w:color w:val="000000" w:themeColor="text1"/>
        </w:rPr>
        <w:drawing>
          <wp:inline distT="0" distB="0" distL="0" distR="0" wp14:anchorId="3E6718F9" wp14:editId="1435EB11">
            <wp:extent cx="5486400" cy="5165090"/>
            <wp:effectExtent l="152400" t="152400" r="361950" b="3594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5165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A20F7C" w14:textId="3110001A" w:rsidR="00EA1922" w:rsidRDefault="00EA1922" w:rsidP="00A114B6">
      <w:pPr>
        <w:pStyle w:val="Body"/>
      </w:pPr>
      <w:r>
        <w:t>Please note that the icons shown in the above note use external URL referencing to the official site for STIX2 icons (</w:t>
      </w:r>
      <w:r w:rsidR="00FD62AE" w:rsidRPr="00FD62AE">
        <w:t>https://raw.githubusercontent.com/freetaxii/stix2-graphics/master/icons/png_standard</w:t>
      </w:r>
      <w:r>
        <w:t>). Therefore, those icons are shown only if the Resilient platform can access the above website.</w:t>
      </w:r>
    </w:p>
    <w:p w14:paraId="4438E987" w14:textId="77777777" w:rsidR="00EA1922" w:rsidRDefault="00EA1922" w:rsidP="00A114B6">
      <w:pPr>
        <w:pStyle w:val="Body"/>
      </w:pPr>
      <w:r>
        <w:t xml:space="preserve">Also note that some indicators have a link icon at the end. These indicators are basically placeholders for the other (real) indicators with the same value. Think of them as symbolic links in a folder tree. </w:t>
      </w:r>
    </w:p>
    <w:p w14:paraId="5663C5F2" w14:textId="77777777" w:rsidR="00EA1922" w:rsidRDefault="00EA1922" w:rsidP="00A114B6">
      <w:pPr>
        <w:pStyle w:val="Body"/>
        <w:keepNext/>
        <w:keepLines/>
      </w:pPr>
      <w:r>
        <w:lastRenderedPageBreak/>
        <w:t>The data table can be viewed if the user adds the “Watson Search with Local Context results” data table into one tab of an incident. Note that this package includes a rule, “Create Artifact (Watson Search with Local Context)”, which is added to the “Watson Search with Local Context results” data table. This enables the user to create an artifact based on a selected row from this data table as shown below.</w:t>
      </w:r>
    </w:p>
    <w:p w14:paraId="4CADAFF4" w14:textId="77777777" w:rsidR="00EA1922" w:rsidRDefault="00EA1922" w:rsidP="00EA1922">
      <w:pPr>
        <w:pStyle w:val="BodyText"/>
        <w:rPr>
          <w:color w:val="000000" w:themeColor="text1"/>
        </w:rPr>
      </w:pPr>
      <w:r>
        <w:rPr>
          <w:noProof/>
          <w:color w:val="000000" w:themeColor="text1"/>
        </w:rPr>
        <w:drawing>
          <wp:inline distT="0" distB="0" distL="0" distR="0" wp14:anchorId="7387A026" wp14:editId="3517BBC1">
            <wp:extent cx="5486400" cy="2671445"/>
            <wp:effectExtent l="152400" t="152400" r="361950" b="35750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social media po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267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43F1B7" w14:textId="77777777" w:rsidR="00EA1922" w:rsidRDefault="00EA1922" w:rsidP="00A114B6">
      <w:pPr>
        <w:pStyle w:val="Body"/>
      </w:pPr>
      <w:r>
        <w:t>The newly created task can be viewed from the Tasks tab.</w:t>
      </w:r>
    </w:p>
    <w:p w14:paraId="4F9CDDA9" w14:textId="77777777" w:rsidR="00EA1922" w:rsidRDefault="00EA1922" w:rsidP="00A114B6">
      <w:pPr>
        <w:pStyle w:val="BodyText"/>
        <w:rPr>
          <w:color w:val="000000" w:themeColor="text1"/>
        </w:rPr>
      </w:pPr>
      <w:r>
        <w:rPr>
          <w:noProof/>
          <w:color w:val="000000" w:themeColor="text1"/>
        </w:rPr>
        <w:drawing>
          <wp:inline distT="0" distB="0" distL="0" distR="0" wp14:anchorId="6A8AAEF5" wp14:editId="6566D0A8">
            <wp:extent cx="5486400" cy="3488055"/>
            <wp:effectExtent l="152400" t="152400" r="361950" b="360045"/>
            <wp:docPr id="13" name="Picture 13" descr="../../../../Desktop/Screen%20Shot%202018-07-09%20at%201.4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7-09%20at%201.47.52%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88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F0709D" w14:textId="77777777" w:rsidR="00EA1922" w:rsidRDefault="00EA1922" w:rsidP="00A114B6">
      <w:pPr>
        <w:pStyle w:val="Body"/>
        <w:keepNext/>
      </w:pPr>
      <w:r>
        <w:lastRenderedPageBreak/>
        <w:t xml:space="preserve">Since Watson Search with Local Context could potentially take a long time to complete depending on the performance of QRadar Advisor, additional configuration settings are available in the </w:t>
      </w:r>
      <w:proofErr w:type="spellStart"/>
      <w:r>
        <w:t>app.config</w:t>
      </w:r>
      <w:proofErr w:type="spellEnd"/>
      <w:r>
        <w:t xml:space="preserve"> file. </w:t>
      </w:r>
    </w:p>
    <w:tbl>
      <w:tblPr>
        <w:tblStyle w:val="TableGrid"/>
        <w:tblW w:w="0" w:type="auto"/>
        <w:tblLook w:val="04A0" w:firstRow="1" w:lastRow="0" w:firstColumn="1" w:lastColumn="0" w:noHBand="0" w:noVBand="1"/>
      </w:tblPr>
      <w:tblGrid>
        <w:gridCol w:w="2213"/>
        <w:gridCol w:w="7862"/>
      </w:tblGrid>
      <w:tr w:rsidR="00EA1922" w:rsidRPr="00315D94" w14:paraId="0E56EB91" w14:textId="77777777" w:rsidTr="00A114B6">
        <w:tc>
          <w:tcPr>
            <w:tcW w:w="2213" w:type="dxa"/>
            <w:shd w:val="clear" w:color="auto" w:fill="C9C9C9" w:themeFill="accent3" w:themeFillTint="99"/>
          </w:tcPr>
          <w:p w14:paraId="561D172B" w14:textId="77777777" w:rsidR="00EA1922" w:rsidRPr="00823076" w:rsidRDefault="00EA1922" w:rsidP="00A114B6">
            <w:pPr>
              <w:pStyle w:val="BodyText"/>
              <w:keepNext/>
              <w:rPr>
                <w:b/>
              </w:rPr>
            </w:pPr>
            <w:r w:rsidRPr="00823076">
              <w:rPr>
                <w:b/>
              </w:rPr>
              <w:t>Setting</w:t>
            </w:r>
          </w:p>
        </w:tc>
        <w:tc>
          <w:tcPr>
            <w:tcW w:w="7862" w:type="dxa"/>
            <w:shd w:val="clear" w:color="auto" w:fill="C9C9C9" w:themeFill="accent3" w:themeFillTint="99"/>
          </w:tcPr>
          <w:p w14:paraId="350EA82F" w14:textId="77777777" w:rsidR="00EA1922" w:rsidRPr="00823076" w:rsidRDefault="00EA1922" w:rsidP="00A114B6">
            <w:pPr>
              <w:pStyle w:val="BodyText"/>
              <w:keepNext/>
              <w:rPr>
                <w:b/>
              </w:rPr>
            </w:pPr>
            <w:r w:rsidRPr="00823076">
              <w:rPr>
                <w:b/>
              </w:rPr>
              <w:t>Explanation</w:t>
            </w:r>
          </w:p>
        </w:tc>
      </w:tr>
      <w:tr w:rsidR="00EA1922" w14:paraId="08770886" w14:textId="77777777" w:rsidTr="00A114B6">
        <w:tc>
          <w:tcPr>
            <w:tcW w:w="2213" w:type="dxa"/>
          </w:tcPr>
          <w:p w14:paraId="3797E102" w14:textId="77777777" w:rsidR="00EA1922" w:rsidRDefault="00EA1922" w:rsidP="00A114B6">
            <w:pPr>
              <w:pStyle w:val="BodyText"/>
              <w:keepNext/>
            </w:pPr>
            <w:proofErr w:type="spellStart"/>
            <w:r>
              <w:t>full_search_timeout</w:t>
            </w:r>
            <w:proofErr w:type="spellEnd"/>
          </w:p>
        </w:tc>
        <w:tc>
          <w:tcPr>
            <w:tcW w:w="7862" w:type="dxa"/>
          </w:tcPr>
          <w:p w14:paraId="589FE091" w14:textId="77777777" w:rsidR="00EA1922" w:rsidRDefault="00EA1922" w:rsidP="00A114B6">
            <w:pPr>
              <w:pStyle w:val="BodyText"/>
              <w:keepNext/>
            </w:pPr>
            <w:r>
              <w:t xml:space="preserve">Timeout in seconds. It is the time the function waits for the result returned from QRadar Advisor. It is </w:t>
            </w:r>
            <w:proofErr w:type="gramStart"/>
            <w:r>
              <w:t>optional, and</w:t>
            </w:r>
            <w:proofErr w:type="gramEnd"/>
            <w:r>
              <w:t xml:space="preserve"> defaulted to 1200 seconds if absent.</w:t>
            </w:r>
          </w:p>
        </w:tc>
      </w:tr>
      <w:tr w:rsidR="00EA1922" w14:paraId="18EAC852" w14:textId="77777777" w:rsidTr="00A114B6">
        <w:trPr>
          <w:trHeight w:val="395"/>
        </w:trPr>
        <w:tc>
          <w:tcPr>
            <w:tcW w:w="2213" w:type="dxa"/>
          </w:tcPr>
          <w:p w14:paraId="598EBB18" w14:textId="77777777" w:rsidR="00EA1922" w:rsidRDefault="00EA1922" w:rsidP="00EA1922">
            <w:pPr>
              <w:pStyle w:val="BodyText"/>
            </w:pPr>
            <w:proofErr w:type="spellStart"/>
            <w:r>
              <w:t>full_search_period</w:t>
            </w:r>
            <w:proofErr w:type="spellEnd"/>
          </w:p>
        </w:tc>
        <w:tc>
          <w:tcPr>
            <w:tcW w:w="7862" w:type="dxa"/>
          </w:tcPr>
          <w:p w14:paraId="53AC6D52" w14:textId="77777777" w:rsidR="00EA1922" w:rsidRDefault="00EA1922" w:rsidP="00EA1922">
            <w:pPr>
              <w:pStyle w:val="BodyText"/>
            </w:pPr>
            <w:r>
              <w:t xml:space="preserve">In seconds. It specifies how often the function checks the search status. It is </w:t>
            </w:r>
            <w:proofErr w:type="gramStart"/>
            <w:r>
              <w:t>optional, and</w:t>
            </w:r>
            <w:proofErr w:type="gramEnd"/>
            <w:r>
              <w:t xml:space="preserve"> defaulted to 5 seconds if absent.</w:t>
            </w:r>
          </w:p>
        </w:tc>
      </w:tr>
    </w:tbl>
    <w:p w14:paraId="1F51CA56" w14:textId="77777777" w:rsidR="00A47F1D" w:rsidRDefault="00A47F1D" w:rsidP="00EA1922">
      <w:pPr>
        <w:pStyle w:val="Heading20"/>
      </w:pPr>
      <w:bookmarkStart w:id="20" w:name="_Toc49965800"/>
      <w:bookmarkStart w:id="21" w:name="_Toc49951300"/>
      <w:bookmarkStart w:id="22" w:name="_Toc510253273"/>
      <w:bookmarkEnd w:id="17"/>
    </w:p>
    <w:p w14:paraId="0213A9FD" w14:textId="5D2CEB75" w:rsidR="00EA1922" w:rsidRPr="00FC642B" w:rsidRDefault="00EA1922" w:rsidP="00EA1922">
      <w:pPr>
        <w:pStyle w:val="Heading20"/>
      </w:pPr>
      <w:r w:rsidRPr="00FC642B">
        <w:t xml:space="preserve">Example </w:t>
      </w:r>
      <w:proofErr w:type="gramStart"/>
      <w:r w:rsidRPr="00FC642B">
        <w:t>of  Watson</w:t>
      </w:r>
      <w:proofErr w:type="gramEnd"/>
      <w:r w:rsidRPr="00FC642B">
        <w:t xml:space="preserve"> Search</w:t>
      </w:r>
      <w:bookmarkEnd w:id="20"/>
      <w:bookmarkEnd w:id="21"/>
    </w:p>
    <w:p w14:paraId="476D0B3A" w14:textId="77777777" w:rsidR="00EA1922" w:rsidRPr="00B36CA0" w:rsidRDefault="00EA1922" w:rsidP="00A114B6">
      <w:pPr>
        <w:pStyle w:val="Body"/>
        <w:rPr>
          <w:lang w:val="en-IE"/>
        </w:rPr>
      </w:pPr>
      <w:r w:rsidRPr="00B36CA0">
        <w:rPr>
          <w:lang w:val="en-IE"/>
        </w:rPr>
        <w:t xml:space="preserve">This example workflow invokes the function “Watson Search”. The function calls the QRadar Advisor REST API to perform a quick search on an indicator. </w:t>
      </w:r>
    </w:p>
    <w:p w14:paraId="3D549261" w14:textId="77777777" w:rsidR="00EA1922" w:rsidRPr="00B36CA0" w:rsidRDefault="00EA1922" w:rsidP="00A114B6">
      <w:pPr>
        <w:pStyle w:val="Body"/>
        <w:rPr>
          <w:lang w:val="en-IE"/>
        </w:rPr>
      </w:pPr>
      <w:r w:rsidRPr="00B36CA0">
        <w:rPr>
          <w:lang w:val="en-IE"/>
        </w:rPr>
        <w:t xml:space="preserve">To use this example workflow, the user creates an incident and then adds an artifact with the desired artifact type as shown in the Watson Search with Local Context function. </w:t>
      </w:r>
    </w:p>
    <w:p w14:paraId="708069B4" w14:textId="77777777" w:rsidR="00EA1922" w:rsidRPr="00B36CA0" w:rsidRDefault="00EA1922" w:rsidP="00A114B6">
      <w:pPr>
        <w:pStyle w:val="Body"/>
        <w:rPr>
          <w:lang w:val="en-IE"/>
        </w:rPr>
      </w:pPr>
      <w:r w:rsidRPr="00B36CA0">
        <w:rPr>
          <w:lang w:val="en-IE"/>
        </w:rPr>
        <w:t xml:space="preserve">The QRadar Advisor REST API for Watson Search returns data in JSON format. The JSON dictionary contains two lists, one for </w:t>
      </w:r>
      <w:proofErr w:type="spellStart"/>
      <w:r w:rsidRPr="00B36CA0">
        <w:rPr>
          <w:lang w:val="en-IE"/>
        </w:rPr>
        <w:t>suspicious_observables</w:t>
      </w:r>
      <w:proofErr w:type="spellEnd"/>
      <w:r w:rsidRPr="00B36CA0">
        <w:rPr>
          <w:lang w:val="en-IE"/>
        </w:rPr>
        <w:t xml:space="preserve">, and the other for </w:t>
      </w:r>
      <w:proofErr w:type="spellStart"/>
      <w:r w:rsidRPr="00B36CA0">
        <w:rPr>
          <w:lang w:val="en-IE"/>
        </w:rPr>
        <w:t>other_observables</w:t>
      </w:r>
      <w:proofErr w:type="spellEnd"/>
      <w:r w:rsidRPr="00B36CA0">
        <w:rPr>
          <w:lang w:val="en-IE"/>
        </w:rPr>
        <w:t xml:space="preserve">. In the post-process script of this example workflow, the </w:t>
      </w:r>
      <w:proofErr w:type="spellStart"/>
      <w:r w:rsidRPr="00B36CA0">
        <w:rPr>
          <w:lang w:val="en-IE"/>
        </w:rPr>
        <w:t>suspicious_observables</w:t>
      </w:r>
      <w:proofErr w:type="spellEnd"/>
      <w:r w:rsidRPr="00B36CA0">
        <w:rPr>
          <w:lang w:val="en-IE"/>
        </w:rPr>
        <w:t xml:space="preserve"> are mapped to default artifact types, using a dictionary defined there. The user can easily map observables to custom artifacts by modifying the dictionary mapping. </w:t>
      </w:r>
    </w:p>
    <w:p w14:paraId="09640FC3" w14:textId="77777777" w:rsidR="00EA1922" w:rsidRPr="00B36CA0" w:rsidRDefault="00EA1922" w:rsidP="00A114B6">
      <w:pPr>
        <w:pStyle w:val="Body"/>
        <w:rPr>
          <w:lang w:val="en-IE"/>
        </w:rPr>
      </w:pPr>
      <w:r w:rsidRPr="00B36CA0">
        <w:rPr>
          <w:lang w:val="en-IE"/>
        </w:rPr>
        <w:t xml:space="preserve">Note the </w:t>
      </w:r>
      <w:proofErr w:type="spellStart"/>
      <w:r w:rsidRPr="00B36CA0">
        <w:rPr>
          <w:lang w:val="en-IE"/>
        </w:rPr>
        <w:t>other_observables</w:t>
      </w:r>
      <w:proofErr w:type="spellEnd"/>
      <w:r w:rsidRPr="00B36CA0">
        <w:rPr>
          <w:lang w:val="en-IE"/>
        </w:rPr>
        <w:t xml:space="preserve"> are not used in this example workflow. If user wants to make use of them, they can be accessed in the post-process script as </w:t>
      </w:r>
      <w:proofErr w:type="spellStart"/>
      <w:r w:rsidRPr="00B36CA0">
        <w:rPr>
          <w:lang w:val="en-IE"/>
        </w:rPr>
        <w:t>results.other_observables</w:t>
      </w:r>
      <w:proofErr w:type="spellEnd"/>
      <w:r w:rsidRPr="00B36CA0">
        <w:rPr>
          <w:lang w:val="en-IE"/>
        </w:rPr>
        <w:t xml:space="preserve">. </w:t>
      </w:r>
    </w:p>
    <w:p w14:paraId="5EBD5892" w14:textId="3FAA4CC7" w:rsidR="00EA1922" w:rsidRPr="00B36CA0" w:rsidRDefault="00EA1922" w:rsidP="00A114B6">
      <w:pPr>
        <w:pStyle w:val="Body"/>
        <w:rPr>
          <w:lang w:val="en-IE"/>
        </w:rPr>
      </w:pPr>
      <w:r w:rsidRPr="00B36CA0">
        <w:rPr>
          <w:lang w:val="en-IE"/>
        </w:rPr>
        <w:t>In the following example, a Watson Search on the artifact, “</w:t>
      </w:r>
      <w:r w:rsidR="00FD62AE">
        <w:rPr>
          <w:lang w:val="en-IE"/>
        </w:rPr>
        <w:t>domain</w:t>
      </w:r>
      <w:r>
        <w:rPr>
          <w:lang w:val="en-IE"/>
        </w:rPr>
        <w:t>.com</w:t>
      </w:r>
      <w:r w:rsidRPr="00B36CA0">
        <w:rPr>
          <w:lang w:val="en-IE"/>
        </w:rPr>
        <w:t xml:space="preserve">”, is initiated when selecting Watson Search from the artifact menu </w:t>
      </w:r>
    </w:p>
    <w:p w14:paraId="6AABCE7F" w14:textId="74354784" w:rsidR="00BE6905" w:rsidRDefault="00564C21" w:rsidP="00BE6905">
      <w:pPr>
        <w:pStyle w:val="Body"/>
        <w:rPr>
          <w:lang w:val="en-IE"/>
        </w:rPr>
      </w:pPr>
      <w:r>
        <w:rPr>
          <w:noProof/>
        </w:rPr>
        <w:drawing>
          <wp:inline distT="0" distB="0" distL="0" distR="0" wp14:anchorId="5D01E5A4" wp14:editId="1CBF5BE6">
            <wp:extent cx="7033923" cy="2630557"/>
            <wp:effectExtent l="152400" t="152400" r="332105" b="34163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67079" cy="26429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8DB33" w14:textId="793C7DE6" w:rsidR="00564C21" w:rsidRDefault="00564C21" w:rsidP="00564C21">
      <w:pPr>
        <w:pStyle w:val="BodyText"/>
        <w:keepNext/>
      </w:pPr>
      <w:r>
        <w:t>For this example, the Watson Search of “domain.com” does not return any suspicious observables. As a result, no new artifacts are added. A note was added to the incident to summarize this.</w:t>
      </w:r>
    </w:p>
    <w:p w14:paraId="72196D09" w14:textId="2716B454" w:rsidR="00EA1922" w:rsidRDefault="00EA1922" w:rsidP="00EA1922">
      <w:pPr>
        <w:pStyle w:val="BodyText"/>
      </w:pPr>
    </w:p>
    <w:p w14:paraId="3C797E9B" w14:textId="5AF83EB3" w:rsidR="00EA1922" w:rsidRDefault="00564C21" w:rsidP="00BE6905">
      <w:pPr>
        <w:pStyle w:val="BodyText"/>
      </w:pPr>
      <w:r>
        <w:rPr>
          <w:noProof/>
        </w:rPr>
        <w:lastRenderedPageBreak/>
        <w:drawing>
          <wp:inline distT="0" distB="0" distL="0" distR="0" wp14:anchorId="008A49A6" wp14:editId="57787F28">
            <wp:extent cx="7019676" cy="2070804"/>
            <wp:effectExtent l="152400" t="152400" r="334010" b="34226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105958" cy="2096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AE3D1" w14:textId="77777777" w:rsidR="00EA1922" w:rsidRPr="00FC642B" w:rsidRDefault="00EA1922" w:rsidP="00EA1922">
      <w:pPr>
        <w:pStyle w:val="Heading20"/>
      </w:pPr>
      <w:bookmarkStart w:id="23" w:name="_Toc49965801"/>
      <w:bookmarkStart w:id="24" w:name="_Toc49951301"/>
      <w:r w:rsidRPr="00FC642B">
        <w:t>Example of QRadar Advisor Offense Analysis</w:t>
      </w:r>
      <w:bookmarkEnd w:id="23"/>
      <w:bookmarkEnd w:id="24"/>
    </w:p>
    <w:p w14:paraId="030284CC" w14:textId="77777777" w:rsidR="00EA1922" w:rsidRDefault="00EA1922" w:rsidP="00BE6905">
      <w:pPr>
        <w:pStyle w:val="Body"/>
      </w:pPr>
      <w:r>
        <w:t>This example workflow invokes two functions.</w:t>
      </w:r>
    </w:p>
    <w:tbl>
      <w:tblPr>
        <w:tblStyle w:val="TableGrid"/>
        <w:tblW w:w="8642" w:type="dxa"/>
        <w:tblLayout w:type="fixed"/>
        <w:tblLook w:val="04A0" w:firstRow="1" w:lastRow="0" w:firstColumn="1" w:lastColumn="0" w:noHBand="0" w:noVBand="1"/>
      </w:tblPr>
      <w:tblGrid>
        <w:gridCol w:w="2122"/>
        <w:gridCol w:w="3543"/>
        <w:gridCol w:w="2977"/>
      </w:tblGrid>
      <w:tr w:rsidR="00FD62AE" w:rsidRPr="00315D94" w14:paraId="1A350651" w14:textId="77777777" w:rsidTr="00AE3A1F">
        <w:tc>
          <w:tcPr>
            <w:tcW w:w="2122" w:type="dxa"/>
            <w:shd w:val="clear" w:color="auto" w:fill="C9C9C9" w:themeFill="accent3" w:themeFillTint="99"/>
          </w:tcPr>
          <w:p w14:paraId="12AD3E9C" w14:textId="77777777" w:rsidR="00FD62AE" w:rsidRPr="00823076" w:rsidRDefault="00FD62AE" w:rsidP="00EA1922">
            <w:pPr>
              <w:pStyle w:val="BodyText"/>
              <w:keepNext/>
              <w:rPr>
                <w:b/>
              </w:rPr>
            </w:pPr>
            <w:r>
              <w:rPr>
                <w:b/>
              </w:rPr>
              <w:t>Function</w:t>
            </w:r>
          </w:p>
        </w:tc>
        <w:tc>
          <w:tcPr>
            <w:tcW w:w="3543" w:type="dxa"/>
            <w:shd w:val="clear" w:color="auto" w:fill="C9C9C9" w:themeFill="accent3" w:themeFillTint="99"/>
          </w:tcPr>
          <w:p w14:paraId="1B479881" w14:textId="77777777" w:rsidR="00FD62AE" w:rsidRPr="00823076" w:rsidRDefault="00FD62AE" w:rsidP="00EA1922">
            <w:pPr>
              <w:pStyle w:val="BodyText"/>
              <w:keepNext/>
              <w:rPr>
                <w:b/>
              </w:rPr>
            </w:pPr>
            <w:r w:rsidRPr="00823076">
              <w:rPr>
                <w:b/>
              </w:rPr>
              <w:t>Explanation</w:t>
            </w:r>
          </w:p>
        </w:tc>
        <w:tc>
          <w:tcPr>
            <w:tcW w:w="2977" w:type="dxa"/>
            <w:shd w:val="clear" w:color="auto" w:fill="C9C9C9" w:themeFill="accent3" w:themeFillTint="99"/>
          </w:tcPr>
          <w:p w14:paraId="679A0169" w14:textId="77777777" w:rsidR="00FD62AE" w:rsidRPr="00823076" w:rsidRDefault="00FD62AE" w:rsidP="00EA1922">
            <w:pPr>
              <w:pStyle w:val="BodyText"/>
              <w:keepNext/>
              <w:rPr>
                <w:b/>
              </w:rPr>
            </w:pPr>
            <w:r>
              <w:rPr>
                <w:b/>
              </w:rPr>
              <w:t>Outputs</w:t>
            </w:r>
          </w:p>
        </w:tc>
      </w:tr>
      <w:tr w:rsidR="00FD62AE" w14:paraId="3B428255" w14:textId="77777777" w:rsidTr="00AE3A1F">
        <w:tc>
          <w:tcPr>
            <w:tcW w:w="2122" w:type="dxa"/>
          </w:tcPr>
          <w:p w14:paraId="7F401DD9" w14:textId="77777777" w:rsidR="00FD62AE" w:rsidRDefault="00FD62AE" w:rsidP="00EA1922">
            <w:pPr>
              <w:pStyle w:val="BodyText"/>
              <w:keepNext/>
            </w:pPr>
            <w:proofErr w:type="spellStart"/>
            <w:r>
              <w:t>QRadar</w:t>
            </w:r>
            <w:proofErr w:type="spellEnd"/>
            <w:r>
              <w:t xml:space="preserve"> Advisor Offense Analysis</w:t>
            </w:r>
          </w:p>
        </w:tc>
        <w:tc>
          <w:tcPr>
            <w:tcW w:w="3543" w:type="dxa"/>
          </w:tcPr>
          <w:p w14:paraId="1FA7AEEA" w14:textId="5B79DF92" w:rsidR="00FD62AE" w:rsidRDefault="00FD62AE" w:rsidP="00C06BE8">
            <w:pPr>
              <w:pStyle w:val="ListBullet"/>
              <w:keepNext/>
              <w:numPr>
                <w:ilvl w:val="0"/>
                <w:numId w:val="0"/>
              </w:numPr>
              <w:ind w:left="360" w:hanging="360"/>
            </w:pPr>
            <w:r w:rsidRPr="009843F8">
              <w:rPr>
                <w:lang w:val="en-IE"/>
              </w:rPr>
              <w:t>Call QRadar Advisor API to perform the following</w:t>
            </w:r>
            <w:r>
              <w:rPr>
                <w:lang w:val="en-IE"/>
              </w:rPr>
              <w:t>:</w:t>
            </w:r>
          </w:p>
          <w:p w14:paraId="7EEDFF80" w14:textId="77777777" w:rsidR="00FD62AE" w:rsidRDefault="00FD62AE" w:rsidP="00C06BE8">
            <w:pPr>
              <w:pStyle w:val="ListBullet"/>
            </w:pPr>
            <w:r>
              <w:t>get the insights of a QRadar Advisor offense.</w:t>
            </w:r>
          </w:p>
          <w:p w14:paraId="0B6FD00F" w14:textId="77777777" w:rsidR="00FD62AE" w:rsidRDefault="00FD62AE" w:rsidP="00C06BE8">
            <w:pPr>
              <w:pStyle w:val="ListBullet"/>
            </w:pPr>
            <w:r>
              <w:t>perform analysis of the offense.</w:t>
            </w:r>
          </w:p>
        </w:tc>
        <w:tc>
          <w:tcPr>
            <w:tcW w:w="2977" w:type="dxa"/>
          </w:tcPr>
          <w:p w14:paraId="5DB3DD7A" w14:textId="77777777" w:rsidR="00FD62AE" w:rsidRDefault="00FD62AE" w:rsidP="00C06BE8">
            <w:pPr>
              <w:pStyle w:val="ListBullet"/>
            </w:pPr>
            <w:proofErr w:type="spellStart"/>
            <w:r>
              <w:t>QRadar</w:t>
            </w:r>
            <w:proofErr w:type="spellEnd"/>
            <w:r>
              <w:t xml:space="preserve"> Advisor Observable data table</w:t>
            </w:r>
          </w:p>
          <w:p w14:paraId="5844798B" w14:textId="77777777" w:rsidR="00FD62AE" w:rsidRDefault="00FD62AE" w:rsidP="00C06BE8">
            <w:pPr>
              <w:pStyle w:val="ListBullet"/>
            </w:pPr>
            <w:r>
              <w:t>Incident note</w:t>
            </w:r>
          </w:p>
          <w:p w14:paraId="1C106013" w14:textId="6D82CF2F" w:rsidR="00FD62AE" w:rsidRDefault="00FD62AE" w:rsidP="00C06BE8">
            <w:pPr>
              <w:pStyle w:val="ListBullet"/>
            </w:pPr>
            <w:r>
              <w:t>Task</w:t>
            </w:r>
          </w:p>
        </w:tc>
      </w:tr>
    </w:tbl>
    <w:p w14:paraId="018ED106" w14:textId="77777777" w:rsidR="00EA1922" w:rsidRDefault="00EA1922" w:rsidP="00EA1922">
      <w:pPr>
        <w:pStyle w:val="BodyText"/>
        <w:keepNext/>
      </w:pPr>
    </w:p>
    <w:p w14:paraId="5EF573FF" w14:textId="77777777" w:rsidR="00EA1922" w:rsidRDefault="00EA1922" w:rsidP="00EA1922">
      <w:pPr>
        <w:pStyle w:val="BodyText"/>
      </w:pPr>
    </w:p>
    <w:p w14:paraId="096FECE9" w14:textId="77777777" w:rsidR="00EA1922" w:rsidRDefault="00EA1922" w:rsidP="00EA1922">
      <w:pPr>
        <w:pStyle w:val="BodyText"/>
      </w:pPr>
      <w:r>
        <w:rPr>
          <w:noProof/>
        </w:rPr>
        <w:drawing>
          <wp:inline distT="0" distB="0" distL="0" distR="0" wp14:anchorId="4FC0A20D" wp14:editId="2C15A9DC">
            <wp:extent cx="6349731" cy="3065362"/>
            <wp:effectExtent l="152400" t="152400" r="330835" b="33845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pic:nvPicPr>
                  <pic:blipFill>
                    <a:blip r:embed="rId27"/>
                    <a:stretch>
                      <a:fillRect/>
                    </a:stretch>
                  </pic:blipFill>
                  <pic:spPr>
                    <a:xfrm>
                      <a:off x="0" y="0"/>
                      <a:ext cx="6368129" cy="30742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05B79" w14:textId="77777777" w:rsidR="00EA1922" w:rsidRPr="00192F02" w:rsidRDefault="00EA1922" w:rsidP="00BE6905">
      <w:pPr>
        <w:pStyle w:val="Body"/>
        <w:rPr>
          <w:lang w:val="en-IE"/>
        </w:rPr>
      </w:pPr>
      <w:r w:rsidRPr="00192F02">
        <w:rPr>
          <w:lang w:val="en-IE"/>
        </w:rPr>
        <w:t xml:space="preserve">The QRadar Advisor return of insights is in JSON format, and the result of an analysis is in STIX format. </w:t>
      </w:r>
    </w:p>
    <w:p w14:paraId="2B21E69B" w14:textId="77777777" w:rsidR="00EA1922" w:rsidRPr="00192F02" w:rsidRDefault="00EA1922" w:rsidP="00BE6905">
      <w:pPr>
        <w:pStyle w:val="Body"/>
        <w:rPr>
          <w:lang w:val="en-IE"/>
        </w:rPr>
      </w:pPr>
      <w:r w:rsidRPr="00192F02">
        <w:rPr>
          <w:lang w:val="en-IE"/>
        </w:rPr>
        <w:lastRenderedPageBreak/>
        <w:t xml:space="preserve">Similar to the Watson Search with Local Context, the QRadar Advisor Offense Analysis generates a HTML representation of the STIX data. It also extracts observables from the STIX objects. </w:t>
      </w:r>
    </w:p>
    <w:p w14:paraId="4E98A43F" w14:textId="77777777" w:rsidR="00EA1922" w:rsidRDefault="00EA1922" w:rsidP="00BE6905">
      <w:pPr>
        <w:pStyle w:val="Body"/>
      </w:pPr>
      <w:r>
        <w:t xml:space="preserve">Just like Watson Search with Local Context, the user can also specify the return stage from the pre-process script of the example workflow. </w:t>
      </w:r>
    </w:p>
    <w:p w14:paraId="50E1D9DB" w14:textId="77777777" w:rsidR="00EA1922" w:rsidRDefault="00EA1922" w:rsidP="00EA1922">
      <w:pPr>
        <w:pStyle w:val="BodyText"/>
      </w:pPr>
      <w:r>
        <w:rPr>
          <w:noProof/>
        </w:rPr>
        <w:drawing>
          <wp:inline distT="0" distB="0" distL="0" distR="0" wp14:anchorId="56222E4B" wp14:editId="7856D71F">
            <wp:extent cx="5479415" cy="1557655"/>
            <wp:effectExtent l="152400" t="152400" r="368935" b="366395"/>
            <wp:docPr id="22" name="Picture 22" descr="../../../../Desktop/Screen%20Shot%202018-07-09%20at%202.2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7-09%20at%202.26.4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9415" cy="1557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6F7FA7" w14:textId="77777777" w:rsidR="00EA1922" w:rsidRPr="00192F02" w:rsidRDefault="00EA1922" w:rsidP="00EA1922">
      <w:pPr>
        <w:pStyle w:val="BodyText"/>
        <w:rPr>
          <w:lang w:val="en-IE"/>
        </w:rPr>
      </w:pPr>
      <w:r w:rsidRPr="00192F02">
        <w:rPr>
          <w:lang w:val="en-IE"/>
        </w:rPr>
        <w:t xml:space="preserve">One more setting is </w:t>
      </w:r>
      <w:proofErr w:type="spellStart"/>
      <w:r w:rsidRPr="00192F02">
        <w:rPr>
          <w:lang w:val="en-IE"/>
        </w:rPr>
        <w:t>qradar_analysis_restart_if_existed</w:t>
      </w:r>
      <w:proofErr w:type="spellEnd"/>
      <w:r w:rsidRPr="00192F02">
        <w:rPr>
          <w:lang w:val="en-IE"/>
        </w:rPr>
        <w:t xml:space="preserve">. If this flag is set to Yes, the function restarts a new analysis even if a previous result exists for this offense. </w:t>
      </w:r>
    </w:p>
    <w:p w14:paraId="6780DC05" w14:textId="77777777" w:rsidR="00EA1922" w:rsidRPr="00192F02" w:rsidRDefault="00EA1922" w:rsidP="00BE6905">
      <w:pPr>
        <w:pStyle w:val="BodyText"/>
        <w:keepNext/>
        <w:keepLines/>
        <w:rPr>
          <w:lang w:val="en-IE"/>
        </w:rPr>
      </w:pPr>
      <w:r w:rsidRPr="00192F02">
        <w:rPr>
          <w:lang w:val="en-IE"/>
        </w:rPr>
        <w:t>In the post-process script of the “QRadar Advisor Offense Analysis”, the HTML representation is used to create a note. The observables are used to populate the “QRadar Advisor analysis results” data table. The insights are used to create a task. The MITRE ATT&amp;CK tactic information is written to a custom field, “</w:t>
      </w:r>
      <w:proofErr w:type="spellStart"/>
      <w:r w:rsidRPr="00192F02">
        <w:rPr>
          <w:lang w:val="en-IE"/>
        </w:rPr>
        <w:t>mitre_tactic_name</w:t>
      </w:r>
      <w:proofErr w:type="spellEnd"/>
      <w:r w:rsidRPr="00192F02">
        <w:rPr>
          <w:lang w:val="en-IE"/>
        </w:rPr>
        <w:t xml:space="preserve">”, which is displayed in this example as “MITRE ATT&amp;CK Tactic name. </w:t>
      </w:r>
    </w:p>
    <w:p w14:paraId="7EC14B90" w14:textId="36EDD448" w:rsidR="00EA1922" w:rsidRDefault="00EA1922" w:rsidP="00EA1922">
      <w:pPr>
        <w:pStyle w:val="BodyText"/>
      </w:pPr>
      <w:r>
        <w:rPr>
          <w:noProof/>
        </w:rPr>
        <w:drawing>
          <wp:inline distT="0" distB="0" distL="0" distR="0" wp14:anchorId="3687C556" wp14:editId="11AA3E80">
            <wp:extent cx="6336600" cy="4002911"/>
            <wp:effectExtent l="152400" t="152400" r="344170" b="34099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social media post&#10;&#10;Description automatically generated"/>
                    <pic:cNvPicPr/>
                  </pic:nvPicPr>
                  <pic:blipFill>
                    <a:blip r:embed="rId29"/>
                    <a:stretch>
                      <a:fillRect/>
                    </a:stretch>
                  </pic:blipFill>
                  <pic:spPr>
                    <a:xfrm>
                      <a:off x="0" y="0"/>
                      <a:ext cx="6383121" cy="40322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5361E72" w14:textId="5CF59B1B" w:rsidR="00EA1922" w:rsidRPr="00BE6905" w:rsidRDefault="00EA1922" w:rsidP="00BE6905">
      <w:pPr>
        <w:pStyle w:val="Body"/>
        <w:rPr>
          <w:lang w:val="en-IE"/>
        </w:rPr>
      </w:pPr>
      <w:r w:rsidRPr="00192F02">
        <w:rPr>
          <w:lang w:val="en-IE"/>
        </w:rPr>
        <w:lastRenderedPageBreak/>
        <w:t xml:space="preserve">The raw STIX data from QRadar Advisor is accessible from the post-process script as </w:t>
      </w:r>
      <w:proofErr w:type="spellStart"/>
      <w:r w:rsidRPr="00192F02">
        <w:rPr>
          <w:lang w:val="en-IE"/>
        </w:rPr>
        <w:t>results.stix</w:t>
      </w:r>
      <w:proofErr w:type="spellEnd"/>
      <w:r w:rsidRPr="00192F02">
        <w:rPr>
          <w:lang w:val="en-IE"/>
        </w:rPr>
        <w:t xml:space="preserve">, if the user wants to create custom code to parse the STIX data. </w:t>
      </w:r>
    </w:p>
    <w:p w14:paraId="483AD088" w14:textId="0F4A54E0" w:rsidR="00EA1922" w:rsidRPr="00192F02" w:rsidRDefault="00EA1922" w:rsidP="00BE6905">
      <w:pPr>
        <w:pStyle w:val="Body"/>
        <w:rPr>
          <w:lang w:val="en-IE"/>
        </w:rPr>
      </w:pPr>
      <w:r w:rsidRPr="00192F02">
        <w:rPr>
          <w:lang w:val="en-IE"/>
        </w:rPr>
        <w:t xml:space="preserve">To use the example workflow, a Resilient incident must have a valid QRadar offense ID stored in a custom field, </w:t>
      </w:r>
      <w:proofErr w:type="spellStart"/>
      <w:r w:rsidRPr="00192F02">
        <w:rPr>
          <w:lang w:val="en-IE"/>
        </w:rPr>
        <w:t>qradar_id</w:t>
      </w:r>
      <w:proofErr w:type="spellEnd"/>
      <w:r w:rsidRPr="00192F02">
        <w:rPr>
          <w:lang w:val="en-IE"/>
        </w:rPr>
        <w:t xml:space="preserve">. In the following example, the incident is linked to </w:t>
      </w:r>
      <w:proofErr w:type="spellStart"/>
      <w:r w:rsidRPr="00192F02">
        <w:rPr>
          <w:lang w:val="en-IE"/>
        </w:rPr>
        <w:t>QRadar</w:t>
      </w:r>
      <w:proofErr w:type="spellEnd"/>
      <w:r w:rsidRPr="00192F02">
        <w:rPr>
          <w:lang w:val="en-IE"/>
        </w:rPr>
        <w:t xml:space="preserve"> offense </w:t>
      </w:r>
      <w:r w:rsidR="008F6E42">
        <w:rPr>
          <w:lang w:val="en-IE"/>
        </w:rPr>
        <w:t>2696</w:t>
      </w:r>
      <w:r w:rsidRPr="00192F02">
        <w:rPr>
          <w:lang w:val="en-IE"/>
        </w:rPr>
        <w:t xml:space="preserve">. </w:t>
      </w:r>
    </w:p>
    <w:p w14:paraId="135ED870" w14:textId="77777777" w:rsidR="00EA1922" w:rsidRPr="00192F02" w:rsidRDefault="00EA1922" w:rsidP="00BE6905">
      <w:pPr>
        <w:pStyle w:val="Body"/>
        <w:keepNext/>
        <w:rPr>
          <w:lang w:val="en-IE"/>
        </w:rPr>
      </w:pPr>
      <w:r w:rsidRPr="00192F02">
        <w:rPr>
          <w:lang w:val="en-IE"/>
        </w:rPr>
        <w:t xml:space="preserve">The offense analysis begins upon selection of the rule “QRadar Advisor Offense Analysis” from the Action menu of the incident. </w:t>
      </w:r>
    </w:p>
    <w:p w14:paraId="7E3F21CC" w14:textId="07D983E8" w:rsidR="008F6E42" w:rsidRDefault="008F6E42" w:rsidP="00EA1922">
      <w:pPr>
        <w:pStyle w:val="BodyText"/>
      </w:pPr>
    </w:p>
    <w:p w14:paraId="3FC87266" w14:textId="3DF79724" w:rsidR="008F6E42" w:rsidRDefault="00B44732" w:rsidP="00EA1922">
      <w:pPr>
        <w:pStyle w:val="BodyText"/>
      </w:pPr>
      <w:r>
        <w:rPr>
          <w:noProof/>
        </w:rPr>
        <w:drawing>
          <wp:inline distT="0" distB="0" distL="0" distR="0" wp14:anchorId="5E6E0D7A" wp14:editId="4547C680">
            <wp:extent cx="6858000" cy="2448560"/>
            <wp:effectExtent l="152400" t="152400" r="330200" b="3454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72A714" w14:textId="77777777" w:rsidR="00EA1922" w:rsidRDefault="00EA1922" w:rsidP="00BE6905">
      <w:pPr>
        <w:pStyle w:val="Body"/>
        <w:keepNext/>
      </w:pPr>
      <w:r>
        <w:lastRenderedPageBreak/>
        <w:t>A normal analysis can take up to 20 minutes. Once completed, the HTML representation is shown in the Notes tab.</w:t>
      </w:r>
    </w:p>
    <w:p w14:paraId="538061DD" w14:textId="5DA55A39" w:rsidR="00EA1922" w:rsidRDefault="008F6E42" w:rsidP="00EA1922">
      <w:pPr>
        <w:pStyle w:val="BodyText"/>
        <w:rPr>
          <w:noProof/>
          <w:lang w:eastAsia="zh-CN"/>
        </w:rPr>
      </w:pPr>
      <w:r>
        <w:rPr>
          <w:noProof/>
          <w:lang w:eastAsia="zh-CN"/>
        </w:rPr>
        <w:drawing>
          <wp:inline distT="0" distB="0" distL="0" distR="0" wp14:anchorId="26FDB76D" wp14:editId="61F308C7">
            <wp:extent cx="6858000" cy="4100195"/>
            <wp:effectExtent l="152400" t="152400" r="330200" b="3448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4100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74395" w14:textId="77777777" w:rsidR="00EA1922" w:rsidRPr="00192F02" w:rsidRDefault="00EA1922" w:rsidP="00EA1922">
      <w:pPr>
        <w:pStyle w:val="BodyText"/>
        <w:keepNext/>
        <w:rPr>
          <w:noProof/>
          <w:lang w:val="en-IE" w:eastAsia="zh-CN"/>
        </w:rPr>
      </w:pPr>
      <w:r w:rsidRPr="00192F02">
        <w:rPr>
          <w:noProof/>
          <w:lang w:val="en-IE" w:eastAsia="zh-CN"/>
        </w:rPr>
        <w:t xml:space="preserve">Observables are added to the data table, “QRadar Advisor analysis results”. A menu rule is included for this data table. Users can use it to create a new artifact based on the selected row. </w:t>
      </w:r>
    </w:p>
    <w:p w14:paraId="251F284F" w14:textId="08D9E832" w:rsidR="00B44732" w:rsidRPr="00B44732" w:rsidRDefault="00B44732" w:rsidP="00B44732">
      <w:pPr>
        <w:spacing w:before="100" w:beforeAutospacing="1" w:after="100" w:afterAutospacing="1"/>
        <w:rPr>
          <w:rFonts w:ascii="Times New Roman" w:eastAsia="Times New Roman" w:hAnsi="Times New Roman" w:cs="Times New Roman"/>
          <w:sz w:val="24"/>
          <w:lang w:val="en-IE" w:eastAsia="en-GB" w:bidi="ar-SA"/>
        </w:rPr>
      </w:pPr>
      <w:r w:rsidRPr="00B44732">
        <w:rPr>
          <w:rFonts w:ascii="ArialMT" w:eastAsia="Times New Roman" w:hAnsi="ArialMT" w:cs="Times New Roman"/>
          <w:sz w:val="20"/>
          <w:szCs w:val="20"/>
          <w:lang w:val="en-IE" w:eastAsia="en-GB" w:bidi="ar-SA"/>
        </w:rPr>
        <w:t xml:space="preserve">The MITRE ATT&amp;CK tactic name(s) </w:t>
      </w:r>
      <w:r>
        <w:rPr>
          <w:rFonts w:ascii="ArialMT" w:eastAsia="Times New Roman" w:hAnsi="ArialMT" w:cs="Times New Roman"/>
          <w:sz w:val="20"/>
          <w:szCs w:val="20"/>
          <w:lang w:val="en-IE" w:eastAsia="en-GB" w:bidi="ar-SA"/>
        </w:rPr>
        <w:t>are</w:t>
      </w:r>
      <w:r w:rsidRPr="00B44732">
        <w:rPr>
          <w:rFonts w:ascii="ArialMT" w:eastAsia="Times New Roman" w:hAnsi="ArialMT" w:cs="Times New Roman"/>
          <w:sz w:val="20"/>
          <w:szCs w:val="20"/>
          <w:lang w:val="en-IE" w:eastAsia="en-GB" w:bidi="ar-SA"/>
        </w:rPr>
        <w:t xml:space="preserve"> assigned to the custom field “MITRE ATT&amp;CK Tactic name”. </w:t>
      </w:r>
    </w:p>
    <w:p w14:paraId="0628A557" w14:textId="559D36F0" w:rsidR="00EA1922" w:rsidRDefault="00B44732" w:rsidP="00EA1922">
      <w:pPr>
        <w:pStyle w:val="BodyText"/>
      </w:pPr>
      <w:r>
        <w:rPr>
          <w:noProof/>
        </w:rPr>
        <w:lastRenderedPageBreak/>
        <w:drawing>
          <wp:inline distT="0" distB="0" distL="0" distR="0" wp14:anchorId="0B5168BC" wp14:editId="694582BB">
            <wp:extent cx="6858000" cy="3948430"/>
            <wp:effectExtent l="152400" t="152400" r="342900" b="34417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ocial media po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3948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82DD5D" w14:textId="0406ABF7" w:rsidR="00B44732" w:rsidRDefault="00EA1922" w:rsidP="00EA1922">
      <w:pPr>
        <w:pStyle w:val="BodyText"/>
      </w:pPr>
      <w:r>
        <w:t>A task is created based on the insights returned from QRadar Advisor. The insights are kept in the instruction of the task.</w:t>
      </w:r>
    </w:p>
    <w:p w14:paraId="53BF69EF" w14:textId="19C448F7" w:rsidR="00EA1922" w:rsidRDefault="00B44732" w:rsidP="00EA1922">
      <w:pPr>
        <w:pStyle w:val="BodyText"/>
      </w:pPr>
      <w:r>
        <w:rPr>
          <w:noProof/>
        </w:rPr>
        <w:drawing>
          <wp:inline distT="0" distB="0" distL="0" distR="0" wp14:anchorId="475D142B" wp14:editId="41C71B50">
            <wp:extent cx="6858000" cy="3564890"/>
            <wp:effectExtent l="152400" t="152400" r="342900" b="3467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8000" cy="3564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4FCB8A" w14:textId="77777777" w:rsidR="00EA1922" w:rsidRDefault="00EA1922" w:rsidP="00EA1922">
      <w:pPr>
        <w:pStyle w:val="BodyText"/>
      </w:pPr>
      <w:r>
        <w:lastRenderedPageBreak/>
        <w:t xml:space="preserve">Since an analysis could potentially take a long time to complete depending on the performance of QRadar Advisor, additional configuration settings are available in the </w:t>
      </w:r>
      <w:proofErr w:type="spellStart"/>
      <w:r>
        <w:t>app.config</w:t>
      </w:r>
      <w:proofErr w:type="spellEnd"/>
      <w:r>
        <w:t xml:space="preserve"> file. </w:t>
      </w:r>
    </w:p>
    <w:tbl>
      <w:tblPr>
        <w:tblStyle w:val="TableGrid"/>
        <w:tblW w:w="0" w:type="auto"/>
        <w:tblLook w:val="04A0" w:firstRow="1" w:lastRow="0" w:firstColumn="1" w:lastColumn="0" w:noHBand="0" w:noVBand="1"/>
      </w:tblPr>
      <w:tblGrid>
        <w:gridCol w:w="2774"/>
        <w:gridCol w:w="6157"/>
      </w:tblGrid>
      <w:tr w:rsidR="00EA1922" w:rsidRPr="00315D94" w14:paraId="52B4BEA3" w14:textId="77777777" w:rsidTr="00BE6905">
        <w:tc>
          <w:tcPr>
            <w:tcW w:w="2774" w:type="dxa"/>
            <w:shd w:val="clear" w:color="auto" w:fill="C9C9C9" w:themeFill="accent3" w:themeFillTint="99"/>
          </w:tcPr>
          <w:p w14:paraId="1D40658C" w14:textId="77777777" w:rsidR="00EA1922" w:rsidRPr="00823076" w:rsidRDefault="00EA1922" w:rsidP="00EA1922">
            <w:pPr>
              <w:pStyle w:val="BodyText"/>
              <w:rPr>
                <w:b/>
              </w:rPr>
            </w:pPr>
            <w:r w:rsidRPr="00823076">
              <w:rPr>
                <w:b/>
              </w:rPr>
              <w:t>Setting</w:t>
            </w:r>
          </w:p>
        </w:tc>
        <w:tc>
          <w:tcPr>
            <w:tcW w:w="6157" w:type="dxa"/>
            <w:shd w:val="clear" w:color="auto" w:fill="C9C9C9" w:themeFill="accent3" w:themeFillTint="99"/>
          </w:tcPr>
          <w:p w14:paraId="4A845B70" w14:textId="77777777" w:rsidR="00EA1922" w:rsidRPr="00823076" w:rsidRDefault="00EA1922" w:rsidP="00EA1922">
            <w:pPr>
              <w:pStyle w:val="BodyText"/>
              <w:rPr>
                <w:b/>
              </w:rPr>
            </w:pPr>
            <w:r w:rsidRPr="00823076">
              <w:rPr>
                <w:b/>
              </w:rPr>
              <w:t>Explanation</w:t>
            </w:r>
          </w:p>
        </w:tc>
      </w:tr>
      <w:tr w:rsidR="00EA1922" w14:paraId="05D5FEBA" w14:textId="77777777" w:rsidTr="00BE6905">
        <w:tc>
          <w:tcPr>
            <w:tcW w:w="2774" w:type="dxa"/>
          </w:tcPr>
          <w:p w14:paraId="7B026314" w14:textId="77777777" w:rsidR="00EA1922" w:rsidRDefault="00EA1922" w:rsidP="00EA1922">
            <w:pPr>
              <w:pStyle w:val="BodyText"/>
            </w:pPr>
            <w:proofErr w:type="spellStart"/>
            <w:r>
              <w:t>offense_analysis_timeout</w:t>
            </w:r>
            <w:proofErr w:type="spellEnd"/>
          </w:p>
        </w:tc>
        <w:tc>
          <w:tcPr>
            <w:tcW w:w="6157" w:type="dxa"/>
          </w:tcPr>
          <w:p w14:paraId="259FFDBD" w14:textId="77777777" w:rsidR="00EA1922" w:rsidRDefault="00EA1922" w:rsidP="00EA1922">
            <w:pPr>
              <w:pStyle w:val="BodyText"/>
            </w:pPr>
            <w:r>
              <w:t>Timeout in seconds. It is the time the function waits for the result returned from QRadar Advisor. It is optional, and defaults to 1200 seconds if absent.</w:t>
            </w:r>
          </w:p>
        </w:tc>
      </w:tr>
      <w:tr w:rsidR="00EA1922" w14:paraId="0208698A" w14:textId="77777777" w:rsidTr="00BE6905">
        <w:trPr>
          <w:trHeight w:val="395"/>
        </w:trPr>
        <w:tc>
          <w:tcPr>
            <w:tcW w:w="2774" w:type="dxa"/>
          </w:tcPr>
          <w:p w14:paraId="7D99C87C" w14:textId="77777777" w:rsidR="00EA1922" w:rsidRDefault="00EA1922" w:rsidP="00EA1922">
            <w:pPr>
              <w:pStyle w:val="BodyText"/>
            </w:pPr>
            <w:proofErr w:type="spellStart"/>
            <w:r>
              <w:t>offense_analysis_period</w:t>
            </w:r>
            <w:proofErr w:type="spellEnd"/>
          </w:p>
        </w:tc>
        <w:tc>
          <w:tcPr>
            <w:tcW w:w="6157" w:type="dxa"/>
          </w:tcPr>
          <w:p w14:paraId="0FAD2F9E" w14:textId="77777777" w:rsidR="00EA1922" w:rsidRDefault="00EA1922" w:rsidP="00EA1922">
            <w:pPr>
              <w:pStyle w:val="BodyText"/>
            </w:pPr>
            <w:r>
              <w:t>In seconds. It specifies how often the function checks the analysis status. It is optional, and defaults to 5 seconds if absent.</w:t>
            </w:r>
          </w:p>
        </w:tc>
      </w:tr>
    </w:tbl>
    <w:p w14:paraId="0373FC2C" w14:textId="77777777" w:rsidR="004C631F" w:rsidRDefault="004C631F" w:rsidP="00A114B6">
      <w:pPr>
        <w:pStyle w:val="Heading20"/>
        <w:rPr>
          <w:rFonts w:eastAsia="Calibri"/>
          <w:lang w:val="en-IE"/>
        </w:rPr>
      </w:pPr>
      <w:bookmarkStart w:id="25" w:name="_Toc49951302"/>
    </w:p>
    <w:p w14:paraId="0C9867F4" w14:textId="7A149A65" w:rsidR="00EA1922" w:rsidRPr="00694250" w:rsidRDefault="00EA1922" w:rsidP="00A114B6">
      <w:pPr>
        <w:pStyle w:val="Heading20"/>
        <w:rPr>
          <w:rFonts w:eastAsia="Calibri"/>
          <w:lang w:val="en-IE"/>
        </w:rPr>
      </w:pPr>
      <w:r w:rsidRPr="00694250">
        <w:rPr>
          <w:rFonts w:eastAsia="Calibri"/>
          <w:lang w:val="en-IE"/>
        </w:rPr>
        <w:t xml:space="preserve">Example of mapping </w:t>
      </w:r>
      <w:proofErr w:type="spellStart"/>
      <w:r w:rsidRPr="00694250">
        <w:rPr>
          <w:rFonts w:eastAsia="Calibri"/>
          <w:lang w:val="en-IE"/>
        </w:rPr>
        <w:t>QRadar</w:t>
      </w:r>
      <w:bookmarkEnd w:id="25"/>
      <w:proofErr w:type="spellEnd"/>
    </w:p>
    <w:p w14:paraId="4DD8A6B9" w14:textId="52D88FE9" w:rsidR="00EA1922" w:rsidRPr="004B5FC9" w:rsidRDefault="004B5FC9" w:rsidP="00EA1922">
      <w:pPr>
        <w:pStyle w:val="BodyText"/>
        <w:keepNext/>
        <w:rPr>
          <w:lang w:val="en-IE"/>
        </w:rPr>
      </w:pPr>
      <w:r w:rsidRPr="004B5FC9">
        <w:rPr>
          <w:lang w:val="en-IE"/>
        </w:rPr>
        <w:t>This example workflow invokes the following function.</w:t>
      </w:r>
    </w:p>
    <w:tbl>
      <w:tblPr>
        <w:tblStyle w:val="TableGrid"/>
        <w:tblW w:w="9085" w:type="dxa"/>
        <w:tblLayout w:type="fixed"/>
        <w:tblLook w:val="04A0" w:firstRow="1" w:lastRow="0" w:firstColumn="1" w:lastColumn="0" w:noHBand="0" w:noVBand="1"/>
      </w:tblPr>
      <w:tblGrid>
        <w:gridCol w:w="1795"/>
        <w:gridCol w:w="3960"/>
        <w:gridCol w:w="3330"/>
      </w:tblGrid>
      <w:tr w:rsidR="00EA1922" w:rsidRPr="00315D94" w14:paraId="39121EDD" w14:textId="77777777" w:rsidTr="00BE6905">
        <w:tc>
          <w:tcPr>
            <w:tcW w:w="1795" w:type="dxa"/>
            <w:shd w:val="clear" w:color="auto" w:fill="C9C9C9" w:themeFill="accent3" w:themeFillTint="99"/>
          </w:tcPr>
          <w:p w14:paraId="0B80F20F" w14:textId="77777777" w:rsidR="00EA1922" w:rsidRPr="00823076" w:rsidRDefault="00EA1922" w:rsidP="00EA1922">
            <w:pPr>
              <w:pStyle w:val="BodyText"/>
              <w:rPr>
                <w:b/>
              </w:rPr>
            </w:pPr>
            <w:r>
              <w:rPr>
                <w:b/>
              </w:rPr>
              <w:t>Function</w:t>
            </w:r>
          </w:p>
        </w:tc>
        <w:tc>
          <w:tcPr>
            <w:tcW w:w="3960" w:type="dxa"/>
            <w:shd w:val="clear" w:color="auto" w:fill="C9C9C9" w:themeFill="accent3" w:themeFillTint="99"/>
          </w:tcPr>
          <w:p w14:paraId="6CD2DDAC" w14:textId="77777777" w:rsidR="00EA1922" w:rsidRPr="00823076" w:rsidRDefault="00EA1922" w:rsidP="00EA1922">
            <w:pPr>
              <w:pStyle w:val="BodyText"/>
              <w:rPr>
                <w:b/>
              </w:rPr>
            </w:pPr>
            <w:r w:rsidRPr="00823076">
              <w:rPr>
                <w:b/>
              </w:rPr>
              <w:t>Explanation</w:t>
            </w:r>
          </w:p>
        </w:tc>
        <w:tc>
          <w:tcPr>
            <w:tcW w:w="3330" w:type="dxa"/>
            <w:shd w:val="clear" w:color="auto" w:fill="C9C9C9" w:themeFill="accent3" w:themeFillTint="99"/>
          </w:tcPr>
          <w:p w14:paraId="708F0079" w14:textId="77777777" w:rsidR="00EA1922" w:rsidRPr="00823076" w:rsidRDefault="00EA1922" w:rsidP="00EA1922">
            <w:pPr>
              <w:pStyle w:val="BodyText"/>
              <w:rPr>
                <w:b/>
              </w:rPr>
            </w:pPr>
            <w:r>
              <w:rPr>
                <w:b/>
              </w:rPr>
              <w:t>Outputs</w:t>
            </w:r>
          </w:p>
        </w:tc>
      </w:tr>
      <w:tr w:rsidR="00EA1922" w14:paraId="1527FD24" w14:textId="77777777" w:rsidTr="00BE6905">
        <w:tc>
          <w:tcPr>
            <w:tcW w:w="1795" w:type="dxa"/>
          </w:tcPr>
          <w:p w14:paraId="0736D656" w14:textId="77777777" w:rsidR="00EA1922" w:rsidRDefault="00EA1922" w:rsidP="00EA1922">
            <w:pPr>
              <w:pStyle w:val="BodyText"/>
            </w:pPr>
            <w:r>
              <w:t>QRadar Advisor Map Rule</w:t>
            </w:r>
          </w:p>
        </w:tc>
        <w:tc>
          <w:tcPr>
            <w:tcW w:w="3960" w:type="dxa"/>
          </w:tcPr>
          <w:p w14:paraId="5DC950BF" w14:textId="77777777" w:rsidR="00EA1922" w:rsidRPr="00D9668F" w:rsidRDefault="00EA1922" w:rsidP="00EA1922">
            <w:pPr>
              <w:pStyle w:val="BodyText"/>
              <w:rPr>
                <w:lang w:val="en-IE"/>
              </w:rPr>
            </w:pPr>
            <w:r w:rsidRPr="00D9668F">
              <w:rPr>
                <w:lang w:val="en-IE"/>
              </w:rPr>
              <w:t>Call the QRadar CAMF API to map a given QRadar rule to a MITRE tactic.</w:t>
            </w:r>
          </w:p>
        </w:tc>
        <w:tc>
          <w:tcPr>
            <w:tcW w:w="3330" w:type="dxa"/>
          </w:tcPr>
          <w:p w14:paraId="0F2B8F60" w14:textId="77777777" w:rsidR="00EA1922" w:rsidRDefault="00EA1922" w:rsidP="00EA1922">
            <w:pPr>
              <w:pStyle w:val="BodyText"/>
            </w:pPr>
            <w:r w:rsidRPr="00D9668F">
              <w:rPr>
                <w:lang w:val="en-IE"/>
              </w:rPr>
              <w:t>MITRE ATT&amp;CK Tactic name</w:t>
            </w:r>
          </w:p>
        </w:tc>
      </w:tr>
    </w:tbl>
    <w:p w14:paraId="3A270873" w14:textId="77777777" w:rsidR="00EA1922" w:rsidRDefault="00EA1922" w:rsidP="00EA1922">
      <w:pPr>
        <w:pStyle w:val="BodyText"/>
      </w:pPr>
    </w:p>
    <w:p w14:paraId="5ADAA94E" w14:textId="0641EA1D" w:rsidR="00EA1922" w:rsidRDefault="00EA1922" w:rsidP="00EA1922">
      <w:pPr>
        <w:pStyle w:val="BodyText"/>
      </w:pPr>
      <w:r>
        <w:rPr>
          <w:noProof/>
        </w:rPr>
        <w:lastRenderedPageBreak/>
        <w:drawing>
          <wp:inline distT="0" distB="0" distL="0" distR="0" wp14:anchorId="788DCCE7" wp14:editId="72FABB04">
            <wp:extent cx="6358597" cy="5516672"/>
            <wp:effectExtent l="152400" t="152400" r="334645" b="338455"/>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social media post&#10;&#10;Description automatically generated"/>
                    <pic:cNvPicPr/>
                  </pic:nvPicPr>
                  <pic:blipFill>
                    <a:blip r:embed="rId34"/>
                    <a:stretch>
                      <a:fillRect/>
                    </a:stretch>
                  </pic:blipFill>
                  <pic:spPr>
                    <a:xfrm>
                      <a:off x="0" y="0"/>
                      <a:ext cx="6375974" cy="5531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9E0608" w14:textId="77777777" w:rsidR="00EA1922" w:rsidRPr="00431194" w:rsidRDefault="00EA1922" w:rsidP="00EA1922">
      <w:pPr>
        <w:pStyle w:val="BodyText"/>
        <w:rPr>
          <w:lang w:val="en-IE"/>
        </w:rPr>
      </w:pPr>
      <w:r w:rsidRPr="00431194">
        <w:rPr>
          <w:lang w:val="en-IE"/>
        </w:rPr>
        <w:t xml:space="preserve">To use this workflow example, a user needs to enter a QRadar rule into the custom field </w:t>
      </w:r>
      <w:proofErr w:type="spellStart"/>
      <w:r w:rsidRPr="00431194">
        <w:rPr>
          <w:lang w:val="en-IE"/>
        </w:rPr>
        <w:t>qradar_rule</w:t>
      </w:r>
      <w:proofErr w:type="spellEnd"/>
      <w:r w:rsidRPr="00431194">
        <w:rPr>
          <w:lang w:val="en-IE"/>
        </w:rPr>
        <w:t xml:space="preserve"> first, then select “Map QRadar rule”. </w:t>
      </w:r>
    </w:p>
    <w:p w14:paraId="765A1B92" w14:textId="77777777" w:rsidR="00EA1922" w:rsidRDefault="00EA1922" w:rsidP="00EA1922">
      <w:pPr>
        <w:pStyle w:val="BodyText"/>
      </w:pPr>
      <w:r>
        <w:rPr>
          <w:noProof/>
        </w:rPr>
        <w:drawing>
          <wp:inline distT="0" distB="0" distL="0" distR="0" wp14:anchorId="17E58776" wp14:editId="5B8A68D9">
            <wp:extent cx="6372244" cy="2056228"/>
            <wp:effectExtent l="152400" t="152400" r="333375" b="34417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social media post&#10;&#10;Description automatically generated"/>
                    <pic:cNvPicPr/>
                  </pic:nvPicPr>
                  <pic:blipFill>
                    <a:blip r:embed="rId35"/>
                    <a:stretch>
                      <a:fillRect/>
                    </a:stretch>
                  </pic:blipFill>
                  <pic:spPr>
                    <a:xfrm>
                      <a:off x="0" y="0"/>
                      <a:ext cx="6425788" cy="2073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09D79" w14:textId="29BF0924" w:rsidR="00EA1922" w:rsidRPr="00BE6905" w:rsidRDefault="00EA1922" w:rsidP="00EA1922">
      <w:pPr>
        <w:pStyle w:val="BodyText"/>
        <w:rPr>
          <w:lang w:val="en-IE"/>
        </w:rPr>
      </w:pPr>
      <w:r w:rsidRPr="00443D01">
        <w:rPr>
          <w:lang w:val="en-IE"/>
        </w:rPr>
        <w:lastRenderedPageBreak/>
        <w:t xml:space="preserve">In the above example, there is an example QRadar rule named “RF </w:t>
      </w:r>
      <w:proofErr w:type="spellStart"/>
      <w:r w:rsidRPr="00443D01">
        <w:rPr>
          <w:lang w:val="en-IE"/>
        </w:rPr>
        <w:t>Risklist</w:t>
      </w:r>
      <w:proofErr w:type="spellEnd"/>
      <w:r w:rsidRPr="00443D01">
        <w:rPr>
          <w:lang w:val="en-IE"/>
        </w:rPr>
        <w:t xml:space="preserve"> Source Log”. This rule detects if a local host contacts an external IP that is in a reference set called “RF </w:t>
      </w:r>
      <w:proofErr w:type="spellStart"/>
      <w:r w:rsidRPr="00443D01">
        <w:rPr>
          <w:lang w:val="en-IE"/>
        </w:rPr>
        <w:t>Risklist</w:t>
      </w:r>
      <w:proofErr w:type="spellEnd"/>
      <w:r w:rsidRPr="00443D01">
        <w:rPr>
          <w:lang w:val="en-IE"/>
        </w:rPr>
        <w:t xml:space="preserve">”. If so, it stores the local IP into a reference set. QRadar Advisor maps this rule to a MITRE ATT&amp;CK tactic called “Initial Access” and the returned name is entered into the custom field MITRE ATT&amp;CK Tactic name. </w:t>
      </w:r>
    </w:p>
    <w:p w14:paraId="274604CC" w14:textId="5401B4DE" w:rsidR="00EA1922" w:rsidRDefault="00EA1922" w:rsidP="00EA1922">
      <w:pPr>
        <w:pStyle w:val="BodyText"/>
      </w:pPr>
    </w:p>
    <w:bookmarkEnd w:id="22"/>
    <w:p w14:paraId="732E0D2F" w14:textId="77777777" w:rsidR="00EA1922" w:rsidRPr="00BE6905" w:rsidRDefault="00EA1922" w:rsidP="00EA1922">
      <w:pPr>
        <w:pStyle w:val="BodyText"/>
        <w:rPr>
          <w:iCs/>
          <w:color w:val="5B9BD5" w:themeColor="accent1"/>
        </w:rPr>
      </w:pPr>
    </w:p>
    <w:p w14:paraId="34D7C1A1" w14:textId="3060F0D6" w:rsidR="00EA1922" w:rsidRPr="00EA1922" w:rsidRDefault="00066FA0" w:rsidP="00EA1922">
      <w:r>
        <w:rPr>
          <w:noProof/>
        </w:rPr>
        <w:drawing>
          <wp:inline distT="0" distB="0" distL="0" distR="0" wp14:anchorId="12040927" wp14:editId="5358D192">
            <wp:extent cx="6858000" cy="2969260"/>
            <wp:effectExtent l="0" t="0" r="0" b="254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969260"/>
                    </a:xfrm>
                    <a:prstGeom prst="rect">
                      <a:avLst/>
                    </a:prstGeom>
                  </pic:spPr>
                </pic:pic>
              </a:graphicData>
            </a:graphic>
          </wp:inline>
        </w:drawing>
      </w:r>
    </w:p>
    <w:sectPr w:rsidR="00EA1922" w:rsidRPr="00EA1922" w:rsidSect="00EA192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9667D" w14:textId="77777777" w:rsidR="00E627F3" w:rsidRDefault="00E627F3" w:rsidP="0077681B">
      <w:r>
        <w:separator/>
      </w:r>
    </w:p>
  </w:endnote>
  <w:endnote w:type="continuationSeparator" w:id="0">
    <w:p w14:paraId="6A8B5A8B" w14:textId="77777777" w:rsidR="00E627F3" w:rsidRDefault="00E627F3"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000000000"/>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ACFF" w:usb2="00000009" w:usb3="00000000" w:csb0="000001FF" w:csb1="00000000"/>
  </w:font>
  <w:font w:name="IBM Plex Sans Light">
    <w:panose1 w:val="020B0403050000000000"/>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CE285" w14:textId="77777777" w:rsidR="00E627F3" w:rsidRDefault="00E627F3" w:rsidP="0077681B">
      <w:r>
        <w:separator/>
      </w:r>
    </w:p>
  </w:footnote>
  <w:footnote w:type="continuationSeparator" w:id="0">
    <w:p w14:paraId="3611F172" w14:textId="77777777" w:rsidR="00E627F3" w:rsidRDefault="00E627F3"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823F1"/>
    <w:multiLevelType w:val="hybridMultilevel"/>
    <w:tmpl w:val="F6861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F5440"/>
    <w:multiLevelType w:val="hybridMultilevel"/>
    <w:tmpl w:val="088A0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62A4C"/>
    <w:multiLevelType w:val="hybridMultilevel"/>
    <w:tmpl w:val="D55C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E59F3"/>
    <w:multiLevelType w:val="multilevel"/>
    <w:tmpl w:val="345E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27588"/>
    <w:multiLevelType w:val="hybridMultilevel"/>
    <w:tmpl w:val="BD8C5932"/>
    <w:lvl w:ilvl="0" w:tplc="FDDA17F8">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C2225E6"/>
    <w:multiLevelType w:val="hybridMultilevel"/>
    <w:tmpl w:val="FF4EF3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3E172C89"/>
    <w:multiLevelType w:val="hybridMultilevel"/>
    <w:tmpl w:val="71CC2C96"/>
    <w:lvl w:ilvl="0" w:tplc="6ED2C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C45BA4"/>
    <w:multiLevelType w:val="multilevel"/>
    <w:tmpl w:val="E552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CE26BE"/>
    <w:multiLevelType w:val="hybridMultilevel"/>
    <w:tmpl w:val="1BE6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A52062"/>
    <w:multiLevelType w:val="hybridMultilevel"/>
    <w:tmpl w:val="31BA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CB7BAE"/>
    <w:multiLevelType w:val="hybridMultilevel"/>
    <w:tmpl w:val="3C3E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3BB1991"/>
    <w:multiLevelType w:val="hybridMultilevel"/>
    <w:tmpl w:val="7E4EEF90"/>
    <w:lvl w:ilvl="0" w:tplc="F81282C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7AD01EB"/>
    <w:multiLevelType w:val="hybridMultilevel"/>
    <w:tmpl w:val="8674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D30426"/>
    <w:multiLevelType w:val="hybridMultilevel"/>
    <w:tmpl w:val="89CAB412"/>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39"/>
  </w:num>
  <w:num w:numId="4">
    <w:abstractNumId w:val="49"/>
  </w:num>
  <w:num w:numId="5">
    <w:abstractNumId w:val="26"/>
  </w:num>
  <w:num w:numId="6">
    <w:abstractNumId w:val="16"/>
  </w:num>
  <w:num w:numId="7">
    <w:abstractNumId w:val="1"/>
  </w:num>
  <w:num w:numId="8">
    <w:abstractNumId w:val="36"/>
  </w:num>
  <w:num w:numId="9">
    <w:abstractNumId w:val="34"/>
  </w:num>
  <w:num w:numId="10">
    <w:abstractNumId w:val="40"/>
  </w:num>
  <w:num w:numId="11">
    <w:abstractNumId w:val="44"/>
  </w:num>
  <w:num w:numId="12">
    <w:abstractNumId w:val="9"/>
  </w:num>
  <w:num w:numId="13">
    <w:abstractNumId w:val="19"/>
  </w:num>
  <w:num w:numId="14">
    <w:abstractNumId w:val="21"/>
  </w:num>
  <w:num w:numId="15">
    <w:abstractNumId w:val="45"/>
  </w:num>
  <w:num w:numId="16">
    <w:abstractNumId w:val="20"/>
  </w:num>
  <w:num w:numId="17">
    <w:abstractNumId w:val="14"/>
  </w:num>
  <w:num w:numId="18">
    <w:abstractNumId w:val="11"/>
  </w:num>
  <w:num w:numId="19">
    <w:abstractNumId w:val="0"/>
  </w:num>
  <w:num w:numId="20">
    <w:abstractNumId w:val="35"/>
  </w:num>
  <w:num w:numId="21">
    <w:abstractNumId w:val="30"/>
  </w:num>
  <w:num w:numId="22">
    <w:abstractNumId w:val="6"/>
  </w:num>
  <w:num w:numId="23">
    <w:abstractNumId w:val="32"/>
  </w:num>
  <w:num w:numId="24">
    <w:abstractNumId w:val="41"/>
  </w:num>
  <w:num w:numId="25">
    <w:abstractNumId w:val="10"/>
  </w:num>
  <w:num w:numId="26">
    <w:abstractNumId w:val="50"/>
  </w:num>
  <w:num w:numId="27">
    <w:abstractNumId w:val="25"/>
  </w:num>
  <w:num w:numId="28">
    <w:abstractNumId w:val="3"/>
  </w:num>
  <w:num w:numId="29">
    <w:abstractNumId w:val="25"/>
    <w:lvlOverride w:ilvl="0">
      <w:startOverride w:val="1"/>
    </w:lvlOverride>
  </w:num>
  <w:num w:numId="30">
    <w:abstractNumId w:val="23"/>
  </w:num>
  <w:num w:numId="31">
    <w:abstractNumId w:val="25"/>
    <w:lvlOverride w:ilvl="0">
      <w:startOverride w:val="1"/>
    </w:lvlOverride>
  </w:num>
  <w:num w:numId="32">
    <w:abstractNumId w:val="48"/>
  </w:num>
  <w:num w:numId="33">
    <w:abstractNumId w:val="25"/>
    <w:lvlOverride w:ilvl="0">
      <w:startOverride w:val="1"/>
    </w:lvlOverride>
  </w:num>
  <w:num w:numId="34">
    <w:abstractNumId w:val="33"/>
  </w:num>
  <w:num w:numId="35">
    <w:abstractNumId w:val="25"/>
    <w:lvlOverride w:ilvl="0">
      <w:startOverride w:val="1"/>
    </w:lvlOverride>
  </w:num>
  <w:num w:numId="36">
    <w:abstractNumId w:val="38"/>
  </w:num>
  <w:num w:numId="37">
    <w:abstractNumId w:val="25"/>
    <w:lvlOverride w:ilvl="0">
      <w:startOverride w:val="1"/>
    </w:lvlOverride>
  </w:num>
  <w:num w:numId="38">
    <w:abstractNumId w:val="4"/>
  </w:num>
  <w:num w:numId="39">
    <w:abstractNumId w:val="43"/>
  </w:num>
  <w:num w:numId="40">
    <w:abstractNumId w:val="42"/>
  </w:num>
  <w:num w:numId="41">
    <w:abstractNumId w:val="2"/>
  </w:num>
  <w:num w:numId="42">
    <w:abstractNumId w:val="8"/>
  </w:num>
  <w:num w:numId="43">
    <w:abstractNumId w:val="27"/>
  </w:num>
  <w:num w:numId="44">
    <w:abstractNumId w:val="47"/>
  </w:num>
  <w:num w:numId="45">
    <w:abstractNumId w:val="12"/>
  </w:num>
  <w:num w:numId="46">
    <w:abstractNumId w:val="50"/>
  </w:num>
  <w:num w:numId="47">
    <w:abstractNumId w:val="15"/>
  </w:num>
  <w:num w:numId="48">
    <w:abstractNumId w:val="29"/>
  </w:num>
  <w:num w:numId="49">
    <w:abstractNumId w:val="31"/>
  </w:num>
  <w:num w:numId="50">
    <w:abstractNumId w:val="46"/>
  </w:num>
  <w:num w:numId="51">
    <w:abstractNumId w:val="13"/>
  </w:num>
  <w:num w:numId="52">
    <w:abstractNumId w:val="24"/>
  </w:num>
  <w:num w:numId="53">
    <w:abstractNumId w:val="28"/>
  </w:num>
  <w:num w:numId="54">
    <w:abstractNumId w:val="18"/>
  </w:num>
  <w:num w:numId="55">
    <w:abstractNumId w:val="5"/>
  </w:num>
  <w:num w:numId="56">
    <w:abstractNumId w:val="37"/>
  </w:num>
  <w:num w:numId="57">
    <w:abstractNumId w:val="17"/>
  </w:num>
  <w:num w:numId="58">
    <w:abstractNumId w:val="25"/>
  </w:num>
  <w:num w:numId="59">
    <w:abstractNumId w:val="50"/>
  </w:num>
  <w:num w:numId="60">
    <w:abstractNumId w:val="50"/>
  </w:num>
  <w:num w:numId="61">
    <w:abstractNumId w:val="50"/>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BM Resilient">
    <w15:presenceInfo w15:providerId="None" w15:userId="IBM Resili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5EA2"/>
    <w:rsid w:val="0002648C"/>
    <w:rsid w:val="0003151B"/>
    <w:rsid w:val="00034595"/>
    <w:rsid w:val="000431AE"/>
    <w:rsid w:val="00066FA0"/>
    <w:rsid w:val="00073C88"/>
    <w:rsid w:val="0007414C"/>
    <w:rsid w:val="00075B38"/>
    <w:rsid w:val="000C62EA"/>
    <w:rsid w:val="001070AF"/>
    <w:rsid w:val="00113039"/>
    <w:rsid w:val="00113736"/>
    <w:rsid w:val="00113FDA"/>
    <w:rsid w:val="00114D42"/>
    <w:rsid w:val="0012303F"/>
    <w:rsid w:val="00142871"/>
    <w:rsid w:val="0015770E"/>
    <w:rsid w:val="00163146"/>
    <w:rsid w:val="00171816"/>
    <w:rsid w:val="001734D6"/>
    <w:rsid w:val="00174825"/>
    <w:rsid w:val="001759DE"/>
    <w:rsid w:val="00176B84"/>
    <w:rsid w:val="00177D7B"/>
    <w:rsid w:val="0018398A"/>
    <w:rsid w:val="0019228D"/>
    <w:rsid w:val="001A053B"/>
    <w:rsid w:val="001A36FC"/>
    <w:rsid w:val="001B43E2"/>
    <w:rsid w:val="001C58E5"/>
    <w:rsid w:val="001D5BD2"/>
    <w:rsid w:val="001F241B"/>
    <w:rsid w:val="001F2EBB"/>
    <w:rsid w:val="001F761D"/>
    <w:rsid w:val="002002B7"/>
    <w:rsid w:val="002050EA"/>
    <w:rsid w:val="002141C9"/>
    <w:rsid w:val="00261DAC"/>
    <w:rsid w:val="00263865"/>
    <w:rsid w:val="002701A8"/>
    <w:rsid w:val="00292F78"/>
    <w:rsid w:val="00292FA0"/>
    <w:rsid w:val="00296648"/>
    <w:rsid w:val="002A2083"/>
    <w:rsid w:val="002B53B1"/>
    <w:rsid w:val="002B74CE"/>
    <w:rsid w:val="002C1CFF"/>
    <w:rsid w:val="002C3142"/>
    <w:rsid w:val="00302578"/>
    <w:rsid w:val="00312CA9"/>
    <w:rsid w:val="003151DE"/>
    <w:rsid w:val="00317CBB"/>
    <w:rsid w:val="0032178D"/>
    <w:rsid w:val="00337ECD"/>
    <w:rsid w:val="00364126"/>
    <w:rsid w:val="00367D25"/>
    <w:rsid w:val="00377664"/>
    <w:rsid w:val="00380C79"/>
    <w:rsid w:val="003975F5"/>
    <w:rsid w:val="003A1950"/>
    <w:rsid w:val="003B43A8"/>
    <w:rsid w:val="003B4FCD"/>
    <w:rsid w:val="003C01C2"/>
    <w:rsid w:val="003D154D"/>
    <w:rsid w:val="003D27A3"/>
    <w:rsid w:val="003D7345"/>
    <w:rsid w:val="003F047D"/>
    <w:rsid w:val="003F0FF3"/>
    <w:rsid w:val="003F1C4C"/>
    <w:rsid w:val="003F2B18"/>
    <w:rsid w:val="003F3EE5"/>
    <w:rsid w:val="003F75CC"/>
    <w:rsid w:val="004201DF"/>
    <w:rsid w:val="00433EA4"/>
    <w:rsid w:val="004340A2"/>
    <w:rsid w:val="00434EAC"/>
    <w:rsid w:val="004424C4"/>
    <w:rsid w:val="00451AEA"/>
    <w:rsid w:val="004628B9"/>
    <w:rsid w:val="00462E9B"/>
    <w:rsid w:val="00474921"/>
    <w:rsid w:val="00483F51"/>
    <w:rsid w:val="00484D27"/>
    <w:rsid w:val="004B1E89"/>
    <w:rsid w:val="004B5FC9"/>
    <w:rsid w:val="004C631F"/>
    <w:rsid w:val="004D1C3B"/>
    <w:rsid w:val="004D2E74"/>
    <w:rsid w:val="004D670A"/>
    <w:rsid w:val="004E0671"/>
    <w:rsid w:val="004E1ADE"/>
    <w:rsid w:val="004E60BF"/>
    <w:rsid w:val="00520135"/>
    <w:rsid w:val="0052485E"/>
    <w:rsid w:val="005466F0"/>
    <w:rsid w:val="005572B8"/>
    <w:rsid w:val="00564C21"/>
    <w:rsid w:val="005768E0"/>
    <w:rsid w:val="0058165A"/>
    <w:rsid w:val="0058445B"/>
    <w:rsid w:val="00593704"/>
    <w:rsid w:val="00593D08"/>
    <w:rsid w:val="0059463D"/>
    <w:rsid w:val="005A09C8"/>
    <w:rsid w:val="005B4BE0"/>
    <w:rsid w:val="005B522D"/>
    <w:rsid w:val="005B6F7C"/>
    <w:rsid w:val="005B74B0"/>
    <w:rsid w:val="005D6197"/>
    <w:rsid w:val="005E49AA"/>
    <w:rsid w:val="00623C41"/>
    <w:rsid w:val="00642319"/>
    <w:rsid w:val="00646A77"/>
    <w:rsid w:val="00652B88"/>
    <w:rsid w:val="00667560"/>
    <w:rsid w:val="00667C1A"/>
    <w:rsid w:val="0067158B"/>
    <w:rsid w:val="00672F0C"/>
    <w:rsid w:val="00674F40"/>
    <w:rsid w:val="00677006"/>
    <w:rsid w:val="00681369"/>
    <w:rsid w:val="006844D1"/>
    <w:rsid w:val="00684D13"/>
    <w:rsid w:val="00695265"/>
    <w:rsid w:val="006A18B7"/>
    <w:rsid w:val="006A511A"/>
    <w:rsid w:val="006A5C5D"/>
    <w:rsid w:val="006D2764"/>
    <w:rsid w:val="006E66CF"/>
    <w:rsid w:val="006F0486"/>
    <w:rsid w:val="00733A7E"/>
    <w:rsid w:val="00750252"/>
    <w:rsid w:val="00755DCA"/>
    <w:rsid w:val="0076506E"/>
    <w:rsid w:val="00765EE4"/>
    <w:rsid w:val="00772F45"/>
    <w:rsid w:val="007754E4"/>
    <w:rsid w:val="0077681B"/>
    <w:rsid w:val="007779B8"/>
    <w:rsid w:val="00783C09"/>
    <w:rsid w:val="00793FF5"/>
    <w:rsid w:val="007A235A"/>
    <w:rsid w:val="007A265D"/>
    <w:rsid w:val="007B0E99"/>
    <w:rsid w:val="007B5049"/>
    <w:rsid w:val="007C1668"/>
    <w:rsid w:val="007C5635"/>
    <w:rsid w:val="007C7FC1"/>
    <w:rsid w:val="007D2735"/>
    <w:rsid w:val="007D4391"/>
    <w:rsid w:val="007E3F90"/>
    <w:rsid w:val="007F5831"/>
    <w:rsid w:val="007F6023"/>
    <w:rsid w:val="0080699A"/>
    <w:rsid w:val="00817D18"/>
    <w:rsid w:val="00824D2A"/>
    <w:rsid w:val="00857B1A"/>
    <w:rsid w:val="00860A92"/>
    <w:rsid w:val="00864367"/>
    <w:rsid w:val="00867008"/>
    <w:rsid w:val="008763A2"/>
    <w:rsid w:val="00893543"/>
    <w:rsid w:val="0089748F"/>
    <w:rsid w:val="008A415E"/>
    <w:rsid w:val="008B23AE"/>
    <w:rsid w:val="008B5429"/>
    <w:rsid w:val="008B7DE5"/>
    <w:rsid w:val="008F388A"/>
    <w:rsid w:val="008F6E42"/>
    <w:rsid w:val="00904BAE"/>
    <w:rsid w:val="009517AC"/>
    <w:rsid w:val="0096302A"/>
    <w:rsid w:val="00984129"/>
    <w:rsid w:val="009866BF"/>
    <w:rsid w:val="00992979"/>
    <w:rsid w:val="00993459"/>
    <w:rsid w:val="00994D7D"/>
    <w:rsid w:val="009A0F6F"/>
    <w:rsid w:val="009B0A6E"/>
    <w:rsid w:val="009B49A5"/>
    <w:rsid w:val="009B7064"/>
    <w:rsid w:val="009C06F5"/>
    <w:rsid w:val="009D7683"/>
    <w:rsid w:val="009E0854"/>
    <w:rsid w:val="009E7A63"/>
    <w:rsid w:val="009E7F64"/>
    <w:rsid w:val="00A055E1"/>
    <w:rsid w:val="00A10B18"/>
    <w:rsid w:val="00A114B6"/>
    <w:rsid w:val="00A17C0B"/>
    <w:rsid w:val="00A239FE"/>
    <w:rsid w:val="00A369B1"/>
    <w:rsid w:val="00A47F1D"/>
    <w:rsid w:val="00A50C29"/>
    <w:rsid w:val="00A54CF4"/>
    <w:rsid w:val="00A679F2"/>
    <w:rsid w:val="00A81860"/>
    <w:rsid w:val="00AA5C0F"/>
    <w:rsid w:val="00AB018D"/>
    <w:rsid w:val="00AB6915"/>
    <w:rsid w:val="00AC0ED9"/>
    <w:rsid w:val="00AD79D1"/>
    <w:rsid w:val="00AE137D"/>
    <w:rsid w:val="00AE3A1F"/>
    <w:rsid w:val="00B04A5E"/>
    <w:rsid w:val="00B10F21"/>
    <w:rsid w:val="00B20586"/>
    <w:rsid w:val="00B33A7D"/>
    <w:rsid w:val="00B34758"/>
    <w:rsid w:val="00B44732"/>
    <w:rsid w:val="00B631E6"/>
    <w:rsid w:val="00B72834"/>
    <w:rsid w:val="00B7405D"/>
    <w:rsid w:val="00B80477"/>
    <w:rsid w:val="00B821F7"/>
    <w:rsid w:val="00B85B84"/>
    <w:rsid w:val="00B909E6"/>
    <w:rsid w:val="00BA7D17"/>
    <w:rsid w:val="00BC2E7B"/>
    <w:rsid w:val="00BD0179"/>
    <w:rsid w:val="00BD4D77"/>
    <w:rsid w:val="00BD6729"/>
    <w:rsid w:val="00BE3B1F"/>
    <w:rsid w:val="00BE6905"/>
    <w:rsid w:val="00BF5E86"/>
    <w:rsid w:val="00C06BE8"/>
    <w:rsid w:val="00C151D1"/>
    <w:rsid w:val="00C167DB"/>
    <w:rsid w:val="00C2235D"/>
    <w:rsid w:val="00C233A7"/>
    <w:rsid w:val="00C2392A"/>
    <w:rsid w:val="00C248B9"/>
    <w:rsid w:val="00C41BC9"/>
    <w:rsid w:val="00C526AA"/>
    <w:rsid w:val="00C652B1"/>
    <w:rsid w:val="00C855F0"/>
    <w:rsid w:val="00CC48B5"/>
    <w:rsid w:val="00CE538B"/>
    <w:rsid w:val="00D149A6"/>
    <w:rsid w:val="00D15DCC"/>
    <w:rsid w:val="00D52EDF"/>
    <w:rsid w:val="00D5408B"/>
    <w:rsid w:val="00D55676"/>
    <w:rsid w:val="00D557AA"/>
    <w:rsid w:val="00D67AF7"/>
    <w:rsid w:val="00D85A83"/>
    <w:rsid w:val="00D93CF3"/>
    <w:rsid w:val="00DB31CB"/>
    <w:rsid w:val="00DB3DDB"/>
    <w:rsid w:val="00DC144C"/>
    <w:rsid w:val="00DC1FD8"/>
    <w:rsid w:val="00DC4F5D"/>
    <w:rsid w:val="00DC6502"/>
    <w:rsid w:val="00DD15A0"/>
    <w:rsid w:val="00DD1F8D"/>
    <w:rsid w:val="00DD5C9D"/>
    <w:rsid w:val="00DE77F4"/>
    <w:rsid w:val="00DF2031"/>
    <w:rsid w:val="00E0003D"/>
    <w:rsid w:val="00E016E9"/>
    <w:rsid w:val="00E114D6"/>
    <w:rsid w:val="00E27633"/>
    <w:rsid w:val="00E331E2"/>
    <w:rsid w:val="00E363A0"/>
    <w:rsid w:val="00E457D5"/>
    <w:rsid w:val="00E627F3"/>
    <w:rsid w:val="00E9042C"/>
    <w:rsid w:val="00E9290C"/>
    <w:rsid w:val="00EA1922"/>
    <w:rsid w:val="00EA332D"/>
    <w:rsid w:val="00EB39B2"/>
    <w:rsid w:val="00EC06F3"/>
    <w:rsid w:val="00EC4B1B"/>
    <w:rsid w:val="00ED0D9C"/>
    <w:rsid w:val="00EF4B8F"/>
    <w:rsid w:val="00EF73E5"/>
    <w:rsid w:val="00F00ADC"/>
    <w:rsid w:val="00F01250"/>
    <w:rsid w:val="00F022ED"/>
    <w:rsid w:val="00F049A1"/>
    <w:rsid w:val="00F06423"/>
    <w:rsid w:val="00F15F16"/>
    <w:rsid w:val="00F2214D"/>
    <w:rsid w:val="00F270B1"/>
    <w:rsid w:val="00F3145A"/>
    <w:rsid w:val="00F56BC6"/>
    <w:rsid w:val="00F610C5"/>
    <w:rsid w:val="00F65B77"/>
    <w:rsid w:val="00F65CA7"/>
    <w:rsid w:val="00F95E12"/>
    <w:rsid w:val="00FA47E1"/>
    <w:rsid w:val="00FB12FD"/>
    <w:rsid w:val="00FB24D1"/>
    <w:rsid w:val="00FB384E"/>
    <w:rsid w:val="00FB4C65"/>
    <w:rsid w:val="00FC0A15"/>
    <w:rsid w:val="00FC7D1C"/>
    <w:rsid w:val="00FD51F0"/>
    <w:rsid w:val="00FD62AE"/>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EA1922"/>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EA1922"/>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750252"/>
    <w:pPr>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HTMLCode">
    <w:name w:val="HTML Code"/>
    <w:basedOn w:val="DefaultParagraphFont"/>
    <w:uiPriority w:val="99"/>
    <w:semiHidden/>
    <w:unhideWhenUsed/>
    <w:rsid w:val="00025E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01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E016E9"/>
    <w:rPr>
      <w:rFonts w:ascii="Courier New" w:eastAsia="Times New Roman" w:hAnsi="Courier New" w:cs="Courier New"/>
      <w:sz w:val="20"/>
      <w:szCs w:val="20"/>
    </w:rPr>
  </w:style>
  <w:style w:type="table" w:styleId="TableGrid">
    <w:name w:val="Table Grid"/>
    <w:basedOn w:val="TableNormal"/>
    <w:uiPriority w:val="59"/>
    <w:rsid w:val="007A2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265D"/>
    <w:pPr>
      <w:spacing w:after="200"/>
    </w:pPr>
    <w:rPr>
      <w:i/>
      <w:iCs/>
      <w:color w:val="44546A" w:themeColor="text2"/>
      <w:sz w:val="18"/>
      <w:szCs w:val="18"/>
    </w:rPr>
  </w:style>
  <w:style w:type="paragraph" w:styleId="NormalWeb">
    <w:name w:val="Normal (Web)"/>
    <w:basedOn w:val="Normal"/>
    <w:uiPriority w:val="99"/>
    <w:unhideWhenUsed/>
    <w:rsid w:val="00296648"/>
    <w:pPr>
      <w:spacing w:before="100" w:beforeAutospacing="1" w:after="100" w:afterAutospacing="1"/>
    </w:pPr>
    <w:rPr>
      <w:rFonts w:ascii="Times New Roman" w:eastAsia="Times New Roman" w:hAnsi="Times New Roman" w:cs="Times New Roman"/>
      <w:sz w:val="24"/>
      <w:lang w:bidi="ar-SA"/>
    </w:rPr>
  </w:style>
  <w:style w:type="character" w:styleId="CommentReference">
    <w:name w:val="annotation reference"/>
    <w:basedOn w:val="DefaultParagraphFont"/>
    <w:uiPriority w:val="99"/>
    <w:semiHidden/>
    <w:unhideWhenUsed/>
    <w:rsid w:val="004D2E74"/>
    <w:rPr>
      <w:sz w:val="16"/>
      <w:szCs w:val="16"/>
    </w:rPr>
  </w:style>
  <w:style w:type="paragraph" w:styleId="CommentText">
    <w:name w:val="annotation text"/>
    <w:basedOn w:val="Normal"/>
    <w:link w:val="CommentTextChar"/>
    <w:uiPriority w:val="99"/>
    <w:semiHidden/>
    <w:unhideWhenUsed/>
    <w:rsid w:val="004D2E74"/>
    <w:rPr>
      <w:sz w:val="20"/>
      <w:szCs w:val="20"/>
    </w:rPr>
  </w:style>
  <w:style w:type="character" w:customStyle="1" w:styleId="CommentTextChar">
    <w:name w:val="Comment Text Char"/>
    <w:basedOn w:val="DefaultParagraphFont"/>
    <w:link w:val="CommentText"/>
    <w:uiPriority w:val="99"/>
    <w:semiHidden/>
    <w:rsid w:val="004D2E74"/>
    <w:rPr>
      <w:rFonts w:ascii="IBM Plex Sans" w:hAnsi="IBM Plex Sans"/>
      <w:sz w:val="20"/>
      <w:szCs w:val="20"/>
      <w:lang w:bidi="he-IL"/>
    </w:rPr>
  </w:style>
  <w:style w:type="paragraph" w:styleId="CommentSubject">
    <w:name w:val="annotation subject"/>
    <w:basedOn w:val="CommentText"/>
    <w:next w:val="CommentText"/>
    <w:link w:val="CommentSubjectChar"/>
    <w:uiPriority w:val="99"/>
    <w:semiHidden/>
    <w:unhideWhenUsed/>
    <w:rsid w:val="004D2E74"/>
    <w:rPr>
      <w:b/>
      <w:bCs/>
    </w:rPr>
  </w:style>
  <w:style w:type="character" w:customStyle="1" w:styleId="CommentSubjectChar">
    <w:name w:val="Comment Subject Char"/>
    <w:basedOn w:val="CommentTextChar"/>
    <w:link w:val="CommentSubject"/>
    <w:uiPriority w:val="99"/>
    <w:semiHidden/>
    <w:rsid w:val="004D2E74"/>
    <w:rPr>
      <w:rFonts w:ascii="IBM Plex Sans" w:hAnsi="IBM Plex Sans"/>
      <w:b/>
      <w:bCs/>
      <w:sz w:val="20"/>
      <w:szCs w:val="20"/>
      <w:lang w:bidi="he-IL"/>
    </w:rPr>
  </w:style>
  <w:style w:type="paragraph" w:customStyle="1" w:styleId="Normal1">
    <w:name w:val="Normal1"/>
    <w:rsid w:val="00EA1922"/>
    <w:rPr>
      <w:rFonts w:ascii="Cambria" w:eastAsia="Cambria" w:hAnsi="Cambria" w:cs="Cambria"/>
      <w:color w:val="000000"/>
    </w:rPr>
  </w:style>
  <w:style w:type="character" w:styleId="FollowedHyperlink">
    <w:name w:val="FollowedHyperlink"/>
    <w:basedOn w:val="DefaultParagraphFont"/>
    <w:uiPriority w:val="99"/>
    <w:semiHidden/>
    <w:unhideWhenUsed/>
    <w:rsid w:val="00EA1922"/>
    <w:rPr>
      <w:color w:val="954F72" w:themeColor="followedHyperlink"/>
      <w:u w:val="single"/>
    </w:rPr>
  </w:style>
  <w:style w:type="paragraph" w:styleId="ListBullet">
    <w:name w:val="List Bullet"/>
    <w:basedOn w:val="BodyText"/>
    <w:qFormat/>
    <w:rsid w:val="00EA1922"/>
    <w:pPr>
      <w:keepLines/>
      <w:numPr>
        <w:numId w:val="50"/>
      </w:numPr>
      <w:spacing w:before="120"/>
      <w:contextualSpacing/>
    </w:pPr>
    <w:rPr>
      <w:rFonts w:ascii="Arial" w:eastAsia="Times New Roman" w:hAnsi="Arial" w:cs="Times New Roman"/>
      <w:sz w:val="20"/>
      <w:lang w:bidi="ar-SA"/>
    </w:rPr>
  </w:style>
  <w:style w:type="paragraph" w:customStyle="1" w:styleId="code0">
    <w:name w:val="code"/>
    <w:basedOn w:val="Code"/>
    <w:link w:val="codeChar0"/>
    <w:qFormat/>
    <w:rsid w:val="00EA1922"/>
    <w:pPr>
      <w:ind w:left="0" w:firstLine="360"/>
    </w:pPr>
  </w:style>
  <w:style w:type="character" w:customStyle="1" w:styleId="codeChar0">
    <w:name w:val="code Char"/>
    <w:basedOn w:val="DefaultParagraphFont"/>
    <w:link w:val="code0"/>
    <w:rsid w:val="00EA1922"/>
    <w:rPr>
      <w:rFonts w:ascii="Courier New" w:eastAsia="Times New Roman" w:hAnsi="Courier New" w:cs="Times New Roman"/>
      <w:sz w:val="18"/>
      <w:szCs w:val="20"/>
      <w:shd w:val="clear" w:color="auto" w:fill="F2F2F2" w:themeFill="background1" w:themeFillShade="F2"/>
    </w:rPr>
  </w:style>
  <w:style w:type="paragraph" w:customStyle="1" w:styleId="Heading10">
    <w:name w:val="Heading1"/>
    <w:basedOn w:val="Heading1"/>
    <w:link w:val="Heading1Char0"/>
    <w:qFormat/>
    <w:rsid w:val="00A114B6"/>
    <w:pPr>
      <w:pageBreakBefore w:val="0"/>
    </w:pPr>
  </w:style>
  <w:style w:type="paragraph" w:customStyle="1" w:styleId="Heading20">
    <w:name w:val="Heading2"/>
    <w:basedOn w:val="Heading2"/>
    <w:link w:val="Heading2Char0"/>
    <w:qFormat/>
    <w:rsid w:val="00EA1922"/>
  </w:style>
  <w:style w:type="character" w:customStyle="1" w:styleId="Heading1Char0">
    <w:name w:val="Heading1 Char"/>
    <w:basedOn w:val="Heading1Char"/>
    <w:link w:val="Heading10"/>
    <w:rsid w:val="00A114B6"/>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EA1922"/>
    <w:rPr>
      <w:rFonts w:ascii="IBM Plex Sans Light" w:eastAsiaTheme="majorEastAsia" w:hAnsi="IBM Plex Sans Light" w:cstheme="majorBidi"/>
      <w:color w:val="000000" w:themeColor="text1"/>
      <w:sz w:val="36"/>
      <w:szCs w:val="3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61611">
      <w:bodyDiv w:val="1"/>
      <w:marLeft w:val="0"/>
      <w:marRight w:val="0"/>
      <w:marTop w:val="0"/>
      <w:marBottom w:val="0"/>
      <w:divBdr>
        <w:top w:val="none" w:sz="0" w:space="0" w:color="auto"/>
        <w:left w:val="none" w:sz="0" w:space="0" w:color="auto"/>
        <w:bottom w:val="none" w:sz="0" w:space="0" w:color="auto"/>
        <w:right w:val="none" w:sz="0" w:space="0" w:color="auto"/>
      </w:divBdr>
    </w:div>
    <w:div w:id="207180076">
      <w:bodyDiv w:val="1"/>
      <w:marLeft w:val="0"/>
      <w:marRight w:val="0"/>
      <w:marTop w:val="0"/>
      <w:marBottom w:val="0"/>
      <w:divBdr>
        <w:top w:val="none" w:sz="0" w:space="0" w:color="auto"/>
        <w:left w:val="none" w:sz="0" w:space="0" w:color="auto"/>
        <w:bottom w:val="none" w:sz="0" w:space="0" w:color="auto"/>
        <w:right w:val="none" w:sz="0" w:space="0" w:color="auto"/>
      </w:divBdr>
    </w:div>
    <w:div w:id="219831340">
      <w:bodyDiv w:val="1"/>
      <w:marLeft w:val="0"/>
      <w:marRight w:val="0"/>
      <w:marTop w:val="0"/>
      <w:marBottom w:val="0"/>
      <w:divBdr>
        <w:top w:val="none" w:sz="0" w:space="0" w:color="auto"/>
        <w:left w:val="none" w:sz="0" w:space="0" w:color="auto"/>
        <w:bottom w:val="none" w:sz="0" w:space="0" w:color="auto"/>
        <w:right w:val="none" w:sz="0" w:space="0" w:color="auto"/>
      </w:divBdr>
      <w:divsChild>
        <w:div w:id="546575081">
          <w:marLeft w:val="0"/>
          <w:marRight w:val="0"/>
          <w:marTop w:val="0"/>
          <w:marBottom w:val="0"/>
          <w:divBdr>
            <w:top w:val="none" w:sz="0" w:space="0" w:color="auto"/>
            <w:left w:val="none" w:sz="0" w:space="0" w:color="auto"/>
            <w:bottom w:val="none" w:sz="0" w:space="0" w:color="auto"/>
            <w:right w:val="none" w:sz="0" w:space="0" w:color="auto"/>
          </w:divBdr>
          <w:divsChild>
            <w:div w:id="1640070967">
              <w:marLeft w:val="0"/>
              <w:marRight w:val="0"/>
              <w:marTop w:val="0"/>
              <w:marBottom w:val="0"/>
              <w:divBdr>
                <w:top w:val="none" w:sz="0" w:space="0" w:color="auto"/>
                <w:left w:val="none" w:sz="0" w:space="0" w:color="auto"/>
                <w:bottom w:val="none" w:sz="0" w:space="0" w:color="auto"/>
                <w:right w:val="none" w:sz="0" w:space="0" w:color="auto"/>
              </w:divBdr>
              <w:divsChild>
                <w:div w:id="12604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5422">
      <w:bodyDiv w:val="1"/>
      <w:marLeft w:val="0"/>
      <w:marRight w:val="0"/>
      <w:marTop w:val="0"/>
      <w:marBottom w:val="0"/>
      <w:divBdr>
        <w:top w:val="none" w:sz="0" w:space="0" w:color="auto"/>
        <w:left w:val="none" w:sz="0" w:space="0" w:color="auto"/>
        <w:bottom w:val="none" w:sz="0" w:space="0" w:color="auto"/>
        <w:right w:val="none" w:sz="0" w:space="0" w:color="auto"/>
      </w:divBdr>
    </w:div>
    <w:div w:id="291911514">
      <w:bodyDiv w:val="1"/>
      <w:marLeft w:val="0"/>
      <w:marRight w:val="0"/>
      <w:marTop w:val="0"/>
      <w:marBottom w:val="0"/>
      <w:divBdr>
        <w:top w:val="none" w:sz="0" w:space="0" w:color="auto"/>
        <w:left w:val="none" w:sz="0" w:space="0" w:color="auto"/>
        <w:bottom w:val="none" w:sz="0" w:space="0" w:color="auto"/>
        <w:right w:val="none" w:sz="0" w:space="0" w:color="auto"/>
      </w:divBdr>
    </w:div>
    <w:div w:id="306595951">
      <w:bodyDiv w:val="1"/>
      <w:marLeft w:val="0"/>
      <w:marRight w:val="0"/>
      <w:marTop w:val="0"/>
      <w:marBottom w:val="0"/>
      <w:divBdr>
        <w:top w:val="none" w:sz="0" w:space="0" w:color="auto"/>
        <w:left w:val="none" w:sz="0" w:space="0" w:color="auto"/>
        <w:bottom w:val="none" w:sz="0" w:space="0" w:color="auto"/>
        <w:right w:val="none" w:sz="0" w:space="0" w:color="auto"/>
      </w:divBdr>
    </w:div>
    <w:div w:id="372538736">
      <w:bodyDiv w:val="1"/>
      <w:marLeft w:val="0"/>
      <w:marRight w:val="0"/>
      <w:marTop w:val="0"/>
      <w:marBottom w:val="0"/>
      <w:divBdr>
        <w:top w:val="none" w:sz="0" w:space="0" w:color="auto"/>
        <w:left w:val="none" w:sz="0" w:space="0" w:color="auto"/>
        <w:bottom w:val="none" w:sz="0" w:space="0" w:color="auto"/>
        <w:right w:val="none" w:sz="0" w:space="0" w:color="auto"/>
      </w:divBdr>
      <w:divsChild>
        <w:div w:id="726105804">
          <w:marLeft w:val="0"/>
          <w:marRight w:val="0"/>
          <w:marTop w:val="0"/>
          <w:marBottom w:val="0"/>
          <w:divBdr>
            <w:top w:val="none" w:sz="0" w:space="0" w:color="auto"/>
            <w:left w:val="none" w:sz="0" w:space="0" w:color="auto"/>
            <w:bottom w:val="none" w:sz="0" w:space="0" w:color="auto"/>
            <w:right w:val="none" w:sz="0" w:space="0" w:color="auto"/>
          </w:divBdr>
          <w:divsChild>
            <w:div w:id="788940736">
              <w:marLeft w:val="0"/>
              <w:marRight w:val="0"/>
              <w:marTop w:val="0"/>
              <w:marBottom w:val="0"/>
              <w:divBdr>
                <w:top w:val="none" w:sz="0" w:space="0" w:color="auto"/>
                <w:left w:val="none" w:sz="0" w:space="0" w:color="auto"/>
                <w:bottom w:val="none" w:sz="0" w:space="0" w:color="auto"/>
                <w:right w:val="none" w:sz="0" w:space="0" w:color="auto"/>
              </w:divBdr>
              <w:divsChild>
                <w:div w:id="3064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94166">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10150013">
      <w:bodyDiv w:val="1"/>
      <w:marLeft w:val="0"/>
      <w:marRight w:val="0"/>
      <w:marTop w:val="0"/>
      <w:marBottom w:val="0"/>
      <w:divBdr>
        <w:top w:val="none" w:sz="0" w:space="0" w:color="auto"/>
        <w:left w:val="none" w:sz="0" w:space="0" w:color="auto"/>
        <w:bottom w:val="none" w:sz="0" w:space="0" w:color="auto"/>
        <w:right w:val="none" w:sz="0" w:space="0" w:color="auto"/>
      </w:divBdr>
    </w:div>
    <w:div w:id="803549388">
      <w:bodyDiv w:val="1"/>
      <w:marLeft w:val="0"/>
      <w:marRight w:val="0"/>
      <w:marTop w:val="0"/>
      <w:marBottom w:val="0"/>
      <w:divBdr>
        <w:top w:val="none" w:sz="0" w:space="0" w:color="auto"/>
        <w:left w:val="none" w:sz="0" w:space="0" w:color="auto"/>
        <w:bottom w:val="none" w:sz="0" w:space="0" w:color="auto"/>
        <w:right w:val="none" w:sz="0" w:space="0" w:color="auto"/>
      </w:divBdr>
    </w:div>
    <w:div w:id="839657680">
      <w:bodyDiv w:val="1"/>
      <w:marLeft w:val="0"/>
      <w:marRight w:val="0"/>
      <w:marTop w:val="0"/>
      <w:marBottom w:val="0"/>
      <w:divBdr>
        <w:top w:val="none" w:sz="0" w:space="0" w:color="auto"/>
        <w:left w:val="none" w:sz="0" w:space="0" w:color="auto"/>
        <w:bottom w:val="none" w:sz="0" w:space="0" w:color="auto"/>
        <w:right w:val="none" w:sz="0" w:space="0" w:color="auto"/>
      </w:divBdr>
    </w:div>
    <w:div w:id="875391455">
      <w:bodyDiv w:val="1"/>
      <w:marLeft w:val="0"/>
      <w:marRight w:val="0"/>
      <w:marTop w:val="0"/>
      <w:marBottom w:val="0"/>
      <w:divBdr>
        <w:top w:val="none" w:sz="0" w:space="0" w:color="auto"/>
        <w:left w:val="none" w:sz="0" w:space="0" w:color="auto"/>
        <w:bottom w:val="none" w:sz="0" w:space="0" w:color="auto"/>
        <w:right w:val="none" w:sz="0" w:space="0" w:color="auto"/>
      </w:divBdr>
    </w:div>
    <w:div w:id="949164490">
      <w:bodyDiv w:val="1"/>
      <w:marLeft w:val="0"/>
      <w:marRight w:val="0"/>
      <w:marTop w:val="0"/>
      <w:marBottom w:val="0"/>
      <w:divBdr>
        <w:top w:val="none" w:sz="0" w:space="0" w:color="auto"/>
        <w:left w:val="none" w:sz="0" w:space="0" w:color="auto"/>
        <w:bottom w:val="none" w:sz="0" w:space="0" w:color="auto"/>
        <w:right w:val="none" w:sz="0" w:space="0" w:color="auto"/>
      </w:divBdr>
    </w:div>
    <w:div w:id="969092556">
      <w:bodyDiv w:val="1"/>
      <w:marLeft w:val="0"/>
      <w:marRight w:val="0"/>
      <w:marTop w:val="0"/>
      <w:marBottom w:val="0"/>
      <w:divBdr>
        <w:top w:val="none" w:sz="0" w:space="0" w:color="auto"/>
        <w:left w:val="none" w:sz="0" w:space="0" w:color="auto"/>
        <w:bottom w:val="none" w:sz="0" w:space="0" w:color="auto"/>
        <w:right w:val="none" w:sz="0" w:space="0" w:color="auto"/>
      </w:divBdr>
    </w:div>
    <w:div w:id="1014070206">
      <w:bodyDiv w:val="1"/>
      <w:marLeft w:val="0"/>
      <w:marRight w:val="0"/>
      <w:marTop w:val="0"/>
      <w:marBottom w:val="0"/>
      <w:divBdr>
        <w:top w:val="none" w:sz="0" w:space="0" w:color="auto"/>
        <w:left w:val="none" w:sz="0" w:space="0" w:color="auto"/>
        <w:bottom w:val="none" w:sz="0" w:space="0" w:color="auto"/>
        <w:right w:val="none" w:sz="0" w:space="0" w:color="auto"/>
      </w:divBdr>
    </w:div>
    <w:div w:id="1066563507">
      <w:bodyDiv w:val="1"/>
      <w:marLeft w:val="0"/>
      <w:marRight w:val="0"/>
      <w:marTop w:val="0"/>
      <w:marBottom w:val="0"/>
      <w:divBdr>
        <w:top w:val="none" w:sz="0" w:space="0" w:color="auto"/>
        <w:left w:val="none" w:sz="0" w:space="0" w:color="auto"/>
        <w:bottom w:val="none" w:sz="0" w:space="0" w:color="auto"/>
        <w:right w:val="none" w:sz="0" w:space="0" w:color="auto"/>
      </w:divBdr>
      <w:divsChild>
        <w:div w:id="698428778">
          <w:marLeft w:val="0"/>
          <w:marRight w:val="0"/>
          <w:marTop w:val="0"/>
          <w:marBottom w:val="0"/>
          <w:divBdr>
            <w:top w:val="none" w:sz="0" w:space="0" w:color="auto"/>
            <w:left w:val="none" w:sz="0" w:space="0" w:color="auto"/>
            <w:bottom w:val="none" w:sz="0" w:space="0" w:color="auto"/>
            <w:right w:val="none" w:sz="0" w:space="0" w:color="auto"/>
          </w:divBdr>
          <w:divsChild>
            <w:div w:id="621494127">
              <w:marLeft w:val="0"/>
              <w:marRight w:val="0"/>
              <w:marTop w:val="0"/>
              <w:marBottom w:val="0"/>
              <w:divBdr>
                <w:top w:val="none" w:sz="0" w:space="0" w:color="auto"/>
                <w:left w:val="none" w:sz="0" w:space="0" w:color="auto"/>
                <w:bottom w:val="none" w:sz="0" w:space="0" w:color="auto"/>
                <w:right w:val="none" w:sz="0" w:space="0" w:color="auto"/>
              </w:divBdr>
              <w:divsChild>
                <w:div w:id="1113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21129">
      <w:bodyDiv w:val="1"/>
      <w:marLeft w:val="0"/>
      <w:marRight w:val="0"/>
      <w:marTop w:val="0"/>
      <w:marBottom w:val="0"/>
      <w:divBdr>
        <w:top w:val="none" w:sz="0" w:space="0" w:color="auto"/>
        <w:left w:val="none" w:sz="0" w:space="0" w:color="auto"/>
        <w:bottom w:val="none" w:sz="0" w:space="0" w:color="auto"/>
        <w:right w:val="none" w:sz="0" w:space="0" w:color="auto"/>
      </w:divBdr>
    </w:div>
    <w:div w:id="1138837903">
      <w:bodyDiv w:val="1"/>
      <w:marLeft w:val="0"/>
      <w:marRight w:val="0"/>
      <w:marTop w:val="0"/>
      <w:marBottom w:val="0"/>
      <w:divBdr>
        <w:top w:val="none" w:sz="0" w:space="0" w:color="auto"/>
        <w:left w:val="none" w:sz="0" w:space="0" w:color="auto"/>
        <w:bottom w:val="none" w:sz="0" w:space="0" w:color="auto"/>
        <w:right w:val="none" w:sz="0" w:space="0" w:color="auto"/>
      </w:divBdr>
      <w:divsChild>
        <w:div w:id="1683971624">
          <w:marLeft w:val="0"/>
          <w:marRight w:val="0"/>
          <w:marTop w:val="0"/>
          <w:marBottom w:val="0"/>
          <w:divBdr>
            <w:top w:val="none" w:sz="0" w:space="0" w:color="auto"/>
            <w:left w:val="none" w:sz="0" w:space="0" w:color="auto"/>
            <w:bottom w:val="none" w:sz="0" w:space="0" w:color="auto"/>
            <w:right w:val="none" w:sz="0" w:space="0" w:color="auto"/>
          </w:divBdr>
          <w:divsChild>
            <w:div w:id="486484867">
              <w:marLeft w:val="0"/>
              <w:marRight w:val="0"/>
              <w:marTop w:val="0"/>
              <w:marBottom w:val="0"/>
              <w:divBdr>
                <w:top w:val="none" w:sz="0" w:space="0" w:color="auto"/>
                <w:left w:val="none" w:sz="0" w:space="0" w:color="auto"/>
                <w:bottom w:val="none" w:sz="0" w:space="0" w:color="auto"/>
                <w:right w:val="none" w:sz="0" w:space="0" w:color="auto"/>
              </w:divBdr>
              <w:divsChild>
                <w:div w:id="2500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4469">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250500382">
      <w:bodyDiv w:val="1"/>
      <w:marLeft w:val="0"/>
      <w:marRight w:val="0"/>
      <w:marTop w:val="0"/>
      <w:marBottom w:val="0"/>
      <w:divBdr>
        <w:top w:val="none" w:sz="0" w:space="0" w:color="auto"/>
        <w:left w:val="none" w:sz="0" w:space="0" w:color="auto"/>
        <w:bottom w:val="none" w:sz="0" w:space="0" w:color="auto"/>
        <w:right w:val="none" w:sz="0" w:space="0" w:color="auto"/>
      </w:divBdr>
    </w:div>
    <w:div w:id="1289161624">
      <w:bodyDiv w:val="1"/>
      <w:marLeft w:val="0"/>
      <w:marRight w:val="0"/>
      <w:marTop w:val="0"/>
      <w:marBottom w:val="0"/>
      <w:divBdr>
        <w:top w:val="none" w:sz="0" w:space="0" w:color="auto"/>
        <w:left w:val="none" w:sz="0" w:space="0" w:color="auto"/>
        <w:bottom w:val="none" w:sz="0" w:space="0" w:color="auto"/>
        <w:right w:val="none" w:sz="0" w:space="0" w:color="auto"/>
      </w:divBdr>
    </w:div>
    <w:div w:id="1333293623">
      <w:bodyDiv w:val="1"/>
      <w:marLeft w:val="0"/>
      <w:marRight w:val="0"/>
      <w:marTop w:val="0"/>
      <w:marBottom w:val="0"/>
      <w:divBdr>
        <w:top w:val="none" w:sz="0" w:space="0" w:color="auto"/>
        <w:left w:val="none" w:sz="0" w:space="0" w:color="auto"/>
        <w:bottom w:val="none" w:sz="0" w:space="0" w:color="auto"/>
        <w:right w:val="none" w:sz="0" w:space="0" w:color="auto"/>
      </w:divBdr>
    </w:div>
    <w:div w:id="1374578085">
      <w:bodyDiv w:val="1"/>
      <w:marLeft w:val="0"/>
      <w:marRight w:val="0"/>
      <w:marTop w:val="0"/>
      <w:marBottom w:val="0"/>
      <w:divBdr>
        <w:top w:val="none" w:sz="0" w:space="0" w:color="auto"/>
        <w:left w:val="none" w:sz="0" w:space="0" w:color="auto"/>
        <w:bottom w:val="none" w:sz="0" w:space="0" w:color="auto"/>
        <w:right w:val="none" w:sz="0" w:space="0" w:color="auto"/>
      </w:divBdr>
    </w:div>
    <w:div w:id="1445466902">
      <w:bodyDiv w:val="1"/>
      <w:marLeft w:val="0"/>
      <w:marRight w:val="0"/>
      <w:marTop w:val="0"/>
      <w:marBottom w:val="0"/>
      <w:divBdr>
        <w:top w:val="none" w:sz="0" w:space="0" w:color="auto"/>
        <w:left w:val="none" w:sz="0" w:space="0" w:color="auto"/>
        <w:bottom w:val="none" w:sz="0" w:space="0" w:color="auto"/>
        <w:right w:val="none" w:sz="0" w:space="0" w:color="auto"/>
      </w:divBdr>
    </w:div>
    <w:div w:id="1456678942">
      <w:bodyDiv w:val="1"/>
      <w:marLeft w:val="0"/>
      <w:marRight w:val="0"/>
      <w:marTop w:val="0"/>
      <w:marBottom w:val="0"/>
      <w:divBdr>
        <w:top w:val="none" w:sz="0" w:space="0" w:color="auto"/>
        <w:left w:val="none" w:sz="0" w:space="0" w:color="auto"/>
        <w:bottom w:val="none" w:sz="0" w:space="0" w:color="auto"/>
        <w:right w:val="none" w:sz="0" w:space="0" w:color="auto"/>
      </w:divBdr>
    </w:div>
    <w:div w:id="1690260152">
      <w:bodyDiv w:val="1"/>
      <w:marLeft w:val="0"/>
      <w:marRight w:val="0"/>
      <w:marTop w:val="0"/>
      <w:marBottom w:val="0"/>
      <w:divBdr>
        <w:top w:val="none" w:sz="0" w:space="0" w:color="auto"/>
        <w:left w:val="none" w:sz="0" w:space="0" w:color="auto"/>
        <w:bottom w:val="none" w:sz="0" w:space="0" w:color="auto"/>
        <w:right w:val="none" w:sz="0" w:space="0" w:color="auto"/>
      </w:divBdr>
    </w:div>
    <w:div w:id="1750809635">
      <w:bodyDiv w:val="1"/>
      <w:marLeft w:val="0"/>
      <w:marRight w:val="0"/>
      <w:marTop w:val="0"/>
      <w:marBottom w:val="0"/>
      <w:divBdr>
        <w:top w:val="none" w:sz="0" w:space="0" w:color="auto"/>
        <w:left w:val="none" w:sz="0" w:space="0" w:color="auto"/>
        <w:bottom w:val="none" w:sz="0" w:space="0" w:color="auto"/>
        <w:right w:val="none" w:sz="0" w:space="0" w:color="auto"/>
      </w:divBdr>
      <w:divsChild>
        <w:div w:id="1609239839">
          <w:marLeft w:val="0"/>
          <w:marRight w:val="0"/>
          <w:marTop w:val="0"/>
          <w:marBottom w:val="0"/>
          <w:divBdr>
            <w:top w:val="none" w:sz="0" w:space="0" w:color="auto"/>
            <w:left w:val="none" w:sz="0" w:space="0" w:color="auto"/>
            <w:bottom w:val="none" w:sz="0" w:space="0" w:color="auto"/>
            <w:right w:val="none" w:sz="0" w:space="0" w:color="auto"/>
          </w:divBdr>
          <w:divsChild>
            <w:div w:id="1684091997">
              <w:marLeft w:val="0"/>
              <w:marRight w:val="0"/>
              <w:marTop w:val="0"/>
              <w:marBottom w:val="0"/>
              <w:divBdr>
                <w:top w:val="none" w:sz="0" w:space="0" w:color="auto"/>
                <w:left w:val="none" w:sz="0" w:space="0" w:color="auto"/>
                <w:bottom w:val="none" w:sz="0" w:space="0" w:color="auto"/>
                <w:right w:val="none" w:sz="0" w:space="0" w:color="auto"/>
              </w:divBdr>
              <w:divsChild>
                <w:div w:id="13632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09244">
      <w:bodyDiv w:val="1"/>
      <w:marLeft w:val="0"/>
      <w:marRight w:val="0"/>
      <w:marTop w:val="0"/>
      <w:marBottom w:val="0"/>
      <w:divBdr>
        <w:top w:val="none" w:sz="0" w:space="0" w:color="auto"/>
        <w:left w:val="none" w:sz="0" w:space="0" w:color="auto"/>
        <w:bottom w:val="none" w:sz="0" w:space="0" w:color="auto"/>
        <w:right w:val="none" w:sz="0" w:space="0" w:color="auto"/>
      </w:divBdr>
      <w:divsChild>
        <w:div w:id="887228826">
          <w:marLeft w:val="0"/>
          <w:marRight w:val="0"/>
          <w:marTop w:val="0"/>
          <w:marBottom w:val="0"/>
          <w:divBdr>
            <w:top w:val="none" w:sz="0" w:space="0" w:color="auto"/>
            <w:left w:val="none" w:sz="0" w:space="0" w:color="auto"/>
            <w:bottom w:val="none" w:sz="0" w:space="0" w:color="auto"/>
            <w:right w:val="none" w:sz="0" w:space="0" w:color="auto"/>
          </w:divBdr>
          <w:divsChild>
            <w:div w:id="2094399536">
              <w:marLeft w:val="0"/>
              <w:marRight w:val="0"/>
              <w:marTop w:val="0"/>
              <w:marBottom w:val="0"/>
              <w:divBdr>
                <w:top w:val="none" w:sz="0" w:space="0" w:color="auto"/>
                <w:left w:val="none" w:sz="0" w:space="0" w:color="auto"/>
                <w:bottom w:val="none" w:sz="0" w:space="0" w:color="auto"/>
                <w:right w:val="none" w:sz="0" w:space="0" w:color="auto"/>
              </w:divBdr>
              <w:divsChild>
                <w:div w:id="1371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0653">
      <w:bodyDiv w:val="1"/>
      <w:marLeft w:val="0"/>
      <w:marRight w:val="0"/>
      <w:marTop w:val="0"/>
      <w:marBottom w:val="0"/>
      <w:divBdr>
        <w:top w:val="none" w:sz="0" w:space="0" w:color="auto"/>
        <w:left w:val="none" w:sz="0" w:space="0" w:color="auto"/>
        <w:bottom w:val="none" w:sz="0" w:space="0" w:color="auto"/>
        <w:right w:val="none" w:sz="0" w:space="0" w:color="auto"/>
      </w:divBdr>
      <w:divsChild>
        <w:div w:id="291525691">
          <w:marLeft w:val="0"/>
          <w:marRight w:val="0"/>
          <w:marTop w:val="0"/>
          <w:marBottom w:val="0"/>
          <w:divBdr>
            <w:top w:val="none" w:sz="0" w:space="0" w:color="auto"/>
            <w:left w:val="none" w:sz="0" w:space="0" w:color="auto"/>
            <w:bottom w:val="none" w:sz="0" w:space="0" w:color="auto"/>
            <w:right w:val="none" w:sz="0" w:space="0" w:color="auto"/>
          </w:divBdr>
          <w:divsChild>
            <w:div w:id="614673118">
              <w:marLeft w:val="0"/>
              <w:marRight w:val="0"/>
              <w:marTop w:val="0"/>
              <w:marBottom w:val="0"/>
              <w:divBdr>
                <w:top w:val="none" w:sz="0" w:space="0" w:color="auto"/>
                <w:left w:val="none" w:sz="0" w:space="0" w:color="auto"/>
                <w:bottom w:val="none" w:sz="0" w:space="0" w:color="auto"/>
                <w:right w:val="none" w:sz="0" w:space="0" w:color="auto"/>
              </w:divBdr>
              <w:divsChild>
                <w:div w:id="1671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86423">
      <w:bodyDiv w:val="1"/>
      <w:marLeft w:val="0"/>
      <w:marRight w:val="0"/>
      <w:marTop w:val="0"/>
      <w:marBottom w:val="0"/>
      <w:divBdr>
        <w:top w:val="none" w:sz="0" w:space="0" w:color="auto"/>
        <w:left w:val="none" w:sz="0" w:space="0" w:color="auto"/>
        <w:bottom w:val="none" w:sz="0" w:space="0" w:color="auto"/>
        <w:right w:val="none" w:sz="0" w:space="0" w:color="auto"/>
      </w:divBdr>
    </w:div>
    <w:div w:id="2048021060">
      <w:bodyDiv w:val="1"/>
      <w:marLeft w:val="0"/>
      <w:marRight w:val="0"/>
      <w:marTop w:val="0"/>
      <w:marBottom w:val="0"/>
      <w:divBdr>
        <w:top w:val="none" w:sz="0" w:space="0" w:color="auto"/>
        <w:left w:val="none" w:sz="0" w:space="0" w:color="auto"/>
        <w:bottom w:val="none" w:sz="0" w:space="0" w:color="auto"/>
        <w:right w:val="none" w:sz="0" w:space="0" w:color="auto"/>
      </w:divBdr>
    </w:div>
    <w:div w:id="2127382229">
      <w:bodyDiv w:val="1"/>
      <w:marLeft w:val="0"/>
      <w:marRight w:val="0"/>
      <w:marTop w:val="0"/>
      <w:marBottom w:val="0"/>
      <w:divBdr>
        <w:top w:val="none" w:sz="0" w:space="0" w:color="auto"/>
        <w:left w:val="none" w:sz="0" w:space="0" w:color="auto"/>
        <w:bottom w:val="none" w:sz="0" w:space="0" w:color="auto"/>
        <w:right w:val="none" w:sz="0" w:space="0" w:color="auto"/>
      </w:divBdr>
    </w:div>
    <w:div w:id="21450024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github.com/ibmresilient/resilient-reference/blob/master/developer_guides/Integration%20Server%20Guide.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ixproject.github.i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ibmresilient/resilient-reference/blob/master/developer_guides/Integration%20Server%20Guide.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9660CA-4602-9946-B676-43F1C80AD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2730</Words>
  <Characters>15562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18256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John Prendergast</cp:lastModifiedBy>
  <cp:revision>3</cp:revision>
  <cp:lastPrinted>2019-08-19T20:05:00Z</cp:lastPrinted>
  <dcterms:created xsi:type="dcterms:W3CDTF">2020-09-03T14:36:00Z</dcterms:created>
  <dcterms:modified xsi:type="dcterms:W3CDTF">2020-09-03T14:38:00Z</dcterms:modified>
  <cp:category/>
</cp:coreProperties>
</file>