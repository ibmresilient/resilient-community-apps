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2D5ADA4D" w:rsidR="006B52CC" w:rsidRDefault="00D86C36" w:rsidP="006B52CC">
      <w:pPr>
        <w:pStyle w:val="Heading1"/>
        <w:spacing w:before="0"/>
        <w:jc w:val="center"/>
      </w:pPr>
      <w:r>
        <w:rPr>
          <w:color w:val="FF8300"/>
        </w:rPr>
        <w:t>Slack</w:t>
      </w:r>
      <w:r w:rsidR="00C951A3">
        <w:rPr>
          <w:color w:val="FF8300"/>
        </w:rPr>
        <w:t xml:space="preserve"> Function V1.0.</w:t>
      </w:r>
      <w:ins w:id="1" w:author="AnnMarie Norcross" w:date="2020-03-04T11:44:00Z">
        <w:r w:rsidR="0072788D">
          <w:rPr>
            <w:color w:val="FF8300"/>
          </w:rPr>
          <w:t>1</w:t>
        </w:r>
      </w:ins>
      <w:del w:id="2" w:author="AnnMarie Norcross" w:date="2020-03-04T11:42:00Z">
        <w:r w:rsidR="00C951A3" w:rsidDel="0072788D">
          <w:rPr>
            <w:color w:val="FF8300"/>
          </w:rPr>
          <w:delText>0</w:delText>
        </w:r>
      </w:del>
    </w:p>
    <w:p w14:paraId="0E3218A8" w14:textId="6301AB8C" w:rsidR="006B52CC" w:rsidRDefault="00C951A3" w:rsidP="006B52CC">
      <w:pPr>
        <w:pStyle w:val="Normal1"/>
        <w:jc w:val="center"/>
      </w:pPr>
      <w:r>
        <w:rPr>
          <w:rFonts w:ascii="Times New Roman" w:eastAsia="Times New Roman" w:hAnsi="Times New Roman" w:cs="Times New Roman"/>
        </w:rPr>
        <w:t xml:space="preserve">Release Date: </w:t>
      </w:r>
      <w:ins w:id="3" w:author="AnnMarie Norcross" w:date="2020-03-04T11:44:00Z">
        <w:r w:rsidR="0072788D">
          <w:rPr>
            <w:rFonts w:ascii="Times New Roman" w:eastAsia="Times New Roman" w:hAnsi="Times New Roman" w:cs="Times New Roman"/>
          </w:rPr>
          <w:t>Ma</w:t>
        </w:r>
      </w:ins>
      <w:ins w:id="4" w:author="AnnMarie Norcross" w:date="2020-03-04T11:45:00Z">
        <w:r w:rsidR="0072788D">
          <w:rPr>
            <w:rFonts w:ascii="Times New Roman" w:eastAsia="Times New Roman" w:hAnsi="Times New Roman" w:cs="Times New Roman"/>
          </w:rPr>
          <w:t>rch 2020</w:t>
        </w:r>
      </w:ins>
      <w:del w:id="5" w:author="AnnMarie Norcross" w:date="2020-03-04T11:44:00Z">
        <w:r w:rsidR="00262EF4" w:rsidDel="0072788D">
          <w:rPr>
            <w:rFonts w:ascii="Times New Roman" w:eastAsia="Times New Roman" w:hAnsi="Times New Roman" w:cs="Times New Roman"/>
          </w:rPr>
          <w:delText xml:space="preserve">December </w:delText>
        </w:r>
        <w:r w:rsidDel="0072788D">
          <w:rPr>
            <w:rFonts w:ascii="Times New Roman" w:eastAsia="Times New Roman" w:hAnsi="Times New Roman" w:cs="Times New Roman"/>
          </w:rPr>
          <w:delText>2018</w:delText>
        </w:r>
      </w:del>
    </w:p>
    <w:p w14:paraId="32E89C41" w14:textId="77777777" w:rsidR="006B52CC" w:rsidRDefault="006B52CC" w:rsidP="006B52CC">
      <w:pPr>
        <w:pStyle w:val="Normal1"/>
      </w:pPr>
    </w:p>
    <w:p w14:paraId="5B47DA78" w14:textId="76BE4825" w:rsidR="00131A3E" w:rsidRDefault="00131A3E" w:rsidP="0050235D">
      <w:pPr>
        <w:pStyle w:val="BodyText"/>
        <w:rPr>
          <w:rFonts w:eastAsia="Arial"/>
        </w:rPr>
      </w:pPr>
      <w:r>
        <w:rPr>
          <w:rFonts w:eastAsia="Arial"/>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w:t>
      </w:r>
      <w:r w:rsidR="00492DC8">
        <w:rPr>
          <w:rFonts w:eastAsia="Arial"/>
        </w:rPr>
        <w:t>,</w:t>
      </w:r>
      <w:r>
        <w:rPr>
          <w:rFonts w:eastAsia="Arial"/>
        </w:rPr>
        <w:t xml:space="preserve"> </w:t>
      </w:r>
      <w:r w:rsidR="00492DC8">
        <w:rPr>
          <w:rFonts w:eastAsia="Arial"/>
        </w:rPr>
        <w:t xml:space="preserve">and </w:t>
      </w:r>
      <w:r>
        <w:rPr>
          <w:rFonts w:eastAsia="Arial"/>
        </w:rPr>
        <w:t xml:space="preserve">returns the results to the workflow. The results can </w:t>
      </w:r>
      <w:r w:rsidR="00492DC8">
        <w:rPr>
          <w:rFonts w:eastAsia="Arial"/>
        </w:rPr>
        <w:t xml:space="preserve">then </w:t>
      </w:r>
      <w:r>
        <w:rPr>
          <w:rFonts w:eastAsia="Arial"/>
        </w:rPr>
        <w:t xml:space="preserve">be </w:t>
      </w:r>
      <w:r w:rsidR="00492DC8">
        <w:rPr>
          <w:rFonts w:eastAsia="Arial"/>
        </w:rPr>
        <w:t>used</w:t>
      </w:r>
      <w:r>
        <w:rPr>
          <w:rFonts w:eastAsia="Arial"/>
        </w:rPr>
        <w:t xml:space="preserve"> by scripts, rules, and workflow decision points to dynamically orchestrate the security incident response activities.</w:t>
      </w:r>
    </w:p>
    <w:p w14:paraId="21F6E86F" w14:textId="631DFF9A" w:rsidR="0037127E" w:rsidRDefault="0037127E" w:rsidP="0037127E">
      <w:pPr>
        <w:pStyle w:val="BodyText"/>
        <w:keepNext/>
      </w:pPr>
      <w:r>
        <w:t>This guide describes the</w:t>
      </w:r>
      <w:r w:rsidR="00D86C36">
        <w:t xml:space="preserve"> Slack</w:t>
      </w:r>
      <w:r>
        <w:t xml:space="preserve"> </w:t>
      </w:r>
      <w:r w:rsidR="004E620A">
        <w:t>Integration</w:t>
      </w:r>
      <w:r>
        <w:t>.</w:t>
      </w:r>
    </w:p>
    <w:p w14:paraId="0747473F" w14:textId="39F921B2" w:rsidR="00C951A3" w:rsidRDefault="00C951A3" w:rsidP="00D86C36">
      <w:pPr>
        <w:pStyle w:val="Heading10"/>
      </w:pPr>
      <w:r w:rsidRPr="00537786">
        <w:t xml:space="preserve">Overview </w:t>
      </w:r>
    </w:p>
    <w:p w14:paraId="58AE105F" w14:textId="32248892" w:rsidR="00D86C36" w:rsidRPr="00C91291" w:rsidRDefault="00D86C36" w:rsidP="00D86C36">
      <w:pPr>
        <w:pStyle w:val="BodyText"/>
        <w:rPr>
          <w:rFonts w:eastAsia="Arial" w:cs="Arial"/>
          <w:color w:val="000000"/>
          <w:szCs w:val="20"/>
        </w:rPr>
      </w:pPr>
      <w:r w:rsidRPr="00C91291">
        <w:rPr>
          <w:rFonts w:eastAsia="Arial" w:cs="Arial"/>
          <w:color w:val="000000"/>
          <w:szCs w:val="20"/>
        </w:rPr>
        <w:t xml:space="preserve">Slack is an online communications solution allowing communities to communicate as groups or directly with each other through </w:t>
      </w:r>
      <w:r w:rsidR="006A059D">
        <w:rPr>
          <w:rFonts w:eastAsia="Arial" w:cs="Arial"/>
          <w:color w:val="000000"/>
          <w:szCs w:val="20"/>
        </w:rPr>
        <w:t xml:space="preserve">conversations </w:t>
      </w:r>
      <w:r w:rsidR="00B92D6D">
        <w:rPr>
          <w:rFonts w:eastAsia="Arial" w:cs="Arial"/>
          <w:color w:val="000000"/>
          <w:szCs w:val="20"/>
        </w:rPr>
        <w:t>and</w:t>
      </w:r>
      <w:r w:rsidR="00B92D6D" w:rsidRPr="00C91291">
        <w:rPr>
          <w:rFonts w:eastAsia="Arial" w:cs="Arial"/>
          <w:color w:val="000000"/>
          <w:szCs w:val="20"/>
        </w:rPr>
        <w:t xml:space="preserve"> </w:t>
      </w:r>
      <w:r w:rsidRPr="00C91291">
        <w:rPr>
          <w:rFonts w:eastAsia="Arial" w:cs="Arial"/>
          <w:color w:val="000000"/>
          <w:szCs w:val="20"/>
        </w:rPr>
        <w:t>video conferences</w:t>
      </w:r>
      <w:r w:rsidR="006A059D">
        <w:rPr>
          <w:rFonts w:eastAsia="Arial" w:cs="Arial"/>
          <w:color w:val="000000"/>
          <w:szCs w:val="20"/>
        </w:rPr>
        <w:t xml:space="preserve"> in Slack channels</w:t>
      </w:r>
      <w:r w:rsidRPr="00C91291">
        <w:rPr>
          <w:rFonts w:eastAsia="Arial" w:cs="Arial"/>
          <w:color w:val="000000"/>
          <w:szCs w:val="20"/>
        </w:rPr>
        <w:t xml:space="preserve">. This </w:t>
      </w:r>
      <w:r w:rsidR="000A010A">
        <w:rPr>
          <w:rFonts w:eastAsia="Arial" w:cs="Arial"/>
          <w:color w:val="000000"/>
          <w:szCs w:val="20"/>
        </w:rPr>
        <w:t xml:space="preserve">Resilient platform </w:t>
      </w:r>
      <w:r w:rsidRPr="00C91291">
        <w:rPr>
          <w:rFonts w:eastAsia="Arial" w:cs="Arial"/>
          <w:color w:val="000000"/>
          <w:szCs w:val="20"/>
        </w:rPr>
        <w:t xml:space="preserve">functions-based integration </w:t>
      </w:r>
      <w:r w:rsidR="00BF1E24">
        <w:rPr>
          <w:rFonts w:eastAsia="Arial" w:cs="Arial"/>
          <w:color w:val="000000"/>
          <w:szCs w:val="20"/>
        </w:rPr>
        <w:t>enables</w:t>
      </w:r>
      <w:r w:rsidR="00BF1E24" w:rsidRPr="00C91291">
        <w:rPr>
          <w:rFonts w:eastAsia="Arial" w:cs="Arial"/>
          <w:color w:val="000000"/>
          <w:szCs w:val="20"/>
        </w:rPr>
        <w:t xml:space="preserve"> </w:t>
      </w:r>
      <w:r w:rsidR="006A059D">
        <w:rPr>
          <w:rFonts w:eastAsia="Arial" w:cs="Arial"/>
          <w:color w:val="000000"/>
          <w:szCs w:val="20"/>
        </w:rPr>
        <w:t>I</w:t>
      </w:r>
      <w:r w:rsidRPr="00C91291">
        <w:rPr>
          <w:rFonts w:eastAsia="Arial" w:cs="Arial"/>
          <w:color w:val="000000"/>
          <w:szCs w:val="20"/>
        </w:rPr>
        <w:t>ncident</w:t>
      </w:r>
      <w:r w:rsidR="006A059D">
        <w:rPr>
          <w:rFonts w:eastAsia="Arial" w:cs="Arial"/>
          <w:color w:val="000000"/>
          <w:szCs w:val="20"/>
        </w:rPr>
        <w:t>, Note, Artifact, Task</w:t>
      </w:r>
      <w:r w:rsidR="00D1051F">
        <w:rPr>
          <w:rFonts w:eastAsia="Arial" w:cs="Arial"/>
          <w:color w:val="000000"/>
          <w:szCs w:val="20"/>
        </w:rPr>
        <w:t>,</w:t>
      </w:r>
      <w:r w:rsidR="006A059D">
        <w:rPr>
          <w:rFonts w:eastAsia="Arial" w:cs="Arial"/>
          <w:color w:val="000000"/>
          <w:szCs w:val="20"/>
        </w:rPr>
        <w:t xml:space="preserve"> and Attachment</w:t>
      </w:r>
      <w:r w:rsidR="00D53CC1">
        <w:rPr>
          <w:rFonts w:eastAsia="Arial" w:cs="Arial"/>
          <w:color w:val="000000"/>
          <w:szCs w:val="20"/>
        </w:rPr>
        <w:t xml:space="preserve"> data</w:t>
      </w:r>
      <w:r w:rsidRPr="00C91291">
        <w:rPr>
          <w:rFonts w:eastAsia="Arial" w:cs="Arial"/>
          <w:color w:val="000000"/>
          <w:szCs w:val="20"/>
        </w:rPr>
        <w:t xml:space="preserve"> to be shared</w:t>
      </w:r>
      <w:r w:rsidR="009F3AD3">
        <w:rPr>
          <w:rFonts w:eastAsia="Arial" w:cs="Arial"/>
          <w:color w:val="000000"/>
          <w:szCs w:val="20"/>
        </w:rPr>
        <w:t xml:space="preserve"> in Slack</w:t>
      </w:r>
      <w:r w:rsidRPr="00C91291">
        <w:rPr>
          <w:rFonts w:eastAsia="Arial" w:cs="Arial"/>
          <w:color w:val="000000"/>
          <w:szCs w:val="20"/>
        </w:rPr>
        <w:t>.</w:t>
      </w:r>
      <w:r w:rsidR="00FC3890">
        <w:rPr>
          <w:rFonts w:eastAsia="Arial" w:cs="Arial"/>
          <w:color w:val="000000"/>
          <w:szCs w:val="20"/>
        </w:rPr>
        <w:t xml:space="preserve"> User</w:t>
      </w:r>
      <w:r w:rsidR="00487E5C">
        <w:rPr>
          <w:rFonts w:eastAsia="Arial" w:cs="Arial"/>
          <w:color w:val="000000"/>
          <w:szCs w:val="20"/>
        </w:rPr>
        <w:t>s</w:t>
      </w:r>
      <w:r w:rsidR="00FC3890">
        <w:rPr>
          <w:rFonts w:eastAsia="Arial" w:cs="Arial"/>
          <w:color w:val="000000"/>
          <w:szCs w:val="20"/>
        </w:rPr>
        <w:t xml:space="preserve"> can </w:t>
      </w:r>
      <w:r w:rsidR="00FC3890">
        <w:rPr>
          <w:rFonts w:ascii="Helvetica" w:hAnsi="Helvetica" w:cs="Helvetica"/>
        </w:rPr>
        <w:t>create</w:t>
      </w:r>
      <w:r w:rsidR="008402EA">
        <w:rPr>
          <w:rFonts w:ascii="Helvetica" w:hAnsi="Helvetica" w:cs="Helvetica"/>
        </w:rPr>
        <w:t xml:space="preserve"> or </w:t>
      </w:r>
      <w:r w:rsidR="00D1051F">
        <w:rPr>
          <w:rFonts w:ascii="Helvetica" w:hAnsi="Helvetica" w:cs="Helvetica"/>
        </w:rPr>
        <w:t>designate</w:t>
      </w:r>
      <w:r w:rsidR="00FC3890">
        <w:rPr>
          <w:rFonts w:ascii="Helvetica" w:hAnsi="Helvetica" w:cs="Helvetica"/>
        </w:rPr>
        <w:t xml:space="preserve"> private or public channels in </w:t>
      </w:r>
      <w:r w:rsidR="003B0DD1">
        <w:rPr>
          <w:rFonts w:ascii="Helvetica" w:hAnsi="Helvetica" w:cs="Helvetica"/>
        </w:rPr>
        <w:t xml:space="preserve">a </w:t>
      </w:r>
      <w:r w:rsidR="00FC3890">
        <w:rPr>
          <w:rFonts w:ascii="Helvetica" w:hAnsi="Helvetica" w:cs="Helvetica"/>
        </w:rPr>
        <w:t xml:space="preserve">Slack workspace and </w:t>
      </w:r>
      <w:r w:rsidR="004E620A">
        <w:rPr>
          <w:rFonts w:ascii="Helvetica" w:hAnsi="Helvetica" w:cs="Helvetica"/>
        </w:rPr>
        <w:t>invite Slack users to the channel</w:t>
      </w:r>
      <w:r w:rsidR="00BF1E24">
        <w:rPr>
          <w:rFonts w:ascii="Helvetica" w:hAnsi="Helvetica" w:cs="Helvetica"/>
        </w:rPr>
        <w:t>s</w:t>
      </w:r>
      <w:r w:rsidR="004E620A">
        <w:rPr>
          <w:rFonts w:ascii="Helvetica" w:hAnsi="Helvetica" w:cs="Helvetica"/>
        </w:rPr>
        <w:t>. User</w:t>
      </w:r>
      <w:r w:rsidR="003B0DD1">
        <w:rPr>
          <w:rFonts w:ascii="Helvetica" w:hAnsi="Helvetica" w:cs="Helvetica"/>
        </w:rPr>
        <w:t>s</w:t>
      </w:r>
      <w:r w:rsidR="004E620A">
        <w:rPr>
          <w:rFonts w:ascii="Helvetica" w:hAnsi="Helvetica" w:cs="Helvetica"/>
        </w:rPr>
        <w:t xml:space="preserve"> can also customize </w:t>
      </w:r>
      <w:r w:rsidR="00DB72B8">
        <w:rPr>
          <w:rFonts w:ascii="Helvetica" w:hAnsi="Helvetica" w:cs="Helvetica"/>
        </w:rPr>
        <w:t xml:space="preserve">data from </w:t>
      </w:r>
      <w:r w:rsidR="00BF1E24">
        <w:rPr>
          <w:rFonts w:ascii="Helvetica" w:hAnsi="Helvetica" w:cs="Helvetica"/>
        </w:rPr>
        <w:t>the Resilient objects</w:t>
      </w:r>
      <w:r w:rsidR="004E620A">
        <w:rPr>
          <w:rFonts w:ascii="Helvetica" w:hAnsi="Helvetica" w:cs="Helvetica"/>
        </w:rPr>
        <w:t xml:space="preserve"> to post in a channel</w:t>
      </w:r>
      <w:r w:rsidR="00D1051F">
        <w:rPr>
          <w:rFonts w:ascii="Helvetica" w:hAnsi="Helvetica" w:cs="Helvetica"/>
        </w:rPr>
        <w:t xml:space="preserve">, </w:t>
      </w:r>
      <w:r w:rsidR="00BF1E24">
        <w:rPr>
          <w:rFonts w:ascii="Helvetica" w:hAnsi="Helvetica" w:cs="Helvetica"/>
        </w:rPr>
        <w:t>as well as</w:t>
      </w:r>
      <w:r w:rsidR="00D1051F">
        <w:rPr>
          <w:rFonts w:ascii="Helvetica" w:hAnsi="Helvetica" w:cs="Helvetica"/>
        </w:rPr>
        <w:t xml:space="preserve"> </w:t>
      </w:r>
      <w:r w:rsidR="00BF1E24">
        <w:rPr>
          <w:rFonts w:ascii="Helvetica" w:hAnsi="Helvetica" w:cs="Helvetica"/>
        </w:rPr>
        <w:t xml:space="preserve">archive </w:t>
      </w:r>
      <w:r w:rsidR="00D1051F">
        <w:rPr>
          <w:rFonts w:ascii="Helvetica" w:hAnsi="Helvetica" w:cs="Helvetica"/>
        </w:rPr>
        <w:t>channel</w:t>
      </w:r>
      <w:r w:rsidR="00BF1E24">
        <w:rPr>
          <w:rFonts w:ascii="Helvetica" w:hAnsi="Helvetica" w:cs="Helvetica"/>
        </w:rPr>
        <w:t>s</w:t>
      </w:r>
      <w:r w:rsidR="004E620A">
        <w:rPr>
          <w:rFonts w:ascii="Helvetica" w:hAnsi="Helvetica" w:cs="Helvetica"/>
        </w:rPr>
        <w:t xml:space="preserve">. </w:t>
      </w:r>
    </w:p>
    <w:p w14:paraId="19A0DA16" w14:textId="642F1127" w:rsidR="00AB2F66" w:rsidRPr="00C91291" w:rsidRDefault="005C5DE8" w:rsidP="00C91291">
      <w:pPr>
        <w:pStyle w:val="BodyText"/>
        <w:rPr>
          <w:rStyle w:val="IntenseEmphasis"/>
          <w:i w:val="0"/>
          <w:iCs w:val="0"/>
          <w:color w:val="auto"/>
        </w:rPr>
      </w:pPr>
      <w:r>
        <w:rPr>
          <w:rFonts w:eastAsia="Arial" w:cs="Arial"/>
          <w:color w:val="000000"/>
          <w:szCs w:val="20"/>
        </w:rPr>
        <w:t xml:space="preserve">There are </w:t>
      </w:r>
      <w:r w:rsidR="00262EF4">
        <w:rPr>
          <w:rFonts w:eastAsia="Arial" w:cs="Arial"/>
          <w:color w:val="000000"/>
          <w:szCs w:val="20"/>
        </w:rPr>
        <w:t xml:space="preserve">three functions and </w:t>
      </w:r>
      <w:r>
        <w:rPr>
          <w:rFonts w:eastAsia="Arial" w:cs="Arial"/>
          <w:color w:val="000000"/>
          <w:szCs w:val="20"/>
        </w:rPr>
        <w:t>e</w:t>
      </w:r>
      <w:r w:rsidR="004E620A">
        <w:rPr>
          <w:rFonts w:eastAsia="Arial" w:cs="Arial"/>
          <w:color w:val="000000"/>
          <w:szCs w:val="20"/>
        </w:rPr>
        <w:t>ight example</w:t>
      </w:r>
      <w:r w:rsidR="004E620A" w:rsidRPr="00C91291">
        <w:rPr>
          <w:rFonts w:eastAsia="Arial" w:cs="Arial"/>
          <w:color w:val="000000"/>
          <w:szCs w:val="20"/>
        </w:rPr>
        <w:t xml:space="preserve"> </w:t>
      </w:r>
      <w:r w:rsidR="00D86C36" w:rsidRPr="00C91291">
        <w:rPr>
          <w:rFonts w:eastAsia="Arial" w:cs="Arial"/>
          <w:color w:val="000000"/>
          <w:szCs w:val="20"/>
        </w:rPr>
        <w:t xml:space="preserve">workflows </w:t>
      </w:r>
      <w:r w:rsidR="00BF1E24">
        <w:rPr>
          <w:rFonts w:eastAsia="Arial" w:cs="Arial"/>
          <w:color w:val="000000"/>
          <w:szCs w:val="20"/>
        </w:rPr>
        <w:t>in this integration package</w:t>
      </w:r>
      <w:r>
        <w:rPr>
          <w:rFonts w:eastAsia="Arial" w:cs="Arial"/>
          <w:color w:val="000000"/>
          <w:szCs w:val="20"/>
        </w:rPr>
        <w:t xml:space="preserve">. </w:t>
      </w:r>
      <w:r w:rsidR="00662ABF" w:rsidRPr="00C91291">
        <w:rPr>
          <w:rStyle w:val="IntenseEmphasis"/>
          <w:i w:val="0"/>
          <w:iCs w:val="0"/>
          <w:color w:val="auto"/>
        </w:rPr>
        <w:t xml:space="preserve">This document describes </w:t>
      </w:r>
      <w:r w:rsidR="00C91291">
        <w:rPr>
          <w:rStyle w:val="IntenseEmphasis"/>
          <w:i w:val="0"/>
          <w:iCs w:val="0"/>
          <w:color w:val="auto"/>
        </w:rPr>
        <w:t>the</w:t>
      </w:r>
      <w:r w:rsidR="00662ABF" w:rsidRPr="00C91291">
        <w:rPr>
          <w:rStyle w:val="IntenseEmphasis"/>
          <w:i w:val="0"/>
          <w:iCs w:val="0"/>
          <w:color w:val="auto"/>
        </w:rPr>
        <w:t xml:space="preserve"> </w:t>
      </w:r>
      <w:r w:rsidR="00B17E46" w:rsidRPr="00C91291">
        <w:rPr>
          <w:rStyle w:val="IntenseEmphasis"/>
          <w:i w:val="0"/>
          <w:iCs w:val="0"/>
          <w:color w:val="auto"/>
        </w:rPr>
        <w:t xml:space="preserve">included </w:t>
      </w:r>
      <w:r w:rsidR="00662ABF" w:rsidRPr="00C91291">
        <w:rPr>
          <w:rStyle w:val="IntenseEmphasis"/>
          <w:i w:val="0"/>
          <w:iCs w:val="0"/>
          <w:color w:val="auto"/>
        </w:rPr>
        <w:t>function</w:t>
      </w:r>
      <w:r w:rsidR="004E620A">
        <w:rPr>
          <w:rStyle w:val="IntenseEmphasis"/>
          <w:i w:val="0"/>
          <w:iCs w:val="0"/>
          <w:color w:val="auto"/>
        </w:rPr>
        <w:t>s</w:t>
      </w:r>
      <w:r w:rsidR="00662ABF" w:rsidRPr="00C91291">
        <w:rPr>
          <w:rStyle w:val="IntenseEmphasis"/>
          <w:i w:val="0"/>
          <w:iCs w:val="0"/>
          <w:color w:val="auto"/>
        </w:rPr>
        <w:t xml:space="preserve">, how to configure </w:t>
      </w:r>
      <w:r w:rsidR="004E620A">
        <w:rPr>
          <w:rStyle w:val="IntenseEmphasis"/>
          <w:i w:val="0"/>
          <w:iCs w:val="0"/>
          <w:color w:val="auto"/>
        </w:rPr>
        <w:t>them</w:t>
      </w:r>
      <w:r w:rsidR="004E620A" w:rsidRPr="00C91291">
        <w:rPr>
          <w:rStyle w:val="IntenseEmphasis"/>
          <w:i w:val="0"/>
          <w:iCs w:val="0"/>
          <w:color w:val="auto"/>
        </w:rPr>
        <w:t xml:space="preserve"> </w:t>
      </w:r>
      <w:r w:rsidR="00662ABF" w:rsidRPr="00C91291">
        <w:rPr>
          <w:rStyle w:val="IntenseEmphasis"/>
          <w:i w:val="0"/>
          <w:iCs w:val="0"/>
          <w:color w:val="auto"/>
        </w:rPr>
        <w:t xml:space="preserve">in custom workflows, and </w:t>
      </w:r>
      <w:r w:rsidR="004225A9">
        <w:rPr>
          <w:rStyle w:val="IntenseEmphasis"/>
          <w:i w:val="0"/>
          <w:iCs w:val="0"/>
          <w:color w:val="auto"/>
        </w:rPr>
        <w:t xml:space="preserve">demonstrates </w:t>
      </w:r>
      <w:r w:rsidR="00662ABF" w:rsidRPr="00C91291">
        <w:rPr>
          <w:rStyle w:val="IntenseEmphasis"/>
          <w:i w:val="0"/>
          <w:iCs w:val="0"/>
          <w:color w:val="auto"/>
        </w:rPr>
        <w:t>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6" w:name="_Toc510253265"/>
      <w:r>
        <w:rPr>
          <w:rFonts w:cs="Arial"/>
          <w:szCs w:val="20"/>
        </w:rPr>
        <w:t>Before installing</w:t>
      </w:r>
      <w:r>
        <w:t>, verify that your environment meets the following prerequisites:</w:t>
      </w:r>
    </w:p>
    <w:p w14:paraId="102B5DB3" w14:textId="02BE30F7" w:rsidR="001B086B" w:rsidRDefault="001B086B" w:rsidP="009A711B">
      <w:pPr>
        <w:pStyle w:val="ListBullet"/>
        <w:keepNext/>
        <w:numPr>
          <w:ilvl w:val="0"/>
          <w:numId w:val="26"/>
        </w:numPr>
      </w:pPr>
      <w:r w:rsidRPr="00E754BD">
        <w:t>Resilient</w:t>
      </w:r>
      <w:r>
        <w:t xml:space="preserve"> platform is version 3</w:t>
      </w:r>
      <w:r w:rsidR="004E620A">
        <w:t>1</w:t>
      </w:r>
      <w:r>
        <w:t xml:space="preserve">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673ABE76" w:rsidR="001B086B" w:rsidRPr="00341760" w:rsidRDefault="001B086B" w:rsidP="001B086B">
      <w:pPr>
        <w:pStyle w:val="ListBullet"/>
        <w:numPr>
          <w:ilvl w:val="0"/>
          <w:numId w:val="26"/>
        </w:numPr>
      </w:pPr>
      <w:r>
        <w:t xml:space="preserve">You have access to </w:t>
      </w:r>
      <w:r w:rsidR="00C84123">
        <w:t>a</w:t>
      </w:r>
      <w:r>
        <w:t xml:space="preserve"> Resilient </w:t>
      </w:r>
      <w:r w:rsidR="00C84123">
        <w:t>i</w:t>
      </w:r>
      <w:r>
        <w:t xml:space="preserve">ntegration server where you will deploy and run the functions code. If </w:t>
      </w:r>
      <w:r w:rsidR="00C84123">
        <w:t xml:space="preserve">not, you need to install and configure the server as described in the </w:t>
      </w:r>
      <w:hyperlink r:id="rId10" w:history="1">
        <w:r w:rsidR="00C84123" w:rsidRPr="006603D1">
          <w:rPr>
            <w:rStyle w:val="Hyperlink"/>
          </w:rPr>
          <w:t>Integration Server Guide</w:t>
        </w:r>
      </w:hyperlink>
      <w:r w:rsidR="00C84123">
        <w:t xml:space="preserve">. </w:t>
      </w:r>
      <w:bookmarkStart w:id="7" w:name="_GoBack"/>
      <w:bookmarkEnd w:id="7"/>
    </w:p>
    <w:p w14:paraId="4AC1991E" w14:textId="68B545C2" w:rsidR="00C91291" w:rsidRDefault="00C91291" w:rsidP="009A711B">
      <w:pPr>
        <w:pStyle w:val="Heading20"/>
      </w:pPr>
      <w:bookmarkStart w:id="8" w:name="_Toc509305886"/>
      <w:r>
        <w:lastRenderedPageBreak/>
        <w:t>Slack configuration</w:t>
      </w:r>
    </w:p>
    <w:p w14:paraId="2DDA1294" w14:textId="52D5B295" w:rsidR="004207ED" w:rsidRDefault="00C91291" w:rsidP="00C91291">
      <w:pPr>
        <w:pStyle w:val="BodyText"/>
      </w:pPr>
      <w:r>
        <w:t xml:space="preserve">Prior to </w:t>
      </w:r>
      <w:r w:rsidR="00CC329C">
        <w:t xml:space="preserve">installing </w:t>
      </w:r>
      <w:r w:rsidR="00262EF4">
        <w:t xml:space="preserve">the </w:t>
      </w:r>
      <w:r w:rsidR="00CC329C">
        <w:t>Slack function</w:t>
      </w:r>
      <w:r w:rsidR="008C122C">
        <w:t>, follow the Slack documentation (</w:t>
      </w:r>
      <w:hyperlink r:id="rId11" w:history="1">
        <w:r w:rsidR="008C122C" w:rsidRPr="00EC79FF">
          <w:rPr>
            <w:rStyle w:val="Hyperlink"/>
          </w:rPr>
          <w:t>https://api.slack.com/slack-apps</w:t>
        </w:r>
      </w:hyperlink>
      <w:r w:rsidR="008C122C">
        <w:t xml:space="preserve">) </w:t>
      </w:r>
      <w:r w:rsidR="00262EF4">
        <w:t xml:space="preserve">to </w:t>
      </w:r>
      <w:r w:rsidR="008C122C">
        <w:t xml:space="preserve">build a new </w:t>
      </w:r>
      <w:r w:rsidR="004E620A">
        <w:t xml:space="preserve">Slack </w:t>
      </w:r>
      <w:r w:rsidR="006D1D80">
        <w:t>A</w:t>
      </w:r>
      <w:r w:rsidR="008C122C">
        <w:t xml:space="preserve">pp. </w:t>
      </w:r>
    </w:p>
    <w:p w14:paraId="2F6EDD3E" w14:textId="45B4C77C" w:rsidR="001D25F6" w:rsidRDefault="004207ED" w:rsidP="00C91291">
      <w:pPr>
        <w:pStyle w:val="BodyText"/>
        <w:rPr>
          <w:rFonts w:ascii="Helvetica" w:hAnsi="Helvetica" w:cs="Helvetica"/>
        </w:rPr>
      </w:pPr>
      <w:r>
        <w:t xml:space="preserve">In the </w:t>
      </w:r>
      <w:r w:rsidRPr="0099459A">
        <w:rPr>
          <w:i/>
        </w:rPr>
        <w:t>Basic Information</w:t>
      </w:r>
      <w:r w:rsidR="00136C7E">
        <w:t xml:space="preserve"> page,</w:t>
      </w:r>
      <w:r>
        <w:t xml:space="preserve"> find </w:t>
      </w:r>
      <w:r w:rsidR="0017353D">
        <w:t xml:space="preserve">the </w:t>
      </w:r>
      <w:r w:rsidRPr="0099459A">
        <w:rPr>
          <w:rFonts w:ascii="Helvetica" w:hAnsi="Helvetica" w:cs="Helvetica"/>
          <w:i/>
        </w:rPr>
        <w:t>Display Information</w:t>
      </w:r>
      <w:r>
        <w:rPr>
          <w:rFonts w:ascii="Helvetica" w:hAnsi="Helvetica" w:cs="Helvetica"/>
        </w:rPr>
        <w:t xml:space="preserve"> section</w:t>
      </w:r>
      <w:r w:rsidR="00A07399">
        <w:rPr>
          <w:rFonts w:ascii="Helvetica" w:hAnsi="Helvetica" w:cs="Helvetica"/>
        </w:rPr>
        <w:t xml:space="preserve"> as shown below,</w:t>
      </w:r>
      <w:r>
        <w:rPr>
          <w:rFonts w:ascii="Helvetica" w:hAnsi="Helvetica" w:cs="Helvetica"/>
        </w:rPr>
        <w:t xml:space="preserve"> </w:t>
      </w:r>
      <w:r w:rsidR="00262EF4">
        <w:rPr>
          <w:rFonts w:ascii="Helvetica" w:hAnsi="Helvetica" w:cs="Helvetica"/>
        </w:rPr>
        <w:t xml:space="preserve">then </w:t>
      </w:r>
      <w:r>
        <w:rPr>
          <w:rFonts w:ascii="Helvetica" w:hAnsi="Helvetica" w:cs="Helvetica"/>
        </w:rPr>
        <w:t xml:space="preserve">configure your App name and upload the App icon. </w:t>
      </w:r>
      <w:r w:rsidR="00010EC7">
        <w:rPr>
          <w:rFonts w:ascii="Helvetica" w:hAnsi="Helvetica" w:cs="Helvetica"/>
        </w:rPr>
        <w:t xml:space="preserve">You may use </w:t>
      </w:r>
      <w:r w:rsidR="00C84123">
        <w:rPr>
          <w:rFonts w:ascii="Helvetica" w:hAnsi="Helvetica" w:cs="Helvetica"/>
        </w:rPr>
        <w:t xml:space="preserve">the </w:t>
      </w:r>
      <w:r w:rsidR="00010EC7">
        <w:rPr>
          <w:rFonts w:ascii="Helvetica" w:hAnsi="Helvetica" w:cs="Helvetica"/>
        </w:rPr>
        <w:t xml:space="preserve">Resilient logo for your Slack App icon. ResilientLogo.png is included in the package and can be found in </w:t>
      </w:r>
      <w:r w:rsidR="00C84123">
        <w:rPr>
          <w:rFonts w:ascii="Helvetica" w:hAnsi="Helvetica" w:cs="Helvetica"/>
        </w:rPr>
        <w:t xml:space="preserve">the </w:t>
      </w:r>
      <w:r w:rsidR="00010EC7">
        <w:rPr>
          <w:rFonts w:ascii="Helvetica" w:hAnsi="Helvetica" w:cs="Helvetica"/>
        </w:rPr>
        <w:t xml:space="preserve">fn_slack/doc </w:t>
      </w:r>
      <w:r w:rsidR="007C6789">
        <w:rPr>
          <w:rFonts w:ascii="Helvetica" w:hAnsi="Helvetica" w:cs="Helvetica"/>
        </w:rPr>
        <w:t>directory</w:t>
      </w:r>
      <w:r w:rsidR="00010EC7">
        <w:rPr>
          <w:rFonts w:ascii="Helvetica" w:hAnsi="Helvetica" w:cs="Helvetica"/>
        </w:rPr>
        <w:t xml:space="preserve">. Make sure to save changes. </w:t>
      </w:r>
    </w:p>
    <w:p w14:paraId="5909FC03" w14:textId="5442FA31" w:rsidR="00E3616F" w:rsidRDefault="004B5A5D" w:rsidP="00E3616F">
      <w:pPr>
        <w:pStyle w:val="BodyText"/>
        <w:rPr>
          <w:rFonts w:ascii="Helvetica" w:hAnsi="Helvetica" w:cs="Helvetica"/>
        </w:rPr>
      </w:pPr>
      <w:r>
        <w:rPr>
          <w:rFonts w:ascii="Helvetica" w:hAnsi="Helvetica" w:cs="Helvetica"/>
        </w:rPr>
        <w:t xml:space="preserve">Your App’s name </w:t>
      </w:r>
      <w:r w:rsidR="00262EF4">
        <w:rPr>
          <w:rFonts w:ascii="Helvetica" w:hAnsi="Helvetica" w:cs="Helvetica"/>
        </w:rPr>
        <w:t xml:space="preserve">is </w:t>
      </w:r>
      <w:r>
        <w:rPr>
          <w:rFonts w:ascii="Helvetica" w:hAnsi="Helvetica" w:cs="Helvetica"/>
        </w:rPr>
        <w:t xml:space="preserve">used for message authorship. </w:t>
      </w:r>
      <w:r w:rsidR="00E3616F">
        <w:rPr>
          <w:rFonts w:ascii="Helvetica" w:hAnsi="Helvetica" w:cs="Helvetica"/>
        </w:rPr>
        <w:t xml:space="preserve">How message authorship is attributed </w:t>
      </w:r>
      <w:r w:rsidR="00190B6D">
        <w:rPr>
          <w:rFonts w:ascii="Helvetica" w:hAnsi="Helvetica" w:cs="Helvetica"/>
        </w:rPr>
        <w:t>depends on</w:t>
      </w:r>
      <w:r w:rsidR="00E3616F">
        <w:rPr>
          <w:rFonts w:ascii="Helvetica" w:hAnsi="Helvetica" w:cs="Helvetica"/>
        </w:rPr>
        <w:t xml:space="preserve"> a few factors, with some behaviors varying </w:t>
      </w:r>
      <w:r w:rsidR="0054436E">
        <w:rPr>
          <w:rFonts w:ascii="Helvetica" w:hAnsi="Helvetica" w:cs="Helvetica"/>
        </w:rPr>
        <w:t xml:space="preserve">based </w:t>
      </w:r>
      <w:r w:rsidR="00E3616F">
        <w:rPr>
          <w:rFonts w:ascii="Helvetica" w:hAnsi="Helvetica" w:cs="Helvetica"/>
        </w:rPr>
        <w:t xml:space="preserve">on the kinds of tokens </w:t>
      </w:r>
      <w:r w:rsidR="0054436E">
        <w:rPr>
          <w:rFonts w:ascii="Helvetica" w:hAnsi="Helvetica" w:cs="Helvetica"/>
        </w:rPr>
        <w:t>being used</w:t>
      </w:r>
      <w:r w:rsidR="00E3616F">
        <w:rPr>
          <w:rFonts w:ascii="Helvetica" w:hAnsi="Helvetica" w:cs="Helvetica"/>
        </w:rPr>
        <w:t xml:space="preserve"> to post a message.</w:t>
      </w:r>
    </w:p>
    <w:p w14:paraId="29561057" w14:textId="63C93DBA" w:rsidR="00B535CD" w:rsidRDefault="00B535CD" w:rsidP="00E3616F">
      <w:pPr>
        <w:pStyle w:val="BodyText"/>
        <w:rPr>
          <w:rFonts w:ascii="Helvetica" w:hAnsi="Helvetica" w:cs="Helvetica"/>
        </w:rPr>
      </w:pPr>
      <w:r>
        <w:rPr>
          <w:rFonts w:ascii="Helvetica" w:hAnsi="Helvetica" w:cs="Helvetica"/>
        </w:rPr>
        <w:t xml:space="preserve">The App’s name and icon </w:t>
      </w:r>
      <w:r w:rsidR="00262EF4">
        <w:rPr>
          <w:rFonts w:ascii="Helvetica" w:hAnsi="Helvetica" w:cs="Helvetica"/>
        </w:rPr>
        <w:t>is</w:t>
      </w:r>
      <w:r>
        <w:rPr>
          <w:rFonts w:ascii="Helvetica" w:hAnsi="Helvetica" w:cs="Helvetica"/>
        </w:rPr>
        <w:t xml:space="preserve"> used</w:t>
      </w:r>
      <w:r w:rsidRPr="004207ED">
        <w:rPr>
          <w:rFonts w:ascii="Helvetica" w:hAnsi="Helvetica" w:cs="Helvetica"/>
        </w:rPr>
        <w:t xml:space="preserve"> as the author of the </w:t>
      </w:r>
      <w:r>
        <w:rPr>
          <w:rFonts w:ascii="Helvetica" w:hAnsi="Helvetica" w:cs="Helvetica"/>
        </w:rPr>
        <w:t xml:space="preserve">posted </w:t>
      </w:r>
      <w:r w:rsidRPr="004207ED">
        <w:rPr>
          <w:rFonts w:ascii="Helvetica" w:hAnsi="Helvetica" w:cs="Helvetica"/>
        </w:rPr>
        <w:t>message</w:t>
      </w:r>
      <w:r>
        <w:rPr>
          <w:rFonts w:ascii="Helvetica" w:hAnsi="Helvetica" w:cs="Helvetica"/>
        </w:rPr>
        <w:t>s. User</w:t>
      </w:r>
      <w:r w:rsidR="0054436E">
        <w:rPr>
          <w:rFonts w:ascii="Helvetica" w:hAnsi="Helvetica" w:cs="Helvetica"/>
        </w:rPr>
        <w:t>s</w:t>
      </w:r>
      <w:r>
        <w:rPr>
          <w:rFonts w:ascii="Helvetica" w:hAnsi="Helvetica" w:cs="Helvetica"/>
        </w:rPr>
        <w:t xml:space="preserve"> can </w:t>
      </w:r>
      <w:r w:rsidR="00E947A6">
        <w:rPr>
          <w:rFonts w:ascii="Helvetica" w:hAnsi="Helvetica" w:cs="Helvetica"/>
        </w:rPr>
        <w:t>change message</w:t>
      </w:r>
      <w:r>
        <w:rPr>
          <w:rFonts w:ascii="Helvetica" w:hAnsi="Helvetica" w:cs="Helvetica"/>
        </w:rPr>
        <w:t xml:space="preserve"> authorship in the app.config file or example workflows</w:t>
      </w:r>
      <w:r w:rsidRPr="004207ED">
        <w:rPr>
          <w:rFonts w:ascii="Helvetica" w:hAnsi="Helvetica" w:cs="Helvetica"/>
        </w:rPr>
        <w:t>.</w:t>
      </w:r>
    </w:p>
    <w:p w14:paraId="164D25C9" w14:textId="3A51FB49" w:rsidR="004207ED" w:rsidRDefault="006D1D80" w:rsidP="00C91291">
      <w:pPr>
        <w:pStyle w:val="BodyText"/>
        <w:rPr>
          <w:rFonts w:ascii="Helvetica" w:hAnsi="Helvetica" w:cs="Helvetica"/>
        </w:rPr>
      </w:pPr>
      <w:r>
        <w:rPr>
          <w:rFonts w:ascii="Helvetica" w:hAnsi="Helvetica" w:cs="Helvetica"/>
        </w:rPr>
        <w:t>When uploading files</w:t>
      </w:r>
      <w:r w:rsidR="0054436E">
        <w:rPr>
          <w:rFonts w:ascii="Helvetica" w:hAnsi="Helvetica" w:cs="Helvetica"/>
        </w:rPr>
        <w:t>,</w:t>
      </w:r>
      <w:r>
        <w:rPr>
          <w:rFonts w:ascii="Helvetica" w:hAnsi="Helvetica" w:cs="Helvetica"/>
        </w:rPr>
        <w:t xml:space="preserve"> the name of the authenticated user</w:t>
      </w:r>
      <w:r w:rsidR="00B535CD">
        <w:rPr>
          <w:rFonts w:ascii="Helvetica" w:hAnsi="Helvetica" w:cs="Helvetica"/>
        </w:rPr>
        <w:t xml:space="preserve"> of the Slack App</w:t>
      </w:r>
      <w:r>
        <w:rPr>
          <w:rFonts w:ascii="Helvetica" w:hAnsi="Helvetica" w:cs="Helvetica"/>
        </w:rPr>
        <w:t xml:space="preserve"> </w:t>
      </w:r>
      <w:r w:rsidR="00262EF4">
        <w:rPr>
          <w:rFonts w:ascii="Helvetica" w:hAnsi="Helvetica" w:cs="Helvetica"/>
        </w:rPr>
        <w:t>is</w:t>
      </w:r>
      <w:r>
        <w:rPr>
          <w:rFonts w:ascii="Helvetica" w:hAnsi="Helvetica" w:cs="Helvetica"/>
        </w:rPr>
        <w:t xml:space="preserve"> used </w:t>
      </w:r>
      <w:r w:rsidR="00B535CD">
        <w:rPr>
          <w:rFonts w:ascii="Helvetica" w:hAnsi="Helvetica" w:cs="Helvetica"/>
        </w:rPr>
        <w:t>for authorship.</w:t>
      </w:r>
      <w:r w:rsidR="004B5A5D">
        <w:rPr>
          <w:rFonts w:ascii="Helvetica" w:hAnsi="Helvetica" w:cs="Helvetica"/>
        </w:rPr>
        <w:t xml:space="preserve"> </w:t>
      </w:r>
      <w:r w:rsidR="004B5A5D">
        <w:t xml:space="preserve">This behavior can be changed by adding a </w:t>
      </w:r>
      <w:hyperlink r:id="rId12" w:history="1">
        <w:r w:rsidR="004B5A5D" w:rsidRPr="00333CE5">
          <w:rPr>
            <w:rStyle w:val="Hyperlink"/>
          </w:rPr>
          <w:t>Bot User</w:t>
        </w:r>
      </w:hyperlink>
      <w:r w:rsidR="004B5A5D">
        <w:t>.</w:t>
      </w:r>
    </w:p>
    <w:p w14:paraId="202C0EA4" w14:textId="3AB797C4" w:rsidR="004207ED" w:rsidRDefault="004207ED" w:rsidP="00C91291">
      <w:pPr>
        <w:pStyle w:val="BodyText"/>
      </w:pPr>
      <w:r>
        <w:rPr>
          <w:noProof/>
        </w:rPr>
        <w:drawing>
          <wp:inline distT="0" distB="0" distL="0" distR="0" wp14:anchorId="30462042" wp14:editId="07A848E4">
            <wp:extent cx="5118100" cy="2743200"/>
            <wp:effectExtent l="25400" t="25400" r="88900" b="889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30 at 8.56.38 AM.png"/>
                    <pic:cNvPicPr/>
                  </pic:nvPicPr>
                  <pic:blipFill>
                    <a:blip r:embed="rId13"/>
                    <a:stretch>
                      <a:fillRect/>
                    </a:stretch>
                  </pic:blipFill>
                  <pic:spPr>
                    <a:xfrm>
                      <a:off x="0" y="0"/>
                      <a:ext cx="5118100" cy="2743200"/>
                    </a:xfrm>
                    <a:prstGeom prst="rect">
                      <a:avLst/>
                    </a:prstGeom>
                    <a:effectLst>
                      <a:outerShdw blurRad="50800" dist="38100" dir="2700000" algn="tl" rotWithShape="0">
                        <a:prstClr val="black">
                          <a:alpha val="40000"/>
                        </a:prstClr>
                      </a:outerShdw>
                    </a:effectLst>
                  </pic:spPr>
                </pic:pic>
              </a:graphicData>
            </a:graphic>
          </wp:inline>
        </w:drawing>
      </w:r>
    </w:p>
    <w:p w14:paraId="4F0EFA74" w14:textId="42FB223F" w:rsidR="003C79BA" w:rsidRPr="000D794B" w:rsidRDefault="00A07399" w:rsidP="000D794B">
      <w:pPr>
        <w:pStyle w:val="BodyText"/>
      </w:pPr>
      <w:r>
        <w:rPr>
          <w:rFonts w:ascii="Helvetica" w:hAnsi="Helvetica" w:cs="Helvetica"/>
        </w:rPr>
        <w:t xml:space="preserve">The Resilient </w:t>
      </w:r>
      <w:r w:rsidR="004207ED">
        <w:rPr>
          <w:rFonts w:ascii="Helvetica" w:hAnsi="Helvetica" w:cs="Helvetica"/>
        </w:rPr>
        <w:t xml:space="preserve">integration </w:t>
      </w:r>
      <w:r>
        <w:rPr>
          <w:rFonts w:ascii="Helvetica" w:hAnsi="Helvetica" w:cs="Helvetica"/>
        </w:rPr>
        <w:t xml:space="preserve">requires that </w:t>
      </w:r>
      <w:r w:rsidR="00720E6E">
        <w:rPr>
          <w:rFonts w:ascii="Helvetica" w:hAnsi="Helvetica" w:cs="Helvetica"/>
        </w:rPr>
        <w:t xml:space="preserve">certain </w:t>
      </w:r>
      <w:r w:rsidR="0099459A">
        <w:rPr>
          <w:rFonts w:ascii="Helvetica" w:hAnsi="Helvetica" w:cs="Helvetica"/>
        </w:rPr>
        <w:t xml:space="preserve">permissions </w:t>
      </w:r>
      <w:r>
        <w:rPr>
          <w:rFonts w:ascii="Helvetica" w:hAnsi="Helvetica" w:cs="Helvetica"/>
        </w:rPr>
        <w:t xml:space="preserve">are </w:t>
      </w:r>
      <w:r w:rsidR="002909D3">
        <w:rPr>
          <w:rFonts w:ascii="Helvetica" w:hAnsi="Helvetica" w:cs="Helvetica"/>
        </w:rPr>
        <w:t>enabled</w:t>
      </w:r>
      <w:r w:rsidR="004207ED">
        <w:rPr>
          <w:rFonts w:ascii="Helvetica" w:hAnsi="Helvetica" w:cs="Helvetica"/>
        </w:rPr>
        <w:t xml:space="preserve">. After you create a Slack </w:t>
      </w:r>
      <w:r w:rsidR="00E3616F">
        <w:rPr>
          <w:rFonts w:ascii="Helvetica" w:hAnsi="Helvetica" w:cs="Helvetica"/>
        </w:rPr>
        <w:t>A</w:t>
      </w:r>
      <w:r w:rsidR="004207ED">
        <w:rPr>
          <w:rFonts w:ascii="Helvetica" w:hAnsi="Helvetica" w:cs="Helvetica"/>
        </w:rPr>
        <w:t xml:space="preserve">pp and set </w:t>
      </w:r>
      <w:r w:rsidR="0054436E">
        <w:rPr>
          <w:rFonts w:ascii="Helvetica" w:hAnsi="Helvetica" w:cs="Helvetica"/>
        </w:rPr>
        <w:t>its</w:t>
      </w:r>
      <w:r w:rsidR="004207ED">
        <w:rPr>
          <w:rFonts w:ascii="Helvetica" w:hAnsi="Helvetica" w:cs="Helvetica"/>
        </w:rPr>
        <w:t xml:space="preserve"> Display Information, </w:t>
      </w:r>
      <w:r w:rsidR="003C3742">
        <w:rPr>
          <w:rFonts w:ascii="Helvetica" w:hAnsi="Helvetica" w:cs="Helvetica"/>
        </w:rPr>
        <w:t xml:space="preserve">navigate </w:t>
      </w:r>
      <w:r w:rsidR="00D45578">
        <w:rPr>
          <w:rFonts w:ascii="Helvetica" w:hAnsi="Helvetica" w:cs="Helvetica"/>
        </w:rPr>
        <w:t xml:space="preserve">to </w:t>
      </w:r>
      <w:r w:rsidR="003C3742" w:rsidRPr="0099459A">
        <w:rPr>
          <w:rFonts w:ascii="Helvetica" w:hAnsi="Helvetica" w:cs="Helvetica"/>
          <w:i/>
        </w:rPr>
        <w:t>OAuth &amp; Permissions</w:t>
      </w:r>
      <w:r w:rsidR="004207ED">
        <w:rPr>
          <w:rFonts w:ascii="Helvetica" w:hAnsi="Helvetica" w:cs="Helvetica"/>
        </w:rPr>
        <w:t xml:space="preserve"> </w:t>
      </w:r>
      <w:r w:rsidR="00D45578">
        <w:rPr>
          <w:rFonts w:ascii="Helvetica" w:hAnsi="Helvetica" w:cs="Helvetica"/>
        </w:rPr>
        <w:t>page</w:t>
      </w:r>
      <w:r w:rsidR="004207ED">
        <w:rPr>
          <w:rFonts w:ascii="Helvetica" w:hAnsi="Helvetica" w:cs="Helvetica"/>
        </w:rPr>
        <w:t>.</w:t>
      </w:r>
      <w:r>
        <w:rPr>
          <w:rFonts w:ascii="Helvetica" w:hAnsi="Helvetica" w:cs="Helvetica"/>
        </w:rPr>
        <w:t xml:space="preserve"> </w:t>
      </w:r>
      <w:r w:rsidR="00720E6E">
        <w:t xml:space="preserve">Scroll down to </w:t>
      </w:r>
      <w:r>
        <w:t xml:space="preserve">the </w:t>
      </w:r>
      <w:r w:rsidR="00720E6E" w:rsidRPr="0099459A">
        <w:rPr>
          <w:i/>
        </w:rPr>
        <w:t>Scope</w:t>
      </w:r>
      <w:r w:rsidR="00F769FC" w:rsidRPr="0099459A">
        <w:rPr>
          <w:i/>
        </w:rPr>
        <w:t>s</w:t>
      </w:r>
      <w:r w:rsidR="00720E6E">
        <w:t xml:space="preserve"> </w:t>
      </w:r>
      <w:r w:rsidR="00D45578">
        <w:t xml:space="preserve">section </w:t>
      </w:r>
      <w:r w:rsidR="00720E6E">
        <w:t xml:space="preserve">and add </w:t>
      </w:r>
      <w:r w:rsidR="00F769FC">
        <w:t xml:space="preserve">the </w:t>
      </w:r>
      <w:r w:rsidR="00720E6E">
        <w:t>following permission</w:t>
      </w:r>
      <w:r w:rsidR="002909D3">
        <w:t xml:space="preserve"> scopes</w:t>
      </w:r>
      <w:r w:rsidR="00720E6E">
        <w:t>:</w:t>
      </w:r>
    </w:p>
    <w:p w14:paraId="38E05D20" w14:textId="59560DB6" w:rsidR="00F769FC" w:rsidRDefault="00F769FC" w:rsidP="00FC46F8">
      <w:pPr>
        <w:pStyle w:val="ListBullet"/>
        <w:contextualSpacing/>
      </w:pPr>
      <w:r>
        <w:t>channels:history -- to access user’s public channels</w:t>
      </w:r>
    </w:p>
    <w:p w14:paraId="7E511F37" w14:textId="5558D642" w:rsidR="00F769FC" w:rsidRDefault="00F769FC" w:rsidP="00FC46F8">
      <w:pPr>
        <w:pStyle w:val="ListBullet"/>
        <w:contextualSpacing/>
      </w:pPr>
      <w:r>
        <w:t>channels:read -- to access information about user’s public channels</w:t>
      </w:r>
    </w:p>
    <w:p w14:paraId="7976B3EE" w14:textId="59E19F3B" w:rsidR="00F769FC" w:rsidRDefault="00F769FC" w:rsidP="00FC46F8">
      <w:pPr>
        <w:pStyle w:val="ListBullet"/>
        <w:contextualSpacing/>
      </w:pPr>
      <w:r>
        <w:t>channels:write -- to modify your public channels</w:t>
      </w:r>
    </w:p>
    <w:p w14:paraId="0CAB2031" w14:textId="4C208555" w:rsidR="003C79BA" w:rsidRDefault="003C79BA" w:rsidP="00FC46F8">
      <w:pPr>
        <w:pStyle w:val="ListBullet"/>
        <w:contextualSpacing/>
      </w:pPr>
      <w:r>
        <w:t xml:space="preserve">chat:write:bot </w:t>
      </w:r>
      <w:r w:rsidR="00F769FC">
        <w:t xml:space="preserve">-- </w:t>
      </w:r>
      <w:r>
        <w:t xml:space="preserve">to </w:t>
      </w:r>
      <w:r w:rsidR="00E42EA1">
        <w:t>s</w:t>
      </w:r>
      <w:r>
        <w:t xml:space="preserve">end messages as </w:t>
      </w:r>
      <w:r w:rsidR="00E42EA1">
        <w:t xml:space="preserve">Slack </w:t>
      </w:r>
      <w:r w:rsidR="00E3616F">
        <w:t>A</w:t>
      </w:r>
      <w:r w:rsidR="00E42EA1">
        <w:t>pp name</w:t>
      </w:r>
    </w:p>
    <w:p w14:paraId="78469E9C" w14:textId="16A7E22D" w:rsidR="00E3616F" w:rsidRDefault="00E3616F" w:rsidP="00FC46F8">
      <w:pPr>
        <w:pStyle w:val="ListBullet"/>
        <w:contextualSpacing/>
      </w:pPr>
      <w:r>
        <w:t xml:space="preserve">chat:write:user </w:t>
      </w:r>
      <w:r w:rsidR="00F769FC">
        <w:t xml:space="preserve">-- </w:t>
      </w:r>
      <w:r>
        <w:t>to send messages as user</w:t>
      </w:r>
    </w:p>
    <w:p w14:paraId="1A16B0E0" w14:textId="419C9916" w:rsidR="00A07399" w:rsidRDefault="00F769FC" w:rsidP="00FC46F8">
      <w:pPr>
        <w:pStyle w:val="ListBullet"/>
        <w:contextualSpacing/>
      </w:pPr>
      <w:r>
        <w:t>groups:history -- to access content in user’s private channels</w:t>
      </w:r>
    </w:p>
    <w:p w14:paraId="23C1BAC7" w14:textId="2FA9B86F" w:rsidR="003C79BA" w:rsidRDefault="003C79BA" w:rsidP="00FC46F8">
      <w:pPr>
        <w:pStyle w:val="ListBullet"/>
        <w:contextualSpacing/>
      </w:pPr>
      <w:r>
        <w:t xml:space="preserve">groups:read </w:t>
      </w:r>
      <w:r w:rsidR="00F769FC">
        <w:t xml:space="preserve">-- </w:t>
      </w:r>
      <w:r>
        <w:t xml:space="preserve">to </w:t>
      </w:r>
      <w:r w:rsidR="00E42EA1">
        <w:t>a</w:t>
      </w:r>
      <w:r>
        <w:t>ccess information about user’s private channels</w:t>
      </w:r>
    </w:p>
    <w:p w14:paraId="1C795832" w14:textId="4BFB40DC" w:rsidR="00A07399" w:rsidRDefault="00A07399" w:rsidP="00FC46F8">
      <w:pPr>
        <w:pStyle w:val="BodyText"/>
        <w:ind w:left="360"/>
      </w:pPr>
      <w:r w:rsidRPr="00FC46F8">
        <w:rPr>
          <w:b/>
        </w:rPr>
        <w:t>NOTE</w:t>
      </w:r>
      <w:r w:rsidR="001E56DA">
        <w:t>: The function only retrieve</w:t>
      </w:r>
      <w:r>
        <w:t>s</w:t>
      </w:r>
      <w:r w:rsidR="001E56DA">
        <w:t xml:space="preserve"> </w:t>
      </w:r>
      <w:r w:rsidR="00E3616F">
        <w:t xml:space="preserve">those </w:t>
      </w:r>
      <w:r w:rsidR="001E56DA">
        <w:t xml:space="preserve">private channels from your Slack workspace in which the Slack </w:t>
      </w:r>
      <w:r w:rsidR="00E3616F">
        <w:t>A</w:t>
      </w:r>
      <w:r w:rsidR="001E56DA">
        <w:t>pp’s authorized user has been invited</w:t>
      </w:r>
      <w:r w:rsidR="000F1A91">
        <w:t>.</w:t>
      </w:r>
    </w:p>
    <w:p w14:paraId="2AA7BCA4" w14:textId="00F40840" w:rsidR="003C79BA" w:rsidRDefault="003C79BA" w:rsidP="00FC46F8">
      <w:pPr>
        <w:pStyle w:val="ListBullet"/>
        <w:contextualSpacing/>
      </w:pPr>
      <w:r>
        <w:t xml:space="preserve">groups:write </w:t>
      </w:r>
      <w:r w:rsidR="00F769FC">
        <w:t xml:space="preserve">-- </w:t>
      </w:r>
      <w:r>
        <w:t>t</w:t>
      </w:r>
      <w:r w:rsidR="00E42EA1">
        <w:t>o</w:t>
      </w:r>
      <w:r>
        <w:t xml:space="preserve"> </w:t>
      </w:r>
      <w:r w:rsidR="00E42EA1">
        <w:t>m</w:t>
      </w:r>
      <w:r>
        <w:t>odify your private channels</w:t>
      </w:r>
    </w:p>
    <w:p w14:paraId="77D5630F" w14:textId="1774535A" w:rsidR="00F769FC" w:rsidRDefault="00F769FC" w:rsidP="00FC46F8">
      <w:pPr>
        <w:pStyle w:val="ListBullet"/>
        <w:contextualSpacing/>
      </w:pPr>
      <w:r>
        <w:t>files:write:user – to upload and modify files as user</w:t>
      </w:r>
    </w:p>
    <w:p w14:paraId="61D61A9E" w14:textId="77777777" w:rsidR="00A8607D" w:rsidRDefault="00A8607D" w:rsidP="00FC46F8">
      <w:pPr>
        <w:pStyle w:val="ListBullet"/>
        <w:contextualSpacing/>
      </w:pPr>
      <w:r>
        <w:t>users:read – to access your workspace’s profile information</w:t>
      </w:r>
    </w:p>
    <w:p w14:paraId="018D5D99" w14:textId="07BDD928" w:rsidR="003C79BA" w:rsidRDefault="003C79BA" w:rsidP="00FC46F8">
      <w:pPr>
        <w:pStyle w:val="ListBullet"/>
        <w:contextualSpacing/>
      </w:pPr>
      <w:r>
        <w:lastRenderedPageBreak/>
        <w:t xml:space="preserve">users:read.email </w:t>
      </w:r>
      <w:r w:rsidR="00F769FC">
        <w:t xml:space="preserve">-- </w:t>
      </w:r>
      <w:r>
        <w:t xml:space="preserve">to </w:t>
      </w:r>
      <w:r w:rsidR="00E42EA1">
        <w:t>v</w:t>
      </w:r>
      <w:r>
        <w:t>iew email addresses of people on this workspace</w:t>
      </w:r>
    </w:p>
    <w:p w14:paraId="02D24729" w14:textId="17AF5117" w:rsidR="00D45578" w:rsidRDefault="001E56DA" w:rsidP="00C91291">
      <w:pPr>
        <w:pStyle w:val="BodyText"/>
        <w:rPr>
          <w:rFonts w:ascii="Helvetica" w:hAnsi="Helvetica" w:cs="Helvetica"/>
        </w:rPr>
      </w:pPr>
      <w:r>
        <w:t xml:space="preserve">Make sure to save </w:t>
      </w:r>
      <w:r w:rsidR="000F1A91">
        <w:t xml:space="preserve">your </w:t>
      </w:r>
      <w:r>
        <w:t xml:space="preserve">changes and </w:t>
      </w:r>
      <w:r w:rsidR="007D19E6">
        <w:t xml:space="preserve">then </w:t>
      </w:r>
      <w:r w:rsidR="00D45578">
        <w:t xml:space="preserve">either </w:t>
      </w:r>
      <w:r>
        <w:t xml:space="preserve">click on </w:t>
      </w:r>
      <w:r w:rsidRPr="00FC46F8">
        <w:rPr>
          <w:b/>
        </w:rPr>
        <w:t>Install App to Workspace</w:t>
      </w:r>
      <w:r w:rsidR="00D45578">
        <w:rPr>
          <w:b/>
        </w:rPr>
        <w:t xml:space="preserve"> </w:t>
      </w:r>
      <w:r w:rsidR="00D45578" w:rsidRPr="00DD2A50">
        <w:t>or</w:t>
      </w:r>
      <w:r w:rsidR="00D45578">
        <w:rPr>
          <w:b/>
        </w:rPr>
        <w:t xml:space="preserve"> Reinstall App </w:t>
      </w:r>
      <w:r w:rsidR="00D45578" w:rsidRPr="0099459A">
        <w:t>button</w:t>
      </w:r>
      <w:r>
        <w:t xml:space="preserve"> in the </w:t>
      </w:r>
      <w:r w:rsidRPr="0099459A">
        <w:rPr>
          <w:rFonts w:ascii="Helvetica" w:hAnsi="Helvetica" w:cs="Helvetica"/>
          <w:i/>
        </w:rPr>
        <w:t>OAuth Tokens &amp; Redirect URLs</w:t>
      </w:r>
      <w:r>
        <w:rPr>
          <w:rFonts w:ascii="Helvetica" w:hAnsi="Helvetica" w:cs="Helvetica"/>
        </w:rPr>
        <w:t xml:space="preserve"> section</w:t>
      </w:r>
      <w:r w:rsidR="00FC46F8">
        <w:rPr>
          <w:rFonts w:ascii="Helvetica" w:hAnsi="Helvetica" w:cs="Helvetica"/>
        </w:rPr>
        <w:t xml:space="preserve"> and a</w:t>
      </w:r>
      <w:r w:rsidR="00303BDD">
        <w:rPr>
          <w:rFonts w:ascii="Helvetica" w:hAnsi="Helvetica" w:cs="Helvetica"/>
        </w:rPr>
        <w:t xml:space="preserve">uthorize </w:t>
      </w:r>
      <w:r w:rsidR="00D45578">
        <w:rPr>
          <w:rFonts w:ascii="Helvetica" w:hAnsi="Helvetica" w:cs="Helvetica"/>
        </w:rPr>
        <w:t xml:space="preserve">changes in </w:t>
      </w:r>
      <w:r w:rsidR="00303BDD">
        <w:rPr>
          <w:rFonts w:ascii="Helvetica" w:hAnsi="Helvetica" w:cs="Helvetica"/>
        </w:rPr>
        <w:t xml:space="preserve">the next summary page. </w:t>
      </w:r>
    </w:p>
    <w:p w14:paraId="0D420796" w14:textId="1E7F8581" w:rsidR="00C91291" w:rsidRDefault="00D45578" w:rsidP="00C91291">
      <w:pPr>
        <w:pStyle w:val="BodyText"/>
      </w:pPr>
      <w:r>
        <w:rPr>
          <w:rFonts w:ascii="Helvetica" w:hAnsi="Helvetica" w:cs="Helvetica"/>
        </w:rPr>
        <w:t>I</w:t>
      </w:r>
      <w:r w:rsidR="00FC46F8">
        <w:rPr>
          <w:rFonts w:ascii="Helvetica" w:hAnsi="Helvetica" w:cs="Helvetica"/>
        </w:rPr>
        <w:t>nstallation generate</w:t>
      </w:r>
      <w:r w:rsidR="0099459A">
        <w:rPr>
          <w:rFonts w:ascii="Helvetica" w:hAnsi="Helvetica" w:cs="Helvetica"/>
        </w:rPr>
        <w:t xml:space="preserve">s </w:t>
      </w:r>
      <w:r w:rsidR="00FC46F8">
        <w:rPr>
          <w:rFonts w:ascii="Helvetica" w:hAnsi="Helvetica" w:cs="Helvetica"/>
        </w:rPr>
        <w:t>a</w:t>
      </w:r>
      <w:r w:rsidR="00303BDD">
        <w:rPr>
          <w:rFonts w:ascii="Helvetica" w:hAnsi="Helvetica" w:cs="Helvetica"/>
        </w:rPr>
        <w:t>n</w:t>
      </w:r>
      <w:r w:rsidR="007D19E6">
        <w:rPr>
          <w:rFonts w:ascii="Helvetica" w:hAnsi="Helvetica" w:cs="Helvetica"/>
        </w:rPr>
        <w:t xml:space="preserve"> </w:t>
      </w:r>
      <w:r w:rsidR="007D19E6" w:rsidRPr="0099459A">
        <w:rPr>
          <w:rFonts w:ascii="Helvetica" w:hAnsi="Helvetica" w:cs="Helvetica"/>
          <w:b/>
        </w:rPr>
        <w:t>OAuth Access Token</w:t>
      </w:r>
      <w:r w:rsidR="00FC46F8">
        <w:rPr>
          <w:rFonts w:ascii="Helvetica" w:hAnsi="Helvetica" w:cs="Helvetica"/>
        </w:rPr>
        <w:t xml:space="preserve"> </w:t>
      </w:r>
      <w:r>
        <w:rPr>
          <w:rFonts w:ascii="Helvetica" w:hAnsi="Helvetica" w:cs="Helvetica"/>
        </w:rPr>
        <w:t xml:space="preserve">as </w:t>
      </w:r>
      <w:r w:rsidR="00FC46F8">
        <w:rPr>
          <w:rFonts w:ascii="Helvetica" w:hAnsi="Helvetica" w:cs="Helvetica"/>
        </w:rPr>
        <w:t xml:space="preserve">shown </w:t>
      </w:r>
      <w:r w:rsidR="006E0652">
        <w:rPr>
          <w:rFonts w:ascii="Helvetica" w:hAnsi="Helvetica" w:cs="Helvetica"/>
        </w:rPr>
        <w:t>below</w:t>
      </w:r>
      <w:r w:rsidR="00303BDD">
        <w:rPr>
          <w:rFonts w:ascii="Helvetica" w:hAnsi="Helvetica" w:cs="Helvetica"/>
        </w:rPr>
        <w:t>.</w:t>
      </w:r>
    </w:p>
    <w:p w14:paraId="01353B7B" w14:textId="5C6419AD" w:rsidR="008C122C" w:rsidRDefault="00E2762C" w:rsidP="00C91291">
      <w:pPr>
        <w:pStyle w:val="BodyText"/>
      </w:pPr>
      <w:r>
        <w:rPr>
          <w:noProof/>
        </w:rPr>
        <w:drawing>
          <wp:inline distT="0" distB="0" distL="0" distR="0" wp14:anchorId="78B14A67" wp14:editId="74646317">
            <wp:extent cx="5486400" cy="2134235"/>
            <wp:effectExtent l="25400" t="25400" r="88900" b="88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_Shot_2018-10-30_at_2_22_30_PM.png"/>
                    <pic:cNvPicPr/>
                  </pic:nvPicPr>
                  <pic:blipFill>
                    <a:blip r:embed="rId14"/>
                    <a:stretch>
                      <a:fillRect/>
                    </a:stretch>
                  </pic:blipFill>
                  <pic:spPr>
                    <a:xfrm>
                      <a:off x="0" y="0"/>
                      <a:ext cx="5486400" cy="2134235"/>
                    </a:xfrm>
                    <a:prstGeom prst="rect">
                      <a:avLst/>
                    </a:prstGeom>
                    <a:effectLst>
                      <a:outerShdw blurRad="50800" dist="38100" dir="2700000" algn="tl" rotWithShape="0">
                        <a:prstClr val="black">
                          <a:alpha val="40000"/>
                        </a:prstClr>
                      </a:outerShdw>
                    </a:effectLst>
                  </pic:spPr>
                </pic:pic>
              </a:graphicData>
            </a:graphic>
          </wp:inline>
        </w:drawing>
      </w:r>
    </w:p>
    <w:p w14:paraId="7B72C6F2" w14:textId="35AD0C67" w:rsidR="001B086B" w:rsidRDefault="001B086B" w:rsidP="009A711B">
      <w:pPr>
        <w:pStyle w:val="Heading20"/>
      </w:pPr>
      <w:r>
        <w:t>Install the Python components</w:t>
      </w:r>
      <w:bookmarkEnd w:id="8"/>
    </w:p>
    <w:p w14:paraId="7D4730C4" w14:textId="28954EEF" w:rsidR="001B086B" w:rsidRDefault="001B086B" w:rsidP="009A711B">
      <w:pPr>
        <w:pStyle w:val="BodyText"/>
      </w:pPr>
      <w:r>
        <w:t xml:space="preserve">The </w:t>
      </w:r>
      <w:r w:rsidR="00B92D6D">
        <w:t xml:space="preserve">slack </w:t>
      </w:r>
      <w:r>
        <w:t>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59A6E4AB" w14:textId="77777777" w:rsidR="001B086B" w:rsidRDefault="001B086B" w:rsidP="009A711B">
      <w:pPr>
        <w:pStyle w:val="BodyText"/>
      </w:pPr>
      <w:r>
        <w:t>To ins</w:t>
      </w:r>
      <w:r w:rsidRPr="009A711B">
        <w:rPr>
          <w:rStyle w:val="BodyTextChar"/>
        </w:rPr>
        <w:t>tal</w:t>
      </w:r>
      <w:r>
        <w:t>l the package:</w:t>
      </w:r>
    </w:p>
    <w:p w14:paraId="729F664F" w14:textId="0D7DE800" w:rsidR="001B086B" w:rsidRPr="00FF7644" w:rsidRDefault="001B086B" w:rsidP="009A711B">
      <w:pPr>
        <w:pStyle w:val="Code0"/>
      </w:pPr>
      <w:r>
        <w:t xml:space="preserve">sudo pip install </w:t>
      </w:r>
      <w:r w:rsidR="00C91291">
        <w:t>fn_slack-</w:t>
      </w:r>
      <w:r w:rsidR="00C91291" w:rsidRPr="00C91291">
        <w:t>1.0.0</w:t>
      </w:r>
      <w:r>
        <w:t>.</w:t>
      </w:r>
      <w:r w:rsidR="008D2369">
        <w:t>zip</w:t>
      </w:r>
    </w:p>
    <w:p w14:paraId="7EE84101" w14:textId="77777777" w:rsidR="00F33F4A" w:rsidRDefault="00F33F4A" w:rsidP="00F33F4A">
      <w:pPr>
        <w:pStyle w:val="Heading20"/>
      </w:pPr>
      <w:r>
        <w:lastRenderedPageBreak/>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4AFE9957" w:rsidR="00AC1006" w:rsidRDefault="00F33F4A" w:rsidP="00AC1006">
      <w:pPr>
        <w:pStyle w:val="BodyText"/>
        <w:keepNext/>
        <w:numPr>
          <w:ilvl w:val="1"/>
          <w:numId w:val="23"/>
        </w:numPr>
        <w:ind w:left="720"/>
        <w:rPr>
          <w:rFonts w:cs="Arial"/>
          <w:color w:val="000000"/>
        </w:rPr>
      </w:pPr>
      <w:r>
        <w:rPr>
          <w:rFonts w:cs="Arial"/>
          <w:color w:val="000000"/>
        </w:rPr>
        <w:t>In the [</w:t>
      </w:r>
      <w:r w:rsidRPr="009472BD">
        <w:rPr>
          <w:rFonts w:cs="Arial"/>
          <w:color w:val="000000"/>
        </w:rPr>
        <w:t>fn_</w:t>
      </w:r>
      <w:r w:rsidR="00C91291">
        <w:rPr>
          <w:rFonts w:cs="Arial"/>
          <w:color w:val="000000"/>
        </w:rPr>
        <w:t>slack</w:t>
      </w:r>
      <w:r>
        <w:rPr>
          <w:rFonts w:cs="Arial"/>
          <w:color w:val="000000"/>
        </w:rPr>
        <w:t xml:space="preserve">] section, edit the settings as </w:t>
      </w:r>
      <w:r w:rsidR="00AC1006">
        <w:rPr>
          <w:rFonts w:cs="Arial"/>
          <w:color w:val="000000"/>
        </w:rPr>
        <w:t>follows:</w:t>
      </w:r>
    </w:p>
    <w:p w14:paraId="262021A9" w14:textId="6FC28EE2" w:rsidR="00811ACF" w:rsidRPr="000D794B" w:rsidRDefault="00811ACF" w:rsidP="000D794B">
      <w:pPr>
        <w:pStyle w:val="code"/>
        <w:spacing w:after="0"/>
      </w:pPr>
      <w:r w:rsidRPr="000D794B">
        <w:t># Slack app OAuth Access Token</w:t>
      </w:r>
    </w:p>
    <w:p w14:paraId="39B81DF2" w14:textId="77777777" w:rsidR="00811ACF" w:rsidRPr="000D794B" w:rsidRDefault="00811ACF" w:rsidP="000D794B">
      <w:pPr>
        <w:pStyle w:val="code"/>
        <w:spacing w:after="0"/>
      </w:pPr>
      <w:r w:rsidRPr="000D794B">
        <w:t>api_token=xoxp-xxxxxxxxx-xxxxxxxxxxxx-xxxxxxxxxxxxx-xxxxxxxxxxx</w:t>
      </w:r>
    </w:p>
    <w:p w14:paraId="6761A6AD" w14:textId="77777777" w:rsidR="00811ACF" w:rsidRPr="000D794B" w:rsidRDefault="00811ACF" w:rsidP="000D794B">
      <w:pPr>
        <w:pStyle w:val="code"/>
        <w:spacing w:after="0"/>
      </w:pPr>
    </w:p>
    <w:p w14:paraId="28442BEB" w14:textId="77777777" w:rsidR="00811ACF" w:rsidRPr="000D794B" w:rsidRDefault="00811ACF" w:rsidP="000D794B">
      <w:pPr>
        <w:pStyle w:val="code"/>
        <w:spacing w:after="0"/>
      </w:pPr>
      <w:r w:rsidRPr="000D794B">
        <w:t># Username represents the default submission author.</w:t>
      </w:r>
    </w:p>
    <w:p w14:paraId="5A558D84" w14:textId="77777777" w:rsidR="00811ACF" w:rsidRPr="000D794B" w:rsidRDefault="00811ACF" w:rsidP="000D794B">
      <w:pPr>
        <w:pStyle w:val="code"/>
        <w:spacing w:after="0"/>
      </w:pPr>
      <w:r w:rsidRPr="000D794B">
        <w:t># Used together with 'as_user=False'.</w:t>
      </w:r>
    </w:p>
    <w:p w14:paraId="1F22F52B" w14:textId="77777777" w:rsidR="00811ACF" w:rsidRPr="000D794B" w:rsidRDefault="00811ACF" w:rsidP="000D794B">
      <w:pPr>
        <w:pStyle w:val="code"/>
        <w:spacing w:after="0"/>
      </w:pPr>
      <w:r w:rsidRPr="000D794B">
        <w:t># You can also update the username on the Workflow.</w:t>
      </w:r>
    </w:p>
    <w:p w14:paraId="1CACC443" w14:textId="3101CA00" w:rsidR="00811ACF" w:rsidRPr="009D77DC" w:rsidRDefault="00811ACF" w:rsidP="000D794B">
      <w:pPr>
        <w:pStyle w:val="code"/>
        <w:spacing w:after="0"/>
      </w:pPr>
      <w:r w:rsidRPr="000D794B">
        <w:t>username=Resilient</w:t>
      </w:r>
    </w:p>
    <w:p w14:paraId="6DB02F2B" w14:textId="558A0E66" w:rsidR="00F33F4A" w:rsidRDefault="00F33F4A" w:rsidP="009A711B">
      <w:pPr>
        <w:pStyle w:val="Heading20"/>
      </w:pPr>
      <w:r>
        <w:t>Deploy customizations to the Resilient platform</w:t>
      </w:r>
    </w:p>
    <w:p w14:paraId="1B0E6F06" w14:textId="4A32D79F" w:rsidR="00F33F4A" w:rsidRPr="00C91291" w:rsidRDefault="00F33F4A" w:rsidP="00C91291">
      <w:pPr>
        <w:pStyle w:val="BodyText"/>
      </w:pPr>
      <w:r w:rsidRPr="00C91291">
        <w:t>The package contains function definitions that you can use in workflows, and includes example workflows and rules that show how to use these functions.</w:t>
      </w:r>
    </w:p>
    <w:p w14:paraId="1071CCC0" w14:textId="77777777" w:rsidR="00811ACF" w:rsidRDefault="00811ACF" w:rsidP="00811ACF">
      <w:pPr>
        <w:pStyle w:val="BodyText"/>
        <w:numPr>
          <w:ilvl w:val="0"/>
          <w:numId w:val="33"/>
        </w:numPr>
        <w:ind w:left="360"/>
      </w:pPr>
      <w:r>
        <w:t xml:space="preserve">Use the following command to deploy these </w:t>
      </w:r>
      <w:r w:rsidRPr="00F33F4A">
        <w:t>customizations</w:t>
      </w:r>
      <w:r>
        <w:t xml:space="preserve"> to the Resilient platform:</w:t>
      </w:r>
    </w:p>
    <w:p w14:paraId="78C8ACC0" w14:textId="77777777" w:rsidR="00811ACF" w:rsidRDefault="00811ACF" w:rsidP="00811ACF">
      <w:pPr>
        <w:pStyle w:val="Code0"/>
      </w:pPr>
      <w:r w:rsidRPr="00877C21">
        <w:t>resilient-</w:t>
      </w:r>
      <w:r w:rsidRPr="00F33F4A">
        <w:t>circuits</w:t>
      </w:r>
      <w:r w:rsidRPr="00877C21">
        <w:t xml:space="preserve"> customize</w:t>
      </w:r>
    </w:p>
    <w:p w14:paraId="45983B22" w14:textId="77777777" w:rsidR="00811ACF" w:rsidRDefault="00811ACF" w:rsidP="00811ACF">
      <w:pPr>
        <w:pStyle w:val="BodyText"/>
        <w:numPr>
          <w:ilvl w:val="0"/>
          <w:numId w:val="33"/>
        </w:numPr>
        <w:ind w:left="360"/>
      </w:pPr>
      <w:r>
        <w:t>Respond to the prompts to deploy functions, message destinations, workflows and rules.</w:t>
      </w:r>
    </w:p>
    <w:bookmarkEnd w:id="6"/>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2BCE7994" w:rsidR="00272C1D" w:rsidRDefault="00272C1D" w:rsidP="00272C1D">
      <w:pPr>
        <w:pStyle w:val="Heading20"/>
      </w:pPr>
      <w:r>
        <w:lastRenderedPageBreak/>
        <w:t>Configur</w:t>
      </w:r>
      <w:r w:rsidR="00262EF4">
        <w:t>e R</w:t>
      </w:r>
      <w:r w:rsidR="005D1DBF">
        <w:t>esilient</w:t>
      </w:r>
      <w:r w:rsidR="00262EF4">
        <w:t xml:space="preserve"> C</w:t>
      </w:r>
      <w:r w:rsidR="005D1DBF">
        <w:t>ircuits for restart</w:t>
      </w:r>
    </w:p>
    <w:p w14:paraId="6708E634" w14:textId="744361A4" w:rsidR="00811ACF" w:rsidRDefault="00811ACF" w:rsidP="00D45578">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The recommend way to do this is to configure it to automatically run at startup. On a Red Hat appliance, this is done using a systemd unit file such as the one below. You may need to change the paths to your working directory and app.config.</w:t>
      </w:r>
    </w:p>
    <w:p w14:paraId="5B743E58" w14:textId="77777777" w:rsidR="00811ACF" w:rsidRDefault="00811ACF" w:rsidP="00811ACF">
      <w:pPr>
        <w:pStyle w:val="BodyText"/>
        <w:keepNext/>
        <w:numPr>
          <w:ilvl w:val="0"/>
          <w:numId w:val="34"/>
        </w:numPr>
        <w:rPr>
          <w:rFonts w:cs="Arial"/>
          <w:color w:val="000000"/>
        </w:rPr>
      </w:pPr>
      <w:r>
        <w:rPr>
          <w:rFonts w:cs="Arial"/>
          <w:color w:val="000000"/>
        </w:rPr>
        <w:t xml:space="preserve">The unit file must be named </w:t>
      </w:r>
      <w:r w:rsidRPr="00D0535A">
        <w:rPr>
          <w:rFonts w:ascii="Courier New" w:hAnsi="Courier New" w:cs="Courier New"/>
        </w:rPr>
        <w:t>resilient_circuits.service</w:t>
      </w:r>
      <w:r>
        <w:rPr>
          <w:rFonts w:cs="Arial"/>
          <w:color w:val="000000"/>
        </w:rPr>
        <w:t xml:space="preserve"> To create the file, enter the following command:</w:t>
      </w:r>
    </w:p>
    <w:p w14:paraId="15888D90" w14:textId="77777777" w:rsidR="00811ACF" w:rsidRPr="00A54818" w:rsidRDefault="00811ACF" w:rsidP="00811ACF">
      <w:pPr>
        <w:pStyle w:val="Code0"/>
      </w:pPr>
      <w:r w:rsidRPr="00A54818">
        <w:t>sudo vi /etc/systemd/system/resilient_circuits.service</w:t>
      </w:r>
    </w:p>
    <w:p w14:paraId="32AB8DC1" w14:textId="5581EBE4" w:rsidR="00811ACF" w:rsidRPr="003279DC" w:rsidRDefault="00811ACF" w:rsidP="00811ACF">
      <w:pPr>
        <w:pStyle w:val="BodyText"/>
        <w:keepNext/>
        <w:numPr>
          <w:ilvl w:val="0"/>
          <w:numId w:val="34"/>
        </w:numPr>
        <w:rPr>
          <w:rFonts w:cs="Arial"/>
          <w:color w:val="000000"/>
        </w:rPr>
      </w:pPr>
      <w:r w:rsidRPr="003279DC">
        <w:rPr>
          <w:rFonts w:cs="Arial"/>
          <w:color w:val="000000"/>
        </w:rPr>
        <w:t xml:space="preserve">Add the following contents to the file and change as necessary: </w:t>
      </w:r>
    </w:p>
    <w:p w14:paraId="7A69E0AE" w14:textId="77777777" w:rsidR="00811ACF" w:rsidRPr="00A54818" w:rsidRDefault="00811ACF" w:rsidP="00811ACF">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4ADD5C8F" w14:textId="77777777" w:rsidR="00811ACF" w:rsidRDefault="00811ACF" w:rsidP="00811ACF">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34C2C7" w14:textId="77777777" w:rsidR="00811ACF" w:rsidRPr="00A54818" w:rsidRDefault="00811ACF" w:rsidP="00811ACF">
      <w:pPr>
        <w:pStyle w:val="Code0"/>
        <w:keepNext/>
      </w:pPr>
      <w:r w:rsidRPr="00A54818">
        <w:t>[Install]</w:t>
      </w:r>
      <w:r>
        <w:br/>
      </w:r>
      <w:r w:rsidRPr="00A54818">
        <w:t>WantedBy=multi-user.target</w:t>
      </w:r>
    </w:p>
    <w:p w14:paraId="68210430" w14:textId="77777777" w:rsidR="00811ACF" w:rsidRPr="00A54818" w:rsidRDefault="00811ACF" w:rsidP="00811ACF">
      <w:pPr>
        <w:pStyle w:val="BodyText"/>
        <w:keepNext/>
        <w:numPr>
          <w:ilvl w:val="0"/>
          <w:numId w:val="34"/>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55AA929B" w14:textId="77777777" w:rsidR="00811ACF" w:rsidRDefault="00811ACF" w:rsidP="00811ACF">
      <w:pPr>
        <w:pStyle w:val="Code0"/>
      </w:pPr>
      <w:r w:rsidRPr="00A54818">
        <w:t>sudo chmod 664 /etc/systemd/system/resilient_circuits.service</w:t>
      </w:r>
    </w:p>
    <w:p w14:paraId="0BC7371A" w14:textId="77777777" w:rsidR="00811ACF" w:rsidRPr="00A54818" w:rsidRDefault="00811ACF" w:rsidP="00811ACF">
      <w:pPr>
        <w:pStyle w:val="BodyText"/>
        <w:keepNext/>
        <w:numPr>
          <w:ilvl w:val="0"/>
          <w:numId w:val="34"/>
        </w:numPr>
        <w:rPr>
          <w:rFonts w:cs="Arial"/>
          <w:color w:val="000000"/>
        </w:rPr>
      </w:pPr>
      <w:r w:rsidRPr="00A54818">
        <w:rPr>
          <w:rFonts w:cs="Arial"/>
          <w:color w:val="000000"/>
        </w:rPr>
        <w:t>Use the systemctl command to manually start, stop, restart and return status on the service:</w:t>
      </w:r>
    </w:p>
    <w:p w14:paraId="74999E68" w14:textId="77777777" w:rsidR="00811ACF" w:rsidRPr="00A54818" w:rsidRDefault="00811ACF" w:rsidP="00811ACF">
      <w:pPr>
        <w:pStyle w:val="Code0"/>
      </w:pPr>
      <w:r w:rsidRPr="00A54818">
        <w:t>sudo systemctl resilient_circuits [start|stop|restart|status]</w:t>
      </w:r>
    </w:p>
    <w:p w14:paraId="445F044D" w14:textId="77777777" w:rsidR="00811ACF" w:rsidRPr="00A54818" w:rsidRDefault="00811ACF" w:rsidP="00811ACF">
      <w:pPr>
        <w:pStyle w:val="BodyT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7EEA8057" w14:textId="0C7EE94F" w:rsidR="00F31C36" w:rsidRDefault="00811ACF" w:rsidP="00303B72">
      <w:pPr>
        <w:pStyle w:val="Code0"/>
      </w:pPr>
      <w:r>
        <w:t>sudo journalctl -u resilient_circuits --since "2 hours ago"</w:t>
      </w:r>
    </w:p>
    <w:p w14:paraId="2140A538" w14:textId="77777777" w:rsidR="00F31C36" w:rsidRDefault="00F31C36" w:rsidP="00F31C36">
      <w:pPr>
        <w:pStyle w:val="Heading20"/>
      </w:pPr>
      <w:r>
        <w:t>Test the Integration</w:t>
      </w:r>
    </w:p>
    <w:p w14:paraId="480F0885" w14:textId="77777777" w:rsidR="00F31C36" w:rsidRDefault="00F31C36" w:rsidP="00F31C36">
      <w:pPr>
        <w:pStyle w:val="BodyText"/>
      </w:pPr>
      <w:r>
        <w:t xml:space="preserve">Many integrations come with a self-test capability. This feature is enabled in the integration and with resilient-circuits version 30.0.111 or greater. Once the integration is configured in the </w:t>
      </w:r>
      <w:r>
        <w:rPr>
          <w:rFonts w:cs="Arial"/>
          <w:color w:val="000000"/>
        </w:rPr>
        <w:t>resilient-circuits configuration file</w:t>
      </w:r>
      <w:r>
        <w:t>, testing to the end-point solution can be performed with the following command:</w:t>
      </w:r>
    </w:p>
    <w:p w14:paraId="03C6B27B" w14:textId="68F8243D" w:rsidR="00F31C36" w:rsidRDefault="00F31C36" w:rsidP="00F31C36">
      <w:pPr>
        <w:pStyle w:val="Code0"/>
      </w:pPr>
      <w:r>
        <w:t>resilient-circuits selftest [-l fn-</w:t>
      </w:r>
      <w:r w:rsidR="00FA4D90">
        <w:t>slack</w:t>
      </w:r>
      <w:r>
        <w:t>]</w:t>
      </w:r>
    </w:p>
    <w:p w14:paraId="78B9DC31" w14:textId="77777777" w:rsidR="00F31C36" w:rsidRDefault="00F31C36" w:rsidP="00F31C36">
      <w:pPr>
        <w:pStyle w:val="BodyText"/>
      </w:pPr>
      <w:r>
        <w:t>The resulting file will produce a result indicating success, failure or a message indicating that the feature is not available. Here are a few examples:</w:t>
      </w:r>
    </w:p>
    <w:p w14:paraId="0D4136E5" w14:textId="4355AFFF" w:rsidR="00F31C36" w:rsidRDefault="00F31C36" w:rsidP="00F31C36">
      <w:pPr>
        <w:pStyle w:val="Code0"/>
      </w:pPr>
      <w:r>
        <w:t>resilient-circuits selftest -l fn-</w:t>
      </w:r>
      <w:r w:rsidR="00FA4D90">
        <w:t>slack</w:t>
      </w:r>
    </w:p>
    <w:p w14:paraId="19E3A2AB" w14:textId="77777777" w:rsidR="00F31C36" w:rsidRDefault="00F31C36" w:rsidP="00F31C36">
      <w:pPr>
        <w:pStyle w:val="Code0"/>
      </w:pPr>
      <w:r w:rsidRPr="003C1ED7">
        <w:t>selftest: success, Elapsed time: 0.000000 seconds</w:t>
      </w:r>
    </w:p>
    <w:p w14:paraId="145F80F0" w14:textId="77777777" w:rsidR="00F31C36" w:rsidRDefault="00F31C36" w:rsidP="00303B72">
      <w:pPr>
        <w:pStyle w:val="BodyText"/>
      </w:pPr>
    </w:p>
    <w:p w14:paraId="1903D526" w14:textId="77777777" w:rsidR="004F6CA4" w:rsidRPr="004943EC" w:rsidRDefault="004F6CA4" w:rsidP="004F6CA4">
      <w:pPr>
        <w:pStyle w:val="Heading10"/>
        <w:rPr>
          <w:rFonts w:ascii="Arial" w:eastAsia="Times New Roman" w:hAnsi="Arial" w:cs="Times New Roman"/>
          <w:color w:val="auto"/>
          <w:sz w:val="20"/>
        </w:rPr>
      </w:pPr>
      <w:bookmarkStart w:id="9" w:name="_Toc510253272"/>
      <w:r>
        <w:lastRenderedPageBreak/>
        <w:t>Function Descriptions</w:t>
      </w:r>
    </w:p>
    <w:p w14:paraId="4314CAA0" w14:textId="03CFB83C" w:rsidR="004F6CA4" w:rsidRDefault="004F6CA4" w:rsidP="004F6CA4">
      <w:pPr>
        <w:pStyle w:val="BodyText"/>
        <w:keepNext/>
      </w:pPr>
      <w:r>
        <w:t>Once the function</w:t>
      </w:r>
      <w:r w:rsidR="00846C90">
        <w:t xml:space="preserve"> package deploys</w:t>
      </w:r>
      <w:r>
        <w:t xml:space="preserve">, you can view </w:t>
      </w:r>
      <w:r w:rsidR="000F1A91">
        <w:t xml:space="preserve">the </w:t>
      </w:r>
      <w:r w:rsidR="00E2762C">
        <w:t>three functions</w:t>
      </w:r>
      <w:r>
        <w:t xml:space="preserve"> in the Resilient platform Functions tab, as shown below.</w:t>
      </w:r>
      <w:r w:rsidRPr="00D35F7F">
        <w:t xml:space="preserve"> </w:t>
      </w:r>
    </w:p>
    <w:p w14:paraId="4BB36906" w14:textId="2FBC8F5A" w:rsidR="008C122C" w:rsidRPr="009A711B" w:rsidRDefault="00D53CC1" w:rsidP="004F6CA4">
      <w:pPr>
        <w:pStyle w:val="BodyText"/>
        <w:keepNext/>
        <w:rPr>
          <w:color w:val="4F81BD" w:themeColor="accent1"/>
        </w:rPr>
      </w:pPr>
      <w:r>
        <w:rPr>
          <w:noProof/>
        </w:rPr>
        <w:drawing>
          <wp:inline distT="0" distB="0" distL="0" distR="0" wp14:anchorId="266459C9" wp14:editId="719C46D3">
            <wp:extent cx="5486400" cy="2631440"/>
            <wp:effectExtent l="25400" t="25400" r="88900" b="863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30 at 3.19.58 PM.png"/>
                    <pic:cNvPicPr/>
                  </pic:nvPicPr>
                  <pic:blipFill>
                    <a:blip r:embed="rId15"/>
                    <a:stretch>
                      <a:fillRect/>
                    </a:stretch>
                  </pic:blipFill>
                  <pic:spPr>
                    <a:xfrm>
                      <a:off x="0" y="0"/>
                      <a:ext cx="5486400" cy="2631440"/>
                    </a:xfrm>
                    <a:prstGeom prst="rect">
                      <a:avLst/>
                    </a:prstGeom>
                    <a:effectLst>
                      <a:outerShdw blurRad="50800" dist="38100" dir="2700000" algn="tl" rotWithShape="0">
                        <a:prstClr val="black">
                          <a:alpha val="40000"/>
                        </a:prstClr>
                      </a:outerShdw>
                    </a:effectLst>
                  </pic:spPr>
                </pic:pic>
              </a:graphicData>
            </a:graphic>
          </wp:inline>
        </w:drawing>
      </w:r>
    </w:p>
    <w:p w14:paraId="47A1125B" w14:textId="1C27CF2F" w:rsidR="00D56144" w:rsidRDefault="00461F98" w:rsidP="00B92D6D">
      <w:pPr>
        <w:pStyle w:val="BodyText"/>
      </w:pPr>
      <w:r w:rsidRPr="008C122C">
        <w:t>The package includes example workflows and r</w:t>
      </w:r>
      <w:r w:rsidR="000A010A">
        <w:t>ules that show how the function</w:t>
      </w:r>
      <w:r w:rsidR="00AF6F5A">
        <w:t>s</w:t>
      </w:r>
      <w:r w:rsidRPr="008C122C">
        <w:t xml:space="preserve"> can be used. You can copy and modify these workflows and rules for your own needs.</w:t>
      </w:r>
      <w:r>
        <w:t xml:space="preserve"> </w:t>
      </w:r>
    </w:p>
    <w:p w14:paraId="0FCA02C7" w14:textId="6FD42A83" w:rsidR="00D56144" w:rsidRDefault="00E140EB" w:rsidP="00B92D6D">
      <w:pPr>
        <w:pStyle w:val="BodyText"/>
      </w:pPr>
      <w:r>
        <w:rPr>
          <w:noProof/>
        </w:rPr>
        <w:drawing>
          <wp:inline distT="0" distB="0" distL="0" distR="0" wp14:anchorId="376FD07D" wp14:editId="1EDA875F">
            <wp:extent cx="5472430" cy="3474720"/>
            <wp:effectExtent l="0" t="0" r="115570" b="132080"/>
            <wp:docPr id="1" name="Picture 1" descr="/Users/namkoong/Desktop/Screen Shot 2018-12-03 at 1.46.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mkoong/Desktop/Screen Shot 2018-12-03 at 1.46.0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2430" cy="347472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59052E6" w14:textId="77777777" w:rsidR="00D56144" w:rsidRDefault="00D56144" w:rsidP="00B92D6D">
      <w:pPr>
        <w:pStyle w:val="BodyText"/>
      </w:pPr>
    </w:p>
    <w:p w14:paraId="24A4CAEC" w14:textId="1DC10828" w:rsidR="00D56144" w:rsidRDefault="00D56144" w:rsidP="00B92D6D">
      <w:pPr>
        <w:pStyle w:val="BodyText"/>
      </w:pPr>
    </w:p>
    <w:p w14:paraId="1607AEE4" w14:textId="2B1AF51D" w:rsidR="00E2762C" w:rsidRDefault="00026BEE" w:rsidP="000D794B">
      <w:pPr>
        <w:pStyle w:val="Heading10"/>
      </w:pPr>
      <w:r>
        <w:lastRenderedPageBreak/>
        <w:t>Function: Post message to Slack</w:t>
      </w:r>
    </w:p>
    <w:p w14:paraId="557EA749" w14:textId="5B31D68E" w:rsidR="00D53CC1" w:rsidRDefault="00DE6B36" w:rsidP="00461F98">
      <w:pPr>
        <w:pStyle w:val="BodyText"/>
        <w:keepNext/>
        <w:rPr>
          <w:rFonts w:ascii="Helvetica" w:hAnsi="Helvetica" w:cs="Helvetica"/>
        </w:rPr>
      </w:pPr>
      <w:r>
        <w:rPr>
          <w:rFonts w:ascii="Helvetica" w:hAnsi="Helvetica" w:cs="Helvetica"/>
        </w:rPr>
        <w:t>This f</w:t>
      </w:r>
      <w:r w:rsidR="00D53CC1">
        <w:rPr>
          <w:rFonts w:ascii="Helvetica" w:hAnsi="Helvetica" w:cs="Helvetica"/>
        </w:rPr>
        <w:t xml:space="preserve">unction </w:t>
      </w:r>
      <w:r>
        <w:rPr>
          <w:rFonts w:ascii="Helvetica" w:hAnsi="Helvetica" w:cs="Helvetica"/>
        </w:rPr>
        <w:t>posts data</w:t>
      </w:r>
      <w:r w:rsidR="00D53CC1">
        <w:rPr>
          <w:rFonts w:ascii="Helvetica" w:hAnsi="Helvetica" w:cs="Helvetica"/>
        </w:rPr>
        <w:t xml:space="preserve"> from an Incident, Task, Note</w:t>
      </w:r>
      <w:r w:rsidR="00D46D3A">
        <w:rPr>
          <w:rFonts w:ascii="Helvetica" w:hAnsi="Helvetica" w:cs="Helvetica"/>
        </w:rPr>
        <w:t>,</w:t>
      </w:r>
      <w:r w:rsidR="00D53CC1">
        <w:rPr>
          <w:rFonts w:ascii="Helvetica" w:hAnsi="Helvetica" w:cs="Helvetica"/>
        </w:rPr>
        <w:t xml:space="preserve"> or an Artifact to a Slack channel</w:t>
      </w:r>
      <w:r w:rsidR="00151419">
        <w:rPr>
          <w:rFonts w:ascii="Helvetica" w:hAnsi="Helvetica" w:cs="Helvetica"/>
        </w:rPr>
        <w:t>, and takes the following input fields:</w:t>
      </w:r>
    </w:p>
    <w:p w14:paraId="73E36EEB" w14:textId="506ED43D" w:rsidR="00151419" w:rsidRDefault="00151419" w:rsidP="00D45578">
      <w:pPr>
        <w:pStyle w:val="ListBullet"/>
      </w:pPr>
      <w:r>
        <w:t xml:space="preserve">slack_channel: </w:t>
      </w:r>
      <w:r w:rsidR="004C1222">
        <w:t>N</w:t>
      </w:r>
      <w:r w:rsidRPr="007E4A6E">
        <w:t xml:space="preserve">ame of the existing or a new </w:t>
      </w:r>
      <w:r w:rsidR="0099459A">
        <w:t>S</w:t>
      </w:r>
      <w:r w:rsidR="0099459A" w:rsidRPr="007E4A6E">
        <w:t xml:space="preserve">lack </w:t>
      </w:r>
      <w:r w:rsidRPr="007E4A6E">
        <w:t>channel</w:t>
      </w:r>
      <w:r w:rsidR="004C1222">
        <w:t xml:space="preserve">, where the app will </w:t>
      </w:r>
      <w:r w:rsidR="00220C16">
        <w:t>post</w:t>
      </w:r>
      <w:r>
        <w:t xml:space="preserve"> dat</w:t>
      </w:r>
      <w:r w:rsidR="004C1222">
        <w:t>a</w:t>
      </w:r>
      <w:r w:rsidR="00F958E3">
        <w:t>. C</w:t>
      </w:r>
      <w:r w:rsidR="00F958E3">
        <w:rPr>
          <w:rFonts w:ascii="Helvetica" w:hAnsi="Helvetica" w:cs="Helvetica"/>
        </w:rPr>
        <w:t xml:space="preserve">hannel names can contain </w:t>
      </w:r>
      <w:r w:rsidR="0099459A">
        <w:rPr>
          <w:rFonts w:ascii="Helvetica" w:hAnsi="Helvetica" w:cs="Helvetica"/>
        </w:rPr>
        <w:t xml:space="preserve">only </w:t>
      </w:r>
      <w:r w:rsidR="00F958E3">
        <w:rPr>
          <w:rFonts w:ascii="Helvetica" w:hAnsi="Helvetica" w:cs="Helvetica"/>
        </w:rPr>
        <w:t xml:space="preserve">lowercase letters, numbers, hyphens, and underscores, and must be 21 characters or less. If you leave this field empty, </w:t>
      </w:r>
      <w:r w:rsidR="0099459A">
        <w:rPr>
          <w:rFonts w:ascii="Helvetica" w:hAnsi="Helvetica" w:cs="Helvetica"/>
        </w:rPr>
        <w:t xml:space="preserve">the </w:t>
      </w:r>
      <w:r w:rsidR="00F958E3">
        <w:rPr>
          <w:rFonts w:ascii="Helvetica" w:hAnsi="Helvetica" w:cs="Helvetica"/>
        </w:rPr>
        <w:t>function tr</w:t>
      </w:r>
      <w:r w:rsidR="0099459A">
        <w:rPr>
          <w:rFonts w:ascii="Helvetica" w:hAnsi="Helvetica" w:cs="Helvetica"/>
        </w:rPr>
        <w:t>ie</w:t>
      </w:r>
      <w:r w:rsidR="00DD2A50">
        <w:rPr>
          <w:rFonts w:ascii="Helvetica" w:hAnsi="Helvetica" w:cs="Helvetica"/>
        </w:rPr>
        <w:t>s</w:t>
      </w:r>
      <w:r w:rsidR="00F958E3">
        <w:rPr>
          <w:rFonts w:ascii="Helvetica" w:hAnsi="Helvetica" w:cs="Helvetica"/>
        </w:rPr>
        <w:t xml:space="preserve"> to use the slack_channel associated with the Incident or Task found in the Slack Conversations Data</w:t>
      </w:r>
      <w:r w:rsidR="0099459A">
        <w:rPr>
          <w:rFonts w:ascii="Helvetica" w:hAnsi="Helvetica" w:cs="Helvetica"/>
        </w:rPr>
        <w:t xml:space="preserve"> T</w:t>
      </w:r>
      <w:r w:rsidR="00F958E3">
        <w:rPr>
          <w:rFonts w:ascii="Helvetica" w:hAnsi="Helvetica" w:cs="Helvetica"/>
        </w:rPr>
        <w:t>able. I</w:t>
      </w:r>
      <w:r w:rsidR="00DD2A50">
        <w:rPr>
          <w:rFonts w:ascii="Helvetica" w:hAnsi="Helvetica" w:cs="Helvetica"/>
        </w:rPr>
        <w:t>f</w:t>
      </w:r>
      <w:r w:rsidR="00F958E3">
        <w:rPr>
          <w:rFonts w:ascii="Helvetica" w:hAnsi="Helvetica" w:cs="Helvetica"/>
        </w:rPr>
        <w:t xml:space="preserve"> one </w:t>
      </w:r>
      <w:r w:rsidR="0099459A">
        <w:rPr>
          <w:rFonts w:ascii="Helvetica" w:hAnsi="Helvetica" w:cs="Helvetica"/>
        </w:rPr>
        <w:t xml:space="preserve">is not </w:t>
      </w:r>
      <w:r w:rsidR="00F958E3">
        <w:rPr>
          <w:rFonts w:ascii="Helvetica" w:hAnsi="Helvetica" w:cs="Helvetica"/>
        </w:rPr>
        <w:t>defined, the workflow terminate</w:t>
      </w:r>
      <w:r w:rsidR="0099459A">
        <w:rPr>
          <w:rFonts w:ascii="Helvetica" w:hAnsi="Helvetica" w:cs="Helvetica"/>
        </w:rPr>
        <w:t>s</w:t>
      </w:r>
      <w:r w:rsidR="00F958E3">
        <w:rPr>
          <w:rFonts w:ascii="Helvetica" w:hAnsi="Helvetica" w:cs="Helvetica"/>
        </w:rPr>
        <w:t>.</w:t>
      </w:r>
    </w:p>
    <w:p w14:paraId="77231212" w14:textId="1A47BC36" w:rsidR="00151419" w:rsidRDefault="00151419" w:rsidP="00D45578">
      <w:pPr>
        <w:pStyle w:val="ListBullet"/>
      </w:pPr>
      <w:r w:rsidRPr="007E4A6E">
        <w:t>slack_is_channel_private</w:t>
      </w:r>
      <w:r>
        <w:t xml:space="preserve">: </w:t>
      </w:r>
      <w:r w:rsidR="004C1222">
        <w:t xml:space="preserve">Determines </w:t>
      </w:r>
      <w:r w:rsidRPr="007E4A6E">
        <w:t>if the channel you are posting to should be private</w:t>
      </w:r>
      <w:r w:rsidR="004C1222">
        <w:t>.</w:t>
      </w:r>
    </w:p>
    <w:p w14:paraId="1779418A" w14:textId="4D0C10B9" w:rsidR="00151419" w:rsidRDefault="00151419" w:rsidP="00D45578">
      <w:pPr>
        <w:pStyle w:val="ListBullet"/>
      </w:pPr>
      <w:r w:rsidRPr="007E4A6E">
        <w:t>slack_participant_emails</w:t>
      </w:r>
      <w:r>
        <w:t xml:space="preserve">: </w:t>
      </w:r>
      <w:r w:rsidR="004C1222">
        <w:t>C</w:t>
      </w:r>
      <w:r w:rsidRPr="007E4A6E">
        <w:t>omma</w:t>
      </w:r>
      <w:r>
        <w:t>-</w:t>
      </w:r>
      <w:r w:rsidRPr="007E4A6E">
        <w:t>separated list of emails belonging to Slack users in your workspace that will be added to your channel</w:t>
      </w:r>
      <w:r w:rsidR="004C1222">
        <w:t>.</w:t>
      </w:r>
    </w:p>
    <w:p w14:paraId="21D40E7F" w14:textId="62EA7062" w:rsidR="00151419" w:rsidRDefault="00151419" w:rsidP="00D45578">
      <w:pPr>
        <w:pStyle w:val="ListBullet"/>
      </w:pPr>
      <w:r w:rsidRPr="007E4A6E">
        <w:t>slack_text</w:t>
      </w:r>
      <w:r>
        <w:t xml:space="preserve">: </w:t>
      </w:r>
      <w:r w:rsidR="004C1222">
        <w:t xml:space="preserve">A </w:t>
      </w:r>
      <w:r>
        <w:t>t</w:t>
      </w:r>
      <w:r w:rsidRPr="007E4A6E">
        <w:t>ext message or a container field to retain JSON fields to send to Slack</w:t>
      </w:r>
      <w:r w:rsidR="004C1222">
        <w:t>.</w:t>
      </w:r>
    </w:p>
    <w:p w14:paraId="5F3CDCED" w14:textId="59E5CDD5" w:rsidR="00151419" w:rsidRDefault="00151419" w:rsidP="00D45578">
      <w:pPr>
        <w:pStyle w:val="ListBullet"/>
      </w:pPr>
      <w:r w:rsidRPr="007E4A6E">
        <w:t>slack_mrkdwn</w:t>
      </w:r>
      <w:r>
        <w:t xml:space="preserve">: </w:t>
      </w:r>
      <w:r w:rsidR="004C1222">
        <w:t>D</w:t>
      </w:r>
      <w:r w:rsidRPr="007E4A6E">
        <w:t>isable</w:t>
      </w:r>
      <w:r w:rsidR="004C1222">
        <w:t>s</w:t>
      </w:r>
      <w:r w:rsidRPr="007E4A6E">
        <w:t xml:space="preserve"> Slack markup parsing by setting to </w:t>
      </w:r>
      <w:r w:rsidR="004C1222">
        <w:t>F</w:t>
      </w:r>
      <w:r w:rsidRPr="007E4A6E">
        <w:t>alse</w:t>
      </w:r>
      <w:r w:rsidR="004C1222">
        <w:t>.</w:t>
      </w:r>
    </w:p>
    <w:p w14:paraId="3CF4522E" w14:textId="5EDA0FE9" w:rsidR="00151419" w:rsidRDefault="00151419" w:rsidP="00D45578">
      <w:pPr>
        <w:pStyle w:val="ListBullet"/>
      </w:pPr>
      <w:r w:rsidRPr="007E4A6E">
        <w:t>slack_as_user</w:t>
      </w:r>
      <w:r>
        <w:t xml:space="preserve">: </w:t>
      </w:r>
      <w:r w:rsidR="004C1222">
        <w:t>I</w:t>
      </w:r>
      <w:r>
        <w:t>f T</w:t>
      </w:r>
      <w:r w:rsidRPr="007E4A6E">
        <w:t>rue</w:t>
      </w:r>
      <w:r>
        <w:t>, the</w:t>
      </w:r>
      <w:r w:rsidRPr="007E4A6E">
        <w:t xml:space="preserve"> authenticated user of the Slack App appear</w:t>
      </w:r>
      <w:r w:rsidR="004C1222">
        <w:t>s</w:t>
      </w:r>
      <w:r w:rsidRPr="007E4A6E">
        <w:t xml:space="preserve"> as the author of the message, ignoring any values provided </w:t>
      </w:r>
      <w:r>
        <w:t>in</w:t>
      </w:r>
      <w:r w:rsidRPr="007E4A6E">
        <w:t xml:space="preserve"> slack_username</w:t>
      </w:r>
      <w:r w:rsidR="004C1222">
        <w:t>.</w:t>
      </w:r>
    </w:p>
    <w:p w14:paraId="04017FA3" w14:textId="0FA111BA" w:rsidR="00151419" w:rsidRDefault="00151419" w:rsidP="00D45578">
      <w:pPr>
        <w:pStyle w:val="ListBullet"/>
      </w:pPr>
      <w:r w:rsidRPr="007E4A6E">
        <w:t>slack_username</w:t>
      </w:r>
      <w:r>
        <w:t xml:space="preserve">: </w:t>
      </w:r>
      <w:r w:rsidR="004C1222">
        <w:t>R</w:t>
      </w:r>
      <w:r>
        <w:t>eplaces</w:t>
      </w:r>
      <w:r w:rsidRPr="007E4A6E">
        <w:t xml:space="preserve"> your </w:t>
      </w:r>
      <w:r>
        <w:t>Slack App’s</w:t>
      </w:r>
      <w:r w:rsidRPr="007E4A6E">
        <w:t xml:space="preserve"> name </w:t>
      </w:r>
      <w:r>
        <w:t xml:space="preserve">to </w:t>
      </w:r>
      <w:r w:rsidRPr="007E4A6E">
        <w:t>appear as the author of the message</w:t>
      </w:r>
      <w:r>
        <w:t>.</w:t>
      </w:r>
      <w:r w:rsidR="00EA3701">
        <w:t xml:space="preserve"> </w:t>
      </w:r>
      <w:r>
        <w:t xml:space="preserve"> M</w:t>
      </w:r>
      <w:r w:rsidRPr="007E4A6E">
        <w:t xml:space="preserve">ust be used in conjunction with slack_as_user set to </w:t>
      </w:r>
      <w:r w:rsidR="004C1222">
        <w:t>F</w:t>
      </w:r>
      <w:r w:rsidRPr="007E4A6E">
        <w:t>alse</w:t>
      </w:r>
      <w:r w:rsidR="004C1222">
        <w:t>;</w:t>
      </w:r>
      <w:r w:rsidRPr="007E4A6E">
        <w:t xml:space="preserve"> otherwise</w:t>
      </w:r>
      <w:r w:rsidR="004C1222">
        <w:t>, it is</w:t>
      </w:r>
      <w:r w:rsidRPr="007E4A6E">
        <w:t xml:space="preserve"> ignored</w:t>
      </w:r>
      <w:r w:rsidR="004C1222">
        <w:t>.</w:t>
      </w:r>
    </w:p>
    <w:p w14:paraId="784FAFB5" w14:textId="0F2FE7E3" w:rsidR="00151419" w:rsidRDefault="00803F47" w:rsidP="0050235D">
      <w:pPr>
        <w:pStyle w:val="BodyText"/>
      </w:pPr>
      <w:r>
        <w:rPr>
          <w:noProof/>
        </w:rPr>
        <w:drawing>
          <wp:inline distT="0" distB="0" distL="0" distR="0" wp14:anchorId="5579A2F7" wp14:editId="41086C25">
            <wp:extent cx="5472430" cy="4396105"/>
            <wp:effectExtent l="0" t="0" r="115570" b="125095"/>
            <wp:docPr id="3" name="Picture 3" descr="/Users/namkoong/Desktop/0 fn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mkoong/Desktop/0 fn in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430" cy="4396105"/>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43074369" w14:textId="671DF030" w:rsidR="008E4408" w:rsidRDefault="00D622DE" w:rsidP="00461F98">
      <w:pPr>
        <w:pStyle w:val="BodyText"/>
        <w:keepNext/>
        <w:rPr>
          <w:rFonts w:ascii="Helvetica" w:hAnsi="Helvetica" w:cs="Helvetica"/>
        </w:rPr>
      </w:pPr>
      <w:r>
        <w:lastRenderedPageBreak/>
        <w:t xml:space="preserve">The following </w:t>
      </w:r>
      <w:r w:rsidR="00D53CC1">
        <w:t xml:space="preserve">example workflows </w:t>
      </w:r>
      <w:r w:rsidR="00EE0F52">
        <w:t xml:space="preserve">call this function to </w:t>
      </w:r>
      <w:r w:rsidR="00D53CC1">
        <w:rPr>
          <w:rFonts w:ascii="Helvetica" w:hAnsi="Helvetica" w:cs="Helvetica"/>
        </w:rPr>
        <w:t xml:space="preserve">post </w:t>
      </w:r>
      <w:r w:rsidR="00EE0F52">
        <w:rPr>
          <w:rFonts w:ascii="Helvetica" w:hAnsi="Helvetica" w:cs="Helvetica"/>
        </w:rPr>
        <w:t xml:space="preserve">object </w:t>
      </w:r>
      <w:r w:rsidR="00DE6B36">
        <w:rPr>
          <w:rFonts w:ascii="Helvetica" w:hAnsi="Helvetica" w:cs="Helvetica"/>
        </w:rPr>
        <w:t xml:space="preserve">data </w:t>
      </w:r>
      <w:r w:rsidR="00D53CC1">
        <w:rPr>
          <w:rFonts w:ascii="Helvetica" w:hAnsi="Helvetica" w:cs="Helvetica"/>
        </w:rPr>
        <w:t xml:space="preserve">to </w:t>
      </w:r>
      <w:r w:rsidR="002B0864">
        <w:rPr>
          <w:rFonts w:ascii="Helvetica" w:hAnsi="Helvetica" w:cs="Helvetica"/>
        </w:rPr>
        <w:t xml:space="preserve">a </w:t>
      </w:r>
      <w:r w:rsidR="00D53CC1">
        <w:rPr>
          <w:rFonts w:ascii="Helvetica" w:hAnsi="Helvetica" w:cs="Helvetica"/>
        </w:rPr>
        <w:t>Slack channel</w:t>
      </w:r>
      <w:r w:rsidR="008E4408">
        <w:rPr>
          <w:rFonts w:ascii="Helvetica" w:hAnsi="Helvetica" w:cs="Helvetica"/>
        </w:rPr>
        <w:t xml:space="preserve">:  </w:t>
      </w:r>
    </w:p>
    <w:p w14:paraId="2D72CA7F" w14:textId="661BEB9E" w:rsidR="008E4408" w:rsidRDefault="008E4408" w:rsidP="003D774E">
      <w:pPr>
        <w:pStyle w:val="ListBullet"/>
        <w:contextualSpacing/>
      </w:pPr>
      <w:r>
        <w:t>Example: Post Incident to slack</w:t>
      </w:r>
    </w:p>
    <w:p w14:paraId="52000711" w14:textId="04E2F4E4" w:rsidR="008E4408" w:rsidRDefault="008E4408" w:rsidP="003D774E">
      <w:pPr>
        <w:pStyle w:val="ListBullet"/>
        <w:contextualSpacing/>
      </w:pPr>
      <w:r>
        <w:t>Example: Post Task to Slack</w:t>
      </w:r>
    </w:p>
    <w:p w14:paraId="582B016F" w14:textId="60601C65" w:rsidR="008E4408" w:rsidRDefault="008E4408" w:rsidP="003D774E">
      <w:pPr>
        <w:pStyle w:val="ListBullet"/>
        <w:contextualSpacing/>
      </w:pPr>
      <w:r>
        <w:t>Example: Post Note to Slack</w:t>
      </w:r>
    </w:p>
    <w:p w14:paraId="11D98215" w14:textId="622E3471" w:rsidR="008E4408" w:rsidRDefault="008E4408" w:rsidP="003D774E">
      <w:pPr>
        <w:pStyle w:val="ListBullet"/>
        <w:contextualSpacing/>
      </w:pPr>
      <w:r>
        <w:t>Example: Post Artifact to Slack</w:t>
      </w:r>
    </w:p>
    <w:p w14:paraId="0B53890C" w14:textId="08FF31E3" w:rsidR="00560624" w:rsidRDefault="00E24BF7" w:rsidP="00560624">
      <w:pPr>
        <w:pStyle w:val="BodyText"/>
        <w:keepNext/>
      </w:pPr>
      <w:r>
        <w:rPr>
          <w:rFonts w:ascii="Helvetica" w:hAnsi="Helvetica" w:cs="Helvetica"/>
        </w:rPr>
        <w:t>The workflows can set the input field values</w:t>
      </w:r>
      <w:r w:rsidR="00F91D53">
        <w:rPr>
          <w:rFonts w:ascii="Helvetica" w:hAnsi="Helvetica" w:cs="Helvetica"/>
        </w:rPr>
        <w:t xml:space="preserve"> from the Input tab.</w:t>
      </w:r>
    </w:p>
    <w:p w14:paraId="0F0A567C" w14:textId="2E09E0F5" w:rsidR="002E47B8" w:rsidRDefault="0084436C" w:rsidP="00846C90">
      <w:pPr>
        <w:pStyle w:val="BodyText"/>
      </w:pPr>
      <w:r>
        <w:rPr>
          <w:noProof/>
        </w:rPr>
        <w:drawing>
          <wp:inline distT="0" distB="0" distL="0" distR="0" wp14:anchorId="6D991F7F" wp14:editId="13CC667F">
            <wp:extent cx="5486400" cy="5167630"/>
            <wp:effectExtent l="25400" t="25400" r="88900" b="901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hot_2018-12-05_at_11_46_15_AM.png"/>
                    <pic:cNvPicPr/>
                  </pic:nvPicPr>
                  <pic:blipFill>
                    <a:blip r:embed="rId18"/>
                    <a:stretch>
                      <a:fillRect/>
                    </a:stretch>
                  </pic:blipFill>
                  <pic:spPr>
                    <a:xfrm>
                      <a:off x="0" y="0"/>
                      <a:ext cx="5486400" cy="5167630"/>
                    </a:xfrm>
                    <a:prstGeom prst="rect">
                      <a:avLst/>
                    </a:prstGeom>
                    <a:effectLst>
                      <a:outerShdw blurRad="50800" dist="38100" dir="2700000" algn="tl" rotWithShape="0">
                        <a:prstClr val="black">
                          <a:alpha val="40000"/>
                        </a:prstClr>
                      </a:outerShdw>
                    </a:effectLst>
                  </pic:spPr>
                </pic:pic>
              </a:graphicData>
            </a:graphic>
          </wp:inline>
        </w:drawing>
      </w:r>
    </w:p>
    <w:p w14:paraId="34341B14" w14:textId="77777777" w:rsidR="002E47B8" w:rsidRPr="00BF76AC" w:rsidRDefault="002E47B8" w:rsidP="002E47B8">
      <w:pPr>
        <w:pStyle w:val="BodyText"/>
      </w:pPr>
      <w:r>
        <w:t>The d</w:t>
      </w:r>
      <w:r w:rsidRPr="00BF76AC">
        <w:t xml:space="preserve">efault settings for posting messages </w:t>
      </w:r>
      <w:r>
        <w:t xml:space="preserve">in the function </w:t>
      </w:r>
      <w:r w:rsidRPr="00BF76AC">
        <w:t>are:</w:t>
      </w:r>
    </w:p>
    <w:p w14:paraId="4DFF97C5" w14:textId="45D4E000" w:rsidR="002E47B8" w:rsidRDefault="002E47B8" w:rsidP="003D774E">
      <w:pPr>
        <w:pStyle w:val="ListBullet"/>
      </w:pPr>
      <w:r w:rsidRPr="00BF76AC">
        <w:t>parse="none"</w:t>
      </w:r>
      <w:r>
        <w:t xml:space="preserve">: </w:t>
      </w:r>
      <w:r w:rsidRPr="00BF76AC">
        <w:t>Slack</w:t>
      </w:r>
      <w:r w:rsidR="00D622DE">
        <w:t xml:space="preserve"> does </w:t>
      </w:r>
      <w:r w:rsidRPr="00BF76AC">
        <w:t>not</w:t>
      </w:r>
      <w:r>
        <w:t xml:space="preserve"> </w:t>
      </w:r>
      <w:r w:rsidRPr="00BF76AC">
        <w:t>perform any processing on the message</w:t>
      </w:r>
      <w:r w:rsidR="00D622DE">
        <w:t xml:space="preserve">. It keeps </w:t>
      </w:r>
      <w:r w:rsidRPr="00BF76AC">
        <w:t>all markup formatting</w:t>
      </w:r>
      <w:r w:rsidR="00D622DE">
        <w:t>.</w:t>
      </w:r>
    </w:p>
    <w:p w14:paraId="616E41AC" w14:textId="22979D73" w:rsidR="002E47B8" w:rsidRPr="004B5A5D" w:rsidRDefault="002E47B8" w:rsidP="003D774E">
      <w:pPr>
        <w:pStyle w:val="ListBullet"/>
      </w:pPr>
      <w:r w:rsidRPr="00BF76AC">
        <w:t>link_names=1</w:t>
      </w:r>
      <w:r>
        <w:t xml:space="preserve">:  </w:t>
      </w:r>
      <w:r w:rsidRPr="00BF76AC">
        <w:t xml:space="preserve">Slack </w:t>
      </w:r>
      <w:r w:rsidR="00D622DE">
        <w:t xml:space="preserve">converts </w:t>
      </w:r>
      <w:r w:rsidRPr="00BF76AC">
        <w:t xml:space="preserve">URLs, channel names (starting with a '#') and username </w:t>
      </w:r>
      <w:r w:rsidR="00D622DE">
        <w:t>IDs</w:t>
      </w:r>
      <w:r w:rsidR="00D622DE" w:rsidRPr="00BF76AC">
        <w:t xml:space="preserve"> </w:t>
      </w:r>
      <w:r w:rsidRPr="00BF76AC">
        <w:t>(starting with '&lt;@ user_id &gt;')</w:t>
      </w:r>
      <w:r w:rsidR="00D622DE">
        <w:t xml:space="preserve"> to links. The function</w:t>
      </w:r>
      <w:r>
        <w:t xml:space="preserve"> can send messages like</w:t>
      </w:r>
      <w:r w:rsidR="00D622DE">
        <w:t>,</w:t>
      </w:r>
      <w:r>
        <w:t xml:space="preserve"> “</w:t>
      </w:r>
      <w:r w:rsidRPr="00BF76AC">
        <w:t>Hey user &lt;@UCNC5K34J&gt; check out #random</w:t>
      </w:r>
      <w:r>
        <w:t>”</w:t>
      </w:r>
      <w:r w:rsidR="00D622DE">
        <w:t>,</w:t>
      </w:r>
      <w:r>
        <w:t xml:space="preserve"> to Slack and it </w:t>
      </w:r>
      <w:r>
        <w:rPr>
          <w:rFonts w:ascii="Helvetica" w:hAnsi="Helvetica" w:cs="Helvetica"/>
        </w:rPr>
        <w:t>find</w:t>
      </w:r>
      <w:r w:rsidR="00D622DE">
        <w:rPr>
          <w:rFonts w:ascii="Helvetica" w:hAnsi="Helvetica" w:cs="Helvetica"/>
        </w:rPr>
        <w:t>s</w:t>
      </w:r>
      <w:r>
        <w:rPr>
          <w:rFonts w:ascii="Helvetica" w:hAnsi="Helvetica" w:cs="Helvetica"/>
        </w:rPr>
        <w:t xml:space="preserve"> and link</w:t>
      </w:r>
      <w:r w:rsidR="00D622DE">
        <w:rPr>
          <w:rFonts w:ascii="Helvetica" w:hAnsi="Helvetica" w:cs="Helvetica"/>
        </w:rPr>
        <w:t>s</w:t>
      </w:r>
      <w:r>
        <w:rPr>
          <w:rFonts w:ascii="Helvetica" w:hAnsi="Helvetica" w:cs="Helvetica"/>
        </w:rPr>
        <w:t xml:space="preserve"> channel names and usernames.</w:t>
      </w:r>
    </w:p>
    <w:p w14:paraId="5DDA4CE8" w14:textId="2419464C" w:rsidR="002E47B8" w:rsidRPr="0028792B" w:rsidRDefault="002E47B8" w:rsidP="003D774E">
      <w:pPr>
        <w:pStyle w:val="BodyText"/>
        <w:rPr>
          <w:rFonts w:cs="Arial"/>
          <w:szCs w:val="20"/>
        </w:rPr>
      </w:pPr>
      <w:r w:rsidRPr="003D774E">
        <w:rPr>
          <w:rFonts w:cs="Arial"/>
          <w:szCs w:val="20"/>
        </w:rPr>
        <w:t xml:space="preserve">Refer to the </w:t>
      </w:r>
      <w:hyperlink r:id="rId19" w:history="1">
        <w:r w:rsidRPr="003D774E">
          <w:rPr>
            <w:rStyle w:val="Hyperlink"/>
            <w:rFonts w:cs="Arial"/>
            <w:szCs w:val="20"/>
          </w:rPr>
          <w:t>Slack API chat.postMessage documentation</w:t>
        </w:r>
      </w:hyperlink>
      <w:r w:rsidRPr="003D774E">
        <w:rPr>
          <w:rStyle w:val="BodyTextChar"/>
          <w:rFonts w:cs="Arial"/>
          <w:szCs w:val="20"/>
        </w:rPr>
        <w:t xml:space="preserve"> </w:t>
      </w:r>
      <w:r w:rsidR="00D622DE">
        <w:rPr>
          <w:rFonts w:cs="Arial"/>
          <w:szCs w:val="20"/>
        </w:rPr>
        <w:t>for a</w:t>
      </w:r>
      <w:r w:rsidRPr="003D774E">
        <w:rPr>
          <w:rFonts w:cs="Arial"/>
          <w:szCs w:val="20"/>
        </w:rPr>
        <w:t xml:space="preserve"> detailed explanation of the Slack arguments.</w:t>
      </w:r>
    </w:p>
    <w:p w14:paraId="6EF64551" w14:textId="42DD004C" w:rsidR="00482C62" w:rsidRDefault="002E47B8" w:rsidP="003D774E">
      <w:pPr>
        <w:pStyle w:val="BodyText"/>
        <w:keepNext/>
      </w:pPr>
      <w:bookmarkStart w:id="10" w:name="_Toc510253273"/>
      <w:bookmarkEnd w:id="9"/>
      <w:r>
        <w:lastRenderedPageBreak/>
        <w:t>In the workflow’s Pre-Process Script tab, t</w:t>
      </w:r>
      <w:r w:rsidR="001B0D20">
        <w:t xml:space="preserve">he data to post </w:t>
      </w:r>
      <w:r>
        <w:t>is</w:t>
      </w:r>
      <w:r w:rsidR="001B0D20">
        <w:t xml:space="preserve"> customizable.</w:t>
      </w:r>
      <w:r w:rsidR="00482C62">
        <w:t xml:space="preserve"> </w:t>
      </w:r>
      <w:r w:rsidR="00482C62">
        <w:rPr>
          <w:rFonts w:ascii="Helvetica" w:hAnsi="Helvetica" w:cs="Helvetica"/>
        </w:rPr>
        <w:t>A flexible JSON structure is used to define the Incident, Task, Note and Artifact fields to post</w:t>
      </w:r>
      <w:r w:rsidR="00C503F3">
        <w:rPr>
          <w:rFonts w:ascii="Helvetica" w:hAnsi="Helvetica" w:cs="Helvetica"/>
        </w:rPr>
        <w:t xml:space="preserve"> in Slack.</w:t>
      </w:r>
      <w:r w:rsidR="00482C62">
        <w:rPr>
          <w:rFonts w:ascii="Helvetica" w:hAnsi="Helvetica" w:cs="Helvetica"/>
        </w:rPr>
        <w:t xml:space="preserve"> </w:t>
      </w:r>
      <w:r w:rsidR="00C503F3">
        <w:t>A</w:t>
      </w:r>
      <w:r w:rsidR="00482C62">
        <w:t xml:space="preserve">n additional text message, set in the </w:t>
      </w:r>
      <w:r w:rsidR="00753B76">
        <w:t>Menu Item</w:t>
      </w:r>
      <w:r w:rsidR="00482C62">
        <w:t xml:space="preserve">, </w:t>
      </w:r>
      <w:r w:rsidR="00482C62" w:rsidRPr="003D774E">
        <w:t>can</w:t>
      </w:r>
      <w:r w:rsidR="00C503F3">
        <w:t xml:space="preserve"> also</w:t>
      </w:r>
      <w:r w:rsidR="00482C62">
        <w:t xml:space="preserve"> be included with the </w:t>
      </w:r>
      <w:r w:rsidR="00C503F3">
        <w:t>data posted</w:t>
      </w:r>
      <w:r w:rsidR="00482C62">
        <w:rPr>
          <w:rFonts w:ascii="Helvetica" w:hAnsi="Helvetica" w:cs="Helvetica"/>
        </w:rPr>
        <w:t>. Fields can be removed and added following the defined data structure.</w:t>
      </w:r>
    </w:p>
    <w:p w14:paraId="544F6160" w14:textId="3653C15F" w:rsidR="0071518A" w:rsidRDefault="00A56963" w:rsidP="000D794B">
      <w:pPr>
        <w:pStyle w:val="BodyText"/>
        <w:rPr>
          <w:rFonts w:ascii="Helvetica" w:hAnsi="Helvetica" w:cs="Helvetica"/>
        </w:rPr>
      </w:pPr>
      <w:r>
        <w:rPr>
          <w:rFonts w:ascii="Helvetica" w:hAnsi="Helvetica" w:cs="Helvetica"/>
          <w:noProof/>
        </w:rPr>
        <w:drawing>
          <wp:inline distT="0" distB="0" distL="0" distR="0" wp14:anchorId="420575C5" wp14:editId="6291A72E">
            <wp:extent cx="5486400" cy="5137150"/>
            <wp:effectExtent l="25400" t="25400" r="88900" b="95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_Shot_2018-12-05_at_12_10_39_PM.png"/>
                    <pic:cNvPicPr/>
                  </pic:nvPicPr>
                  <pic:blipFill>
                    <a:blip r:embed="rId20"/>
                    <a:stretch>
                      <a:fillRect/>
                    </a:stretch>
                  </pic:blipFill>
                  <pic:spPr>
                    <a:xfrm>
                      <a:off x="0" y="0"/>
                      <a:ext cx="5486400" cy="5137150"/>
                    </a:xfrm>
                    <a:prstGeom prst="rect">
                      <a:avLst/>
                    </a:prstGeom>
                    <a:effectLst>
                      <a:outerShdw blurRad="50800" dist="38100" dir="2700000" algn="tl" rotWithShape="0">
                        <a:prstClr val="black">
                          <a:alpha val="40000"/>
                        </a:prstClr>
                      </a:outerShdw>
                    </a:effectLst>
                  </pic:spPr>
                </pic:pic>
              </a:graphicData>
            </a:graphic>
          </wp:inline>
        </w:drawing>
      </w:r>
    </w:p>
    <w:p w14:paraId="2CE770A9" w14:textId="20DA773F" w:rsidR="00ED340C" w:rsidRDefault="00ED340C" w:rsidP="00811B18">
      <w:pPr>
        <w:pStyle w:val="BodyText"/>
        <w:keepNext/>
      </w:pPr>
      <w:r>
        <w:lastRenderedPageBreak/>
        <w:t xml:space="preserve">Some of the function input fields can be set </w:t>
      </w:r>
      <w:r w:rsidR="00D622DE">
        <w:t xml:space="preserve">by </w:t>
      </w:r>
      <w:r>
        <w:t xml:space="preserve">clicking a Menu Item rule for the object type.  </w:t>
      </w:r>
    </w:p>
    <w:p w14:paraId="45D9C22F" w14:textId="77777777" w:rsidR="00ED340C" w:rsidRDefault="00ED340C" w:rsidP="00ED340C">
      <w:pPr>
        <w:pStyle w:val="BodyText"/>
        <w:keepNext/>
        <w:jc w:val="center"/>
      </w:pPr>
      <w:r>
        <w:rPr>
          <w:noProof/>
        </w:rPr>
        <w:drawing>
          <wp:inline distT="0" distB="0" distL="0" distR="0" wp14:anchorId="6A1C5492" wp14:editId="5BE55C79">
            <wp:extent cx="5510602" cy="2977857"/>
            <wp:effectExtent l="0" t="0" r="128270" b="121285"/>
            <wp:docPr id="10" name="Picture 10" descr="/Users/namkoong/Desktop/0 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mkoong/Desktop/0 ru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2052" cy="2994852"/>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4DFB6728" w14:textId="462E1F58" w:rsidR="00ED340C" w:rsidRDefault="00ED340C" w:rsidP="00ED340C">
      <w:pPr>
        <w:pStyle w:val="BodyText"/>
        <w:keepNext/>
      </w:pPr>
      <w:r>
        <w:t xml:space="preserve">These values </w:t>
      </w:r>
      <w:r w:rsidR="00F958E3">
        <w:t xml:space="preserve">either </w:t>
      </w:r>
      <w:r>
        <w:t>override those set in the workflow</w:t>
      </w:r>
      <w:r w:rsidR="00F958E3">
        <w:t xml:space="preserve"> or are included </w:t>
      </w:r>
      <w:r w:rsidR="00753B76">
        <w:t>with</w:t>
      </w:r>
      <w:r w:rsidR="00F958E3">
        <w:t xml:space="preserve"> the message posted in Slack:</w:t>
      </w:r>
    </w:p>
    <w:p w14:paraId="40B13A74" w14:textId="33AF06B7" w:rsidR="00ED340C" w:rsidRDefault="00ED340C" w:rsidP="00ED340C">
      <w:pPr>
        <w:pStyle w:val="BodyText"/>
        <w:jc w:val="center"/>
      </w:pPr>
      <w:r>
        <w:rPr>
          <w:noProof/>
        </w:rPr>
        <w:drawing>
          <wp:inline distT="0" distB="0" distL="0" distR="0" wp14:anchorId="09197C55" wp14:editId="31C36B59">
            <wp:extent cx="2956413" cy="1488194"/>
            <wp:effectExtent l="25400" t="25400" r="92075" b="1123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01 at 4.38.04 PM.png"/>
                    <pic:cNvPicPr/>
                  </pic:nvPicPr>
                  <pic:blipFill>
                    <a:blip r:embed="rId22"/>
                    <a:stretch>
                      <a:fillRect/>
                    </a:stretch>
                  </pic:blipFill>
                  <pic:spPr>
                    <a:xfrm>
                      <a:off x="0" y="0"/>
                      <a:ext cx="2966223" cy="1493132"/>
                    </a:xfrm>
                    <a:prstGeom prst="rect">
                      <a:avLst/>
                    </a:prstGeom>
                    <a:effectLst>
                      <a:outerShdw blurRad="50800" dist="38100" dir="2700000" algn="tl" rotWithShape="0">
                        <a:prstClr val="black">
                          <a:alpha val="40000"/>
                        </a:prstClr>
                      </a:outerShdw>
                    </a:effectLst>
                  </pic:spPr>
                </pic:pic>
              </a:graphicData>
            </a:graphic>
          </wp:inline>
        </w:drawing>
      </w:r>
    </w:p>
    <w:p w14:paraId="11EF2F5D" w14:textId="5D9990E6" w:rsidR="00F958E3" w:rsidRPr="00F958E3" w:rsidRDefault="0099459A" w:rsidP="0099459A">
      <w:pPr>
        <w:pStyle w:val="ListBullet"/>
      </w:pPr>
      <w:r>
        <w:t xml:space="preserve">The values in </w:t>
      </w:r>
      <w:r w:rsidR="00F958E3" w:rsidRPr="00F958E3">
        <w:t>Slack channel name</w:t>
      </w:r>
      <w:r w:rsidR="00F958E3">
        <w:t xml:space="preserve">, </w:t>
      </w:r>
      <w:r w:rsidR="00F958E3" w:rsidRPr="00F958E3">
        <w:t xml:space="preserve">Slack is channel private </w:t>
      </w:r>
      <w:r w:rsidR="00F958E3">
        <w:t xml:space="preserve">and </w:t>
      </w:r>
      <w:r w:rsidR="00F958E3" w:rsidRPr="00F958E3">
        <w:t xml:space="preserve">Slack user </w:t>
      </w:r>
      <w:r>
        <w:t xml:space="preserve">emails, </w:t>
      </w:r>
      <w:r w:rsidR="00F958E3">
        <w:t>override those set in the workflow.</w:t>
      </w:r>
    </w:p>
    <w:p w14:paraId="5CA16A5A" w14:textId="5A602A7D" w:rsidR="00F958E3" w:rsidRPr="00F958E3" w:rsidRDefault="00F958E3" w:rsidP="0099459A">
      <w:pPr>
        <w:pStyle w:val="ListBullet"/>
      </w:pPr>
      <w:r>
        <w:t>A</w:t>
      </w:r>
      <w:r w:rsidRPr="00F958E3">
        <w:t>dditional text</w:t>
      </w:r>
      <w:r>
        <w:t xml:space="preserve">: </w:t>
      </w:r>
      <w:r w:rsidR="0099459A">
        <w:t xml:space="preserve">Includes the text in this field </w:t>
      </w:r>
      <w:r w:rsidRPr="00F958E3">
        <w:t>with the Incident, Note, Artifact, Attachment or Task data</w:t>
      </w:r>
      <w:r w:rsidR="00C049AD">
        <w:t xml:space="preserve"> to send to Slack.</w:t>
      </w:r>
    </w:p>
    <w:p w14:paraId="3EA2AA2D" w14:textId="77777777" w:rsidR="00E642A3" w:rsidRDefault="00E642A3">
      <w:pPr>
        <w:rPr>
          <w:rFonts w:ascii="Arial" w:eastAsia="Times New Roman" w:hAnsi="Arial" w:cs="Times New Roman"/>
          <w:color w:val="auto"/>
          <w:sz w:val="20"/>
        </w:rPr>
      </w:pPr>
      <w:r>
        <w:br w:type="page"/>
      </w:r>
    </w:p>
    <w:p w14:paraId="6BAD5DB6" w14:textId="397E557F" w:rsidR="00C2023A" w:rsidRDefault="00C2023A" w:rsidP="00461F98">
      <w:pPr>
        <w:pStyle w:val="BodyText"/>
      </w:pPr>
      <w:r>
        <w:lastRenderedPageBreak/>
        <w:t>Your posted message will look like this in Slack:</w:t>
      </w:r>
    </w:p>
    <w:p w14:paraId="67E063A2" w14:textId="0FFEEF19" w:rsidR="00C2023A" w:rsidRPr="00461F98" w:rsidRDefault="00C2023A" w:rsidP="000D794B">
      <w:pPr>
        <w:pStyle w:val="BodyText"/>
        <w:jc w:val="center"/>
      </w:pPr>
      <w:r>
        <w:rPr>
          <w:noProof/>
        </w:rPr>
        <w:drawing>
          <wp:inline distT="0" distB="0" distL="0" distR="0" wp14:anchorId="42273C91" wp14:editId="0F0E97D8">
            <wp:extent cx="3211390" cy="2434932"/>
            <wp:effectExtent l="25400" t="25400" r="90805" b="105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0-31 at 2.23.06 PM.png"/>
                    <pic:cNvPicPr/>
                  </pic:nvPicPr>
                  <pic:blipFill>
                    <a:blip r:embed="rId23"/>
                    <a:stretch>
                      <a:fillRect/>
                    </a:stretch>
                  </pic:blipFill>
                  <pic:spPr>
                    <a:xfrm>
                      <a:off x="0" y="0"/>
                      <a:ext cx="3243664" cy="2459402"/>
                    </a:xfrm>
                    <a:prstGeom prst="rect">
                      <a:avLst/>
                    </a:prstGeom>
                    <a:effectLst>
                      <a:outerShdw blurRad="50800" dist="38100" dir="2700000" algn="tl" rotWithShape="0">
                        <a:prstClr val="black">
                          <a:alpha val="40000"/>
                        </a:prstClr>
                      </a:outerShdw>
                    </a:effectLst>
                  </pic:spPr>
                </pic:pic>
              </a:graphicData>
            </a:graphic>
          </wp:inline>
        </w:drawing>
      </w:r>
    </w:p>
    <w:p w14:paraId="54E1D4DA" w14:textId="417C7792" w:rsidR="00F91D53" w:rsidRDefault="00F91D53" w:rsidP="00F91D53">
      <w:pPr>
        <w:pStyle w:val="Heading10"/>
      </w:pPr>
      <w:r>
        <w:t>Function: Post attachment to Slack</w:t>
      </w:r>
    </w:p>
    <w:p w14:paraId="5C0686A1" w14:textId="1AD4D1AF" w:rsidR="00F91D53" w:rsidRDefault="00F91D53" w:rsidP="00C1563D">
      <w:pPr>
        <w:pStyle w:val="BodyText"/>
        <w:keepNext/>
        <w:rPr>
          <w:rFonts w:ascii="Helvetica" w:hAnsi="Helvetica" w:cs="Helvetica"/>
        </w:rPr>
      </w:pPr>
      <w:r>
        <w:t xml:space="preserve">This </w:t>
      </w:r>
      <w:r>
        <w:rPr>
          <w:rFonts w:ascii="Helvetica" w:hAnsi="Helvetica" w:cs="Helvetica"/>
        </w:rPr>
        <w:t>f</w:t>
      </w:r>
      <w:r w:rsidR="00C1563D">
        <w:rPr>
          <w:rFonts w:ascii="Helvetica" w:hAnsi="Helvetica" w:cs="Helvetica"/>
        </w:rPr>
        <w:t xml:space="preserve">unction </w:t>
      </w:r>
      <w:r w:rsidR="00C1563D" w:rsidRPr="00C1563D">
        <w:rPr>
          <w:rFonts w:ascii="Helvetica" w:hAnsi="Helvetica" w:cs="Helvetica"/>
        </w:rPr>
        <w:t xml:space="preserve">uploads </w:t>
      </w:r>
      <w:r>
        <w:rPr>
          <w:rFonts w:ascii="Helvetica" w:hAnsi="Helvetica" w:cs="Helvetica"/>
        </w:rPr>
        <w:t xml:space="preserve">attachments from an </w:t>
      </w:r>
      <w:r w:rsidR="00C1563D" w:rsidRPr="00C1563D">
        <w:rPr>
          <w:rFonts w:ascii="Helvetica" w:hAnsi="Helvetica" w:cs="Helvetica"/>
        </w:rPr>
        <w:t>Incident, Task</w:t>
      </w:r>
      <w:r>
        <w:rPr>
          <w:rFonts w:ascii="Helvetica" w:hAnsi="Helvetica" w:cs="Helvetica"/>
        </w:rPr>
        <w:t>,</w:t>
      </w:r>
      <w:r w:rsidR="00C1563D" w:rsidRPr="00C1563D">
        <w:rPr>
          <w:rFonts w:ascii="Helvetica" w:hAnsi="Helvetica" w:cs="Helvetica"/>
        </w:rPr>
        <w:t xml:space="preserve"> or Artifact to </w:t>
      </w:r>
      <w:r>
        <w:rPr>
          <w:rFonts w:ascii="Helvetica" w:hAnsi="Helvetica" w:cs="Helvetica"/>
        </w:rPr>
        <w:t xml:space="preserve">a </w:t>
      </w:r>
      <w:r w:rsidR="00C1563D" w:rsidRPr="00C1563D">
        <w:rPr>
          <w:rFonts w:ascii="Helvetica" w:hAnsi="Helvetica" w:cs="Helvetica"/>
        </w:rPr>
        <w:t>Slack channe</w:t>
      </w:r>
      <w:r w:rsidR="004B7B73">
        <w:rPr>
          <w:rFonts w:ascii="Helvetica" w:hAnsi="Helvetica" w:cs="Helvetica"/>
        </w:rPr>
        <w:t>l</w:t>
      </w:r>
      <w:r w:rsidR="0088487E">
        <w:rPr>
          <w:rFonts w:ascii="Helvetica" w:hAnsi="Helvetica" w:cs="Helvetica"/>
        </w:rPr>
        <w:t>.</w:t>
      </w:r>
    </w:p>
    <w:p w14:paraId="115106D7" w14:textId="211A31B1" w:rsidR="0088487E" w:rsidRDefault="0088487E" w:rsidP="00C1563D">
      <w:pPr>
        <w:pStyle w:val="BodyText"/>
        <w:keepNext/>
        <w:rPr>
          <w:rFonts w:ascii="Helvetica" w:hAnsi="Helvetica" w:cs="Helvetica"/>
        </w:rPr>
      </w:pPr>
      <w:r w:rsidRPr="0050235D">
        <w:rPr>
          <w:rFonts w:ascii="Helvetica" w:hAnsi="Helvetica" w:cs="Helvetica"/>
          <w:noProof/>
        </w:rPr>
        <w:drawing>
          <wp:inline distT="0" distB="0" distL="0" distR="0" wp14:anchorId="0BCC3F00" wp14:editId="4267BF14">
            <wp:extent cx="5479415" cy="3326765"/>
            <wp:effectExtent l="0" t="0" r="6985" b="635"/>
            <wp:docPr id="12" name="Picture 12" descr="/Users/namkoong/Desktop/0 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mkoong/Desktop/0 at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415" cy="3326765"/>
                    </a:xfrm>
                    <a:prstGeom prst="rect">
                      <a:avLst/>
                    </a:prstGeom>
                    <a:noFill/>
                    <a:ln>
                      <a:noFill/>
                    </a:ln>
                  </pic:spPr>
                </pic:pic>
              </a:graphicData>
            </a:graphic>
          </wp:inline>
        </w:drawing>
      </w:r>
    </w:p>
    <w:p w14:paraId="69C5F51D" w14:textId="77777777" w:rsidR="0088487E" w:rsidRDefault="0088487E" w:rsidP="00C1563D">
      <w:pPr>
        <w:pStyle w:val="BodyText"/>
        <w:keepNext/>
        <w:rPr>
          <w:rFonts w:ascii="Helvetica" w:hAnsi="Helvetica" w:cs="Helvetica"/>
        </w:rPr>
      </w:pPr>
      <w:r>
        <w:rPr>
          <w:rFonts w:ascii="Helvetica" w:hAnsi="Helvetica" w:cs="Helvetica"/>
        </w:rPr>
        <w:t>The workflows associated with this function are:</w:t>
      </w:r>
    </w:p>
    <w:p w14:paraId="7DCF3C1E" w14:textId="5F03FB32" w:rsidR="0088487E" w:rsidRDefault="0088487E" w:rsidP="00B01FD4">
      <w:pPr>
        <w:pStyle w:val="ListBullet"/>
        <w:contextualSpacing/>
      </w:pPr>
      <w:r>
        <w:t xml:space="preserve">Example: Post Incident/Task </w:t>
      </w:r>
      <w:r w:rsidR="0028792B">
        <w:t>A</w:t>
      </w:r>
      <w:r>
        <w:t>ttachment to Slack</w:t>
      </w:r>
    </w:p>
    <w:p w14:paraId="38F08214" w14:textId="61103080" w:rsidR="0088487E" w:rsidRDefault="0088487E" w:rsidP="00B01FD4">
      <w:pPr>
        <w:pStyle w:val="ListBullet"/>
        <w:contextualSpacing/>
      </w:pPr>
      <w:r>
        <w:t>Example: Post Artifact Attachment to Slack</w:t>
      </w:r>
    </w:p>
    <w:p w14:paraId="744A0F9D" w14:textId="364AD6A7" w:rsidR="00C1563D" w:rsidRDefault="00C1563D" w:rsidP="00C1563D">
      <w:pPr>
        <w:pStyle w:val="BodyText"/>
        <w:keepNext/>
      </w:pPr>
      <w:r>
        <w:lastRenderedPageBreak/>
        <w:t xml:space="preserve">The function input fields can be set on the Input Tab of the </w:t>
      </w:r>
      <w:r w:rsidR="00167D00">
        <w:t>w</w:t>
      </w:r>
      <w:r>
        <w:t>orkflow</w:t>
      </w:r>
      <w:r w:rsidR="00535CC2">
        <w:t xml:space="preserve"> or when you click the Menu Item</w:t>
      </w:r>
      <w:r w:rsidR="00167D00">
        <w:t xml:space="preserve"> for the object</w:t>
      </w:r>
      <w:r w:rsidR="00535CC2">
        <w:t xml:space="preserve">, </w:t>
      </w:r>
      <w:r w:rsidR="0099459A">
        <w:t xml:space="preserve">which is </w:t>
      </w:r>
      <w:r w:rsidR="00535CC2">
        <w:t xml:space="preserve">the same way as shown for the </w:t>
      </w:r>
      <w:r w:rsidR="00B01FD4">
        <w:rPr>
          <w:rFonts w:ascii="Helvetica" w:hAnsi="Helvetica" w:cs="Helvetica"/>
        </w:rPr>
        <w:t>Post message to Slack Function</w:t>
      </w:r>
      <w:r w:rsidR="00535CC2">
        <w:t>.</w:t>
      </w:r>
    </w:p>
    <w:p w14:paraId="5084FE96" w14:textId="19279E3B" w:rsidR="00EE346D" w:rsidRDefault="00F8762B" w:rsidP="00967F16">
      <w:pPr>
        <w:pStyle w:val="BodyText"/>
      </w:pPr>
      <w:r>
        <w:rPr>
          <w:noProof/>
        </w:rPr>
        <w:drawing>
          <wp:inline distT="0" distB="0" distL="0" distR="0" wp14:anchorId="615774A4" wp14:editId="53DB4B84">
            <wp:extent cx="4962818" cy="3130481"/>
            <wp:effectExtent l="0" t="0" r="0" b="0"/>
            <wp:docPr id="14" name="Picture 14" descr="/Users/namkoong/Desktop/0 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mkoong/Desktop/0 at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6134" cy="3132572"/>
                    </a:xfrm>
                    <a:prstGeom prst="rect">
                      <a:avLst/>
                    </a:prstGeom>
                    <a:noFill/>
                    <a:ln>
                      <a:noFill/>
                    </a:ln>
                  </pic:spPr>
                </pic:pic>
              </a:graphicData>
            </a:graphic>
          </wp:inline>
        </w:drawing>
      </w:r>
    </w:p>
    <w:p w14:paraId="32149CCC" w14:textId="3CF06160" w:rsidR="00447B5A" w:rsidRDefault="00447B5A" w:rsidP="00967F16">
      <w:pPr>
        <w:pStyle w:val="BodyText"/>
      </w:pPr>
      <w:r>
        <w:rPr>
          <w:noProof/>
        </w:rPr>
        <w:drawing>
          <wp:inline distT="0" distB="0" distL="0" distR="0" wp14:anchorId="5995528D" wp14:editId="07AA6157">
            <wp:extent cx="3853189" cy="2059940"/>
            <wp:effectExtent l="0" t="0" r="134620" b="124460"/>
            <wp:docPr id="19" name="Picture 19" descr="/Users/namkoong/Desktop/Screen Shot 2018-12-03 at 5.5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amkoong/Desktop/Screen Shot 2018-12-03 at 5.58.0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3558" cy="2065483"/>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0C444DD9" w14:textId="77777777" w:rsidR="006E0652" w:rsidRDefault="006E0652">
      <w:pPr>
        <w:rPr>
          <w:rFonts w:ascii="Arial" w:eastAsia="Times New Roman" w:hAnsi="Arial" w:cs="Times New Roman"/>
          <w:color w:val="auto"/>
          <w:sz w:val="20"/>
        </w:rPr>
      </w:pPr>
      <w:r>
        <w:br w:type="page"/>
      </w:r>
    </w:p>
    <w:p w14:paraId="300C39FA" w14:textId="3511F081" w:rsidR="00967F16" w:rsidRDefault="00967F16" w:rsidP="00967F16">
      <w:pPr>
        <w:pStyle w:val="BodyText"/>
      </w:pPr>
      <w:r>
        <w:lastRenderedPageBreak/>
        <w:t xml:space="preserve">Your posted message with </w:t>
      </w:r>
      <w:r w:rsidR="000A2A4A">
        <w:t>an</w:t>
      </w:r>
      <w:r>
        <w:t xml:space="preserve"> upload</w:t>
      </w:r>
      <w:r w:rsidR="000A2A4A">
        <w:t xml:space="preserve"> attachment</w:t>
      </w:r>
      <w:r>
        <w:t xml:space="preserve"> will look like this in Slack:</w:t>
      </w:r>
    </w:p>
    <w:p w14:paraId="6D5ED936" w14:textId="1FEDF9D4" w:rsidR="00447B5A" w:rsidRDefault="0028792B" w:rsidP="000D794B">
      <w:pPr>
        <w:pStyle w:val="BodyText"/>
      </w:pPr>
      <w:r>
        <w:rPr>
          <w:noProof/>
        </w:rPr>
        <w:drawing>
          <wp:inline distT="0" distB="0" distL="0" distR="0" wp14:anchorId="2B884B74" wp14:editId="56228111">
            <wp:extent cx="3797935" cy="1517855"/>
            <wp:effectExtent l="0" t="0" r="139065" b="133350"/>
            <wp:docPr id="8" name="Picture 8" descr="/Users/namkoong/Desktop/0 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mkoong/Desktop/0 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638" cy="1544114"/>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2CB6895F" w14:textId="5E8D4047" w:rsidR="00967F16" w:rsidRDefault="00967F16" w:rsidP="000D794B">
      <w:pPr>
        <w:pStyle w:val="BodyText"/>
      </w:pPr>
      <w:r>
        <w:rPr>
          <w:rFonts w:ascii="Helvetica" w:hAnsi="Helvetica" w:cs="Helvetica"/>
        </w:rPr>
        <w:t>To upload files</w:t>
      </w:r>
      <w:r w:rsidR="00F6695E">
        <w:rPr>
          <w:rFonts w:ascii="Helvetica" w:hAnsi="Helvetica" w:cs="Helvetica"/>
        </w:rPr>
        <w:t>, the function uses the</w:t>
      </w:r>
      <w:r w:rsidR="006D1D80">
        <w:rPr>
          <w:rFonts w:ascii="Helvetica" w:hAnsi="Helvetica" w:cs="Helvetica"/>
        </w:rPr>
        <w:t xml:space="preserve"> </w:t>
      </w:r>
      <w:hyperlink r:id="rId28" w:history="1">
        <w:r w:rsidR="006D1D80" w:rsidRPr="006D1D80">
          <w:rPr>
            <w:rStyle w:val="Hyperlink"/>
            <w:rFonts w:ascii="Helvetica" w:hAnsi="Helvetica" w:cs="Helvetica"/>
          </w:rPr>
          <w:t>Slack API files.upload method</w:t>
        </w:r>
      </w:hyperlink>
      <w:r w:rsidR="000A2A4A">
        <w:rPr>
          <w:rFonts w:ascii="Helvetica" w:hAnsi="Helvetica" w:cs="Helvetica"/>
        </w:rPr>
        <w:t xml:space="preserve">, which </w:t>
      </w:r>
      <w:r w:rsidR="00333FF1">
        <w:rPr>
          <w:rFonts w:ascii="Helvetica" w:hAnsi="Helvetica" w:cs="Helvetica"/>
        </w:rPr>
        <w:t xml:space="preserve">uses </w:t>
      </w:r>
      <w:r w:rsidR="000A2A4A">
        <w:rPr>
          <w:rFonts w:ascii="Helvetica" w:hAnsi="Helvetica" w:cs="Helvetica"/>
        </w:rPr>
        <w:t xml:space="preserve">the </w:t>
      </w:r>
      <w:r w:rsidR="00333FF1">
        <w:rPr>
          <w:rFonts w:ascii="Helvetica" w:hAnsi="Helvetica" w:cs="Helvetica"/>
        </w:rPr>
        <w:t xml:space="preserve">Slack App OAuth Token that </w:t>
      </w:r>
      <w:r w:rsidR="00B535CD">
        <w:rPr>
          <w:rFonts w:ascii="Helvetica" w:hAnsi="Helvetica" w:cs="Helvetica"/>
        </w:rPr>
        <w:t>belongs</w:t>
      </w:r>
      <w:r w:rsidR="00333FF1">
        <w:rPr>
          <w:rFonts w:ascii="Helvetica" w:hAnsi="Helvetica" w:cs="Helvetica"/>
        </w:rPr>
        <w:t xml:space="preserve"> t</w:t>
      </w:r>
      <w:r w:rsidR="00B535CD">
        <w:rPr>
          <w:rFonts w:ascii="Helvetica" w:hAnsi="Helvetica" w:cs="Helvetica"/>
        </w:rPr>
        <w:t>o</w:t>
      </w:r>
      <w:r w:rsidR="00333FF1">
        <w:rPr>
          <w:rFonts w:ascii="Helvetica" w:hAnsi="Helvetica" w:cs="Helvetica"/>
        </w:rPr>
        <w:t xml:space="preserve"> </w:t>
      </w:r>
      <w:r w:rsidR="00B535CD">
        <w:rPr>
          <w:rFonts w:ascii="Helvetica" w:hAnsi="Helvetica" w:cs="Helvetica"/>
        </w:rPr>
        <w:t>the authenticated user of the Slack App</w:t>
      </w:r>
      <w:r w:rsidR="00333FF1">
        <w:rPr>
          <w:rFonts w:ascii="Helvetica" w:hAnsi="Helvetica" w:cs="Helvetica"/>
        </w:rPr>
        <w:t xml:space="preserve">. File </w:t>
      </w:r>
      <w:r>
        <w:rPr>
          <w:rFonts w:ascii="Helvetica" w:hAnsi="Helvetica" w:cs="Helvetica"/>
        </w:rPr>
        <w:t xml:space="preserve">uploads </w:t>
      </w:r>
      <w:r w:rsidR="00333FF1">
        <w:rPr>
          <w:rFonts w:ascii="Helvetica" w:hAnsi="Helvetica" w:cs="Helvetica"/>
        </w:rPr>
        <w:t xml:space="preserve">sent using this token </w:t>
      </w:r>
      <w:r w:rsidR="00F6695E">
        <w:rPr>
          <w:rFonts w:ascii="Helvetica" w:hAnsi="Helvetica" w:cs="Helvetica"/>
        </w:rPr>
        <w:t>are</w:t>
      </w:r>
      <w:r w:rsidR="00333FF1">
        <w:rPr>
          <w:rFonts w:ascii="Helvetica" w:hAnsi="Helvetica" w:cs="Helvetica"/>
        </w:rPr>
        <w:t xml:space="preserve"> uploaded on behalf of the user</w:t>
      </w:r>
      <w:r w:rsidR="00984FEA">
        <w:rPr>
          <w:rFonts w:ascii="Helvetica" w:hAnsi="Helvetica" w:cs="Helvetica"/>
        </w:rPr>
        <w:t xml:space="preserve"> - not the Slack App</w:t>
      </w:r>
      <w:r w:rsidR="00333FF1">
        <w:rPr>
          <w:rFonts w:ascii="Helvetica" w:hAnsi="Helvetica" w:cs="Helvetica"/>
        </w:rPr>
        <w:t>.</w:t>
      </w:r>
      <w:r w:rsidR="006D1D80">
        <w:rPr>
          <w:rFonts w:ascii="Helvetica" w:hAnsi="Helvetica" w:cs="Helvetica"/>
        </w:rPr>
        <w:t xml:space="preserve"> </w:t>
      </w:r>
      <w:r w:rsidR="00333FF1">
        <w:t xml:space="preserve">This behavior can be changed by adding a </w:t>
      </w:r>
      <w:hyperlink r:id="rId29" w:history="1">
        <w:r w:rsidR="00333FF1" w:rsidRPr="00333CE5">
          <w:rPr>
            <w:rStyle w:val="Hyperlink"/>
          </w:rPr>
          <w:t>Bot User</w:t>
        </w:r>
      </w:hyperlink>
      <w:r w:rsidR="00333FF1">
        <w:t xml:space="preserve"> to your Slack App and using Bot User OAuth Token </w:t>
      </w:r>
      <w:r w:rsidR="00333CE5">
        <w:t>for file uploads</w:t>
      </w:r>
      <w:r w:rsidR="00333FF1">
        <w:rPr>
          <w:rFonts w:ascii="Helvetica" w:hAnsi="Helvetica" w:cs="Helvetica"/>
        </w:rPr>
        <w:t>.</w:t>
      </w:r>
    </w:p>
    <w:p w14:paraId="468FFB05" w14:textId="09434875" w:rsidR="00535CC2" w:rsidRDefault="000A2A4A" w:rsidP="000D794B">
      <w:pPr>
        <w:pStyle w:val="Heading10"/>
      </w:pPr>
      <w:r>
        <w:t>Function</w:t>
      </w:r>
      <w:r w:rsidR="00535CC2">
        <w:t xml:space="preserve">: </w:t>
      </w:r>
      <w:r>
        <w:t>Archive Slack Channel</w:t>
      </w:r>
      <w:r w:rsidR="00535CC2" w:rsidRPr="00535CC2">
        <w:t xml:space="preserve"> </w:t>
      </w:r>
    </w:p>
    <w:p w14:paraId="7DBA43AC" w14:textId="7D486159" w:rsidR="00535CC2" w:rsidRDefault="000A2A4A" w:rsidP="00EE346D">
      <w:pPr>
        <w:pStyle w:val="BodyText"/>
        <w:keepNext/>
      </w:pPr>
      <w:r>
        <w:t>This f</w:t>
      </w:r>
      <w:r w:rsidR="00535CC2" w:rsidRPr="00535CC2">
        <w:t xml:space="preserve">unction exports </w:t>
      </w:r>
      <w:r w:rsidR="00F6695E">
        <w:t xml:space="preserve">a </w:t>
      </w:r>
      <w:r w:rsidR="00535CC2" w:rsidRPr="00535CC2">
        <w:t xml:space="preserve">conversation history from </w:t>
      </w:r>
      <w:r>
        <w:t xml:space="preserve">a </w:t>
      </w:r>
      <w:r w:rsidR="00535CC2" w:rsidRPr="00535CC2">
        <w:t>Slack channel to a text file, saves the text file as a</w:t>
      </w:r>
      <w:r w:rsidR="00EE31B7">
        <w:t xml:space="preserve"> Resilient </w:t>
      </w:r>
      <w:r w:rsidR="00535CC2" w:rsidRPr="00535CC2">
        <w:t>attachment</w:t>
      </w:r>
      <w:r>
        <w:t>,</w:t>
      </w:r>
      <w:r w:rsidR="00535CC2" w:rsidRPr="00535CC2">
        <w:t xml:space="preserve"> and archives the Slack channel. </w:t>
      </w:r>
    </w:p>
    <w:p w14:paraId="5D101F18" w14:textId="5C6D164D" w:rsidR="004221EE" w:rsidRDefault="004221EE" w:rsidP="000D794B">
      <w:pPr>
        <w:pStyle w:val="BodyText"/>
      </w:pPr>
      <w:r>
        <w:rPr>
          <w:noProof/>
        </w:rPr>
        <w:drawing>
          <wp:inline distT="0" distB="0" distL="0" distR="0" wp14:anchorId="53D7BC82" wp14:editId="08AD4EE9">
            <wp:extent cx="5479415" cy="3425190"/>
            <wp:effectExtent l="0" t="0" r="133985" b="130810"/>
            <wp:docPr id="22" name="Picture 22" descr="/Users/namkoong/Desktop/0 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namkoong/Desktop/0 archiv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9415" cy="342519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67EB8640" w14:textId="0F99193E" w:rsidR="000A2A4A" w:rsidRDefault="00F6695E" w:rsidP="000D794B">
      <w:pPr>
        <w:pStyle w:val="BodyText"/>
        <w:rPr>
          <w:rFonts w:ascii="Helvetica" w:hAnsi="Helvetica" w:cs="Helvetica"/>
        </w:rPr>
      </w:pPr>
      <w:r>
        <w:t xml:space="preserve">The following </w:t>
      </w:r>
      <w:r w:rsidR="00535CC2">
        <w:t xml:space="preserve">example workflows demonstrate </w:t>
      </w:r>
      <w:r w:rsidR="00535CC2">
        <w:rPr>
          <w:rFonts w:ascii="Helvetica" w:hAnsi="Helvetica" w:cs="Helvetica"/>
        </w:rPr>
        <w:t xml:space="preserve">archiving </w:t>
      </w:r>
      <w:r w:rsidR="000A2A4A">
        <w:rPr>
          <w:rFonts w:ascii="Helvetica" w:hAnsi="Helvetica" w:cs="Helvetica"/>
        </w:rPr>
        <w:t xml:space="preserve">a Slack channel from an </w:t>
      </w:r>
      <w:r w:rsidR="00535CC2">
        <w:rPr>
          <w:rFonts w:ascii="Helvetica" w:hAnsi="Helvetica" w:cs="Helvetica"/>
        </w:rPr>
        <w:t xml:space="preserve">Incident </w:t>
      </w:r>
      <w:r w:rsidR="000A2A4A">
        <w:rPr>
          <w:rFonts w:ascii="Helvetica" w:hAnsi="Helvetica" w:cs="Helvetica"/>
        </w:rPr>
        <w:t xml:space="preserve">or </w:t>
      </w:r>
      <w:r w:rsidR="00535CC2">
        <w:rPr>
          <w:rFonts w:ascii="Helvetica" w:hAnsi="Helvetica" w:cs="Helvetica"/>
        </w:rPr>
        <w:t>Task</w:t>
      </w:r>
      <w:r w:rsidR="000A2A4A">
        <w:rPr>
          <w:rFonts w:ascii="Helvetica" w:hAnsi="Helvetica" w:cs="Helvetica"/>
        </w:rPr>
        <w:t>:</w:t>
      </w:r>
    </w:p>
    <w:p w14:paraId="3F74F1E0" w14:textId="77777777" w:rsidR="000A2A4A" w:rsidRDefault="000A2A4A" w:rsidP="00EE346D">
      <w:pPr>
        <w:pStyle w:val="ListBullet"/>
        <w:contextualSpacing/>
      </w:pPr>
      <w:r>
        <w:t>Example: Archive Incident Slack Channel</w:t>
      </w:r>
    </w:p>
    <w:p w14:paraId="55A39263" w14:textId="77777777" w:rsidR="000A2A4A" w:rsidRDefault="000A2A4A" w:rsidP="00EE346D">
      <w:pPr>
        <w:pStyle w:val="ListBullet"/>
        <w:contextualSpacing/>
      </w:pPr>
      <w:r>
        <w:t>Example: Archive Task Slack Channel</w:t>
      </w:r>
    </w:p>
    <w:p w14:paraId="36090D6F" w14:textId="5276733E" w:rsidR="00281A79" w:rsidRDefault="00281A79" w:rsidP="00281A79">
      <w:pPr>
        <w:pStyle w:val="BodyText"/>
      </w:pPr>
      <w:r>
        <w:lastRenderedPageBreak/>
        <w:t>When invok</w:t>
      </w:r>
      <w:r w:rsidR="004221EE">
        <w:t>ed,</w:t>
      </w:r>
      <w:r>
        <w:t xml:space="preserve"> the </w:t>
      </w:r>
      <w:r w:rsidRPr="00281A79">
        <w:t>Archive Slack Channel</w:t>
      </w:r>
      <w:r>
        <w:t xml:space="preserve"> function</w:t>
      </w:r>
      <w:r w:rsidR="004221EE">
        <w:t xml:space="preserve"> </w:t>
      </w:r>
      <w:r w:rsidRPr="004A1D12">
        <w:t>search</w:t>
      </w:r>
      <w:r w:rsidR="00F6695E">
        <w:t>es</w:t>
      </w:r>
      <w:r w:rsidRPr="004A1D12">
        <w:t xml:space="preserve"> for the associated channel</w:t>
      </w:r>
      <w:r w:rsidR="004221EE">
        <w:t xml:space="preserve"> </w:t>
      </w:r>
      <w:r w:rsidRPr="004A1D12">
        <w:t xml:space="preserve">name in </w:t>
      </w:r>
      <w:r w:rsidR="00181F8D">
        <w:t xml:space="preserve">the </w:t>
      </w:r>
      <w:r w:rsidRPr="004A1D12">
        <w:t xml:space="preserve">Slack Conversations </w:t>
      </w:r>
      <w:r w:rsidR="00DD2A50">
        <w:t>D</w:t>
      </w:r>
      <w:r w:rsidRPr="004A1D12">
        <w:t>ata</w:t>
      </w:r>
      <w:r w:rsidR="009533A5">
        <w:t xml:space="preserve"> </w:t>
      </w:r>
      <w:r w:rsidR="00DD2A50">
        <w:t>T</w:t>
      </w:r>
      <w:r w:rsidRPr="004A1D12">
        <w:t>able</w:t>
      </w:r>
      <w:r>
        <w:t>.</w:t>
      </w:r>
      <w:r w:rsidRPr="004A1D12">
        <w:t xml:space="preserve"> If </w:t>
      </w:r>
      <w:r w:rsidR="004221EE">
        <w:t xml:space="preserve">an </w:t>
      </w:r>
      <w:r w:rsidRPr="004A1D12">
        <w:t xml:space="preserve">Incident or Task </w:t>
      </w:r>
      <w:r>
        <w:t>ha</w:t>
      </w:r>
      <w:r w:rsidR="00F6695E">
        <w:t>s</w:t>
      </w:r>
      <w:r>
        <w:t xml:space="preserve"> an existing </w:t>
      </w:r>
      <w:r w:rsidRPr="004A1D12">
        <w:t xml:space="preserve">connection with a slack_channel, </w:t>
      </w:r>
      <w:r w:rsidR="004221EE">
        <w:t xml:space="preserve">the </w:t>
      </w:r>
      <w:r>
        <w:t>function</w:t>
      </w:r>
      <w:r w:rsidRPr="004A1D12">
        <w:t xml:space="preserve"> </w:t>
      </w:r>
      <w:r>
        <w:t>archive</w:t>
      </w:r>
      <w:r w:rsidR="00F6695E">
        <w:t>s</w:t>
      </w:r>
      <w:r>
        <w:t xml:space="preserve"> this channel.</w:t>
      </w:r>
    </w:p>
    <w:p w14:paraId="0B4DBD55" w14:textId="0507C34F" w:rsidR="00EE31B7" w:rsidRPr="005C44B8" w:rsidRDefault="007D11A5" w:rsidP="005C44B8">
      <w:pPr>
        <w:pStyle w:val="BodyText"/>
      </w:pPr>
      <w:r>
        <w:t>The exported conversation history looks like this:</w:t>
      </w:r>
    </w:p>
    <w:p w14:paraId="75DC5B9F" w14:textId="0925FCCD" w:rsidR="007D11A5" w:rsidRDefault="007D11A5" w:rsidP="000D794B">
      <w:pPr>
        <w:pStyle w:val="BodyText"/>
        <w:jc w:val="center"/>
      </w:pPr>
      <w:r>
        <w:rPr>
          <w:noProof/>
        </w:rPr>
        <w:drawing>
          <wp:inline distT="0" distB="0" distL="0" distR="0" wp14:anchorId="115FEC30" wp14:editId="4EC18280">
            <wp:extent cx="4008664" cy="1844264"/>
            <wp:effectExtent l="25400" t="25400" r="93980" b="863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_Shot_2018-11-01_at_4_03_12_PM.png"/>
                    <pic:cNvPicPr/>
                  </pic:nvPicPr>
                  <pic:blipFill>
                    <a:blip r:embed="rId31"/>
                    <a:stretch>
                      <a:fillRect/>
                    </a:stretch>
                  </pic:blipFill>
                  <pic:spPr>
                    <a:xfrm>
                      <a:off x="0" y="0"/>
                      <a:ext cx="4035107" cy="1856429"/>
                    </a:xfrm>
                    <a:prstGeom prst="rect">
                      <a:avLst/>
                    </a:prstGeom>
                    <a:effectLst>
                      <a:outerShdw blurRad="50800" dist="38100" dir="2700000" algn="tl" rotWithShape="0">
                        <a:prstClr val="black">
                          <a:alpha val="40000"/>
                        </a:prstClr>
                      </a:outerShdw>
                    </a:effectLst>
                  </pic:spPr>
                </pic:pic>
              </a:graphicData>
            </a:graphic>
          </wp:inline>
        </w:drawing>
      </w:r>
    </w:p>
    <w:p w14:paraId="1AFB38FE" w14:textId="70B8518C" w:rsidR="00EC4648" w:rsidRPr="007D11A5" w:rsidRDefault="00EE31B7">
      <w:pPr>
        <w:pStyle w:val="Heading10"/>
      </w:pPr>
      <w:r>
        <w:br w:type="page"/>
      </w:r>
      <w:r w:rsidR="00EC4648" w:rsidRPr="00C951A3">
        <w:lastRenderedPageBreak/>
        <w:t xml:space="preserve">Resilient </w:t>
      </w:r>
      <w:r w:rsidR="00EC4648">
        <w:t xml:space="preserve">Platform </w:t>
      </w:r>
      <w:r w:rsidR="00EC4648" w:rsidRPr="00C951A3">
        <w:t>Configuration</w:t>
      </w:r>
    </w:p>
    <w:p w14:paraId="51BE5482" w14:textId="3DAED21B" w:rsidR="00531E5C" w:rsidRDefault="00F6695E" w:rsidP="00846C90">
      <w:pPr>
        <w:pStyle w:val="BodyText"/>
        <w:rPr>
          <w:rStyle w:val="IntenseEmphasis"/>
          <w:i w:val="0"/>
          <w:iCs w:val="0"/>
          <w:color w:val="auto"/>
        </w:rPr>
      </w:pPr>
      <w:r>
        <w:rPr>
          <w:rStyle w:val="IntenseEmphasis"/>
          <w:i w:val="0"/>
          <w:iCs w:val="0"/>
          <w:color w:val="auto"/>
        </w:rPr>
        <w:t>The following ei</w:t>
      </w:r>
      <w:r w:rsidR="00E06907">
        <w:rPr>
          <w:rStyle w:val="IntenseEmphasis"/>
          <w:i w:val="0"/>
          <w:iCs w:val="0"/>
          <w:color w:val="auto"/>
        </w:rPr>
        <w:t xml:space="preserve">ght </w:t>
      </w:r>
      <w:r w:rsidR="00531E5C">
        <w:rPr>
          <w:rStyle w:val="IntenseEmphasis"/>
          <w:i w:val="0"/>
          <w:iCs w:val="0"/>
          <w:color w:val="auto"/>
        </w:rPr>
        <w:t>rules</w:t>
      </w:r>
      <w:r>
        <w:rPr>
          <w:rStyle w:val="IntenseEmphasis"/>
          <w:i w:val="0"/>
          <w:iCs w:val="0"/>
          <w:color w:val="auto"/>
        </w:rPr>
        <w:t>,</w:t>
      </w:r>
      <w:r w:rsidR="00846C90">
        <w:rPr>
          <w:rStyle w:val="IntenseEmphasis"/>
          <w:i w:val="0"/>
          <w:iCs w:val="0"/>
          <w:color w:val="auto"/>
        </w:rPr>
        <w:t xml:space="preserve"> </w:t>
      </w:r>
      <w:r>
        <w:rPr>
          <w:rStyle w:val="IntenseEmphasis"/>
          <w:i w:val="0"/>
          <w:iCs w:val="0"/>
          <w:color w:val="auto"/>
        </w:rPr>
        <w:t xml:space="preserve">which you can customize, </w:t>
      </w:r>
      <w:r w:rsidR="00846C90">
        <w:rPr>
          <w:rStyle w:val="IntenseEmphasis"/>
          <w:i w:val="0"/>
          <w:iCs w:val="0"/>
          <w:color w:val="auto"/>
        </w:rPr>
        <w:t xml:space="preserve">are defined </w:t>
      </w:r>
      <w:r>
        <w:rPr>
          <w:rStyle w:val="IntenseEmphasis"/>
          <w:i w:val="0"/>
          <w:iCs w:val="0"/>
          <w:color w:val="auto"/>
        </w:rPr>
        <w:t>in the package</w:t>
      </w:r>
      <w:r w:rsidR="00531E5C">
        <w:rPr>
          <w:rStyle w:val="IntenseEmphasis"/>
          <w:i w:val="0"/>
          <w:iCs w:val="0"/>
          <w:color w:val="auto"/>
        </w:rPr>
        <w:t xml:space="preserve">: </w:t>
      </w:r>
    </w:p>
    <w:p w14:paraId="0FDD6357" w14:textId="3FF156E8" w:rsidR="00E06907" w:rsidRDefault="00EA57CC" w:rsidP="00846C90">
      <w:pPr>
        <w:pStyle w:val="BodyText"/>
        <w:rPr>
          <w:rStyle w:val="IntenseEmphasis"/>
          <w:i w:val="0"/>
          <w:iCs w:val="0"/>
          <w:color w:val="auto"/>
        </w:rPr>
      </w:pPr>
      <w:r w:rsidRPr="0050235D">
        <w:rPr>
          <w:rStyle w:val="IntenseEmphasis"/>
          <w:i w:val="0"/>
          <w:iCs w:val="0"/>
          <w:noProof/>
          <w:color w:val="auto"/>
        </w:rPr>
        <w:drawing>
          <wp:inline distT="0" distB="0" distL="0" distR="0" wp14:anchorId="54E0A145" wp14:editId="3C5BD1CC">
            <wp:extent cx="5521325" cy="2187575"/>
            <wp:effectExtent l="0" t="0" r="117475" b="123825"/>
            <wp:docPr id="23" name="Picture 23" descr="/Users/namkoong/Desktop/Screen Shot 2018-12-03 at 6.1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namkoong/Desktop/Screen Shot 2018-12-03 at 6.13.2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1325" cy="2187575"/>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A468C35" w14:textId="1ECA8E08" w:rsidR="007567B9" w:rsidRDefault="00F6695E" w:rsidP="00E06907">
      <w:pPr>
        <w:pStyle w:val="BodyText"/>
        <w:rPr>
          <w:rStyle w:val="IntenseEmphasis"/>
          <w:i w:val="0"/>
          <w:iCs w:val="0"/>
          <w:color w:val="auto"/>
        </w:rPr>
      </w:pPr>
      <w:r>
        <w:rPr>
          <w:rFonts w:ascii="Helvetica" w:hAnsi="Helvetica" w:cs="Helvetica"/>
        </w:rPr>
        <w:t>NOTE</w:t>
      </w:r>
      <w:r w:rsidR="00EA57CC">
        <w:rPr>
          <w:rFonts w:ascii="Helvetica" w:hAnsi="Helvetica" w:cs="Helvetica"/>
        </w:rPr>
        <w:t xml:space="preserve">: </w:t>
      </w:r>
      <w:r>
        <w:rPr>
          <w:rFonts w:ascii="Helvetica" w:hAnsi="Helvetica" w:cs="Helvetica"/>
        </w:rPr>
        <w:t>T</w:t>
      </w:r>
      <w:r w:rsidR="00EA57CC">
        <w:rPr>
          <w:rFonts w:ascii="Helvetica" w:hAnsi="Helvetica" w:cs="Helvetica"/>
        </w:rPr>
        <w:t xml:space="preserve">he rule, </w:t>
      </w:r>
      <w:r w:rsidR="00305AE4">
        <w:rPr>
          <w:rFonts w:ascii="Helvetica" w:hAnsi="Helvetica" w:cs="Helvetica"/>
        </w:rPr>
        <w:t xml:space="preserve">Example: Post </w:t>
      </w:r>
      <w:r w:rsidR="00EA57CC">
        <w:rPr>
          <w:rFonts w:ascii="Helvetica" w:hAnsi="Helvetica" w:cs="Helvetica"/>
        </w:rPr>
        <w:t xml:space="preserve">Artifact </w:t>
      </w:r>
      <w:r w:rsidR="00305AE4">
        <w:rPr>
          <w:rFonts w:ascii="Helvetica" w:hAnsi="Helvetica" w:cs="Helvetica"/>
        </w:rPr>
        <w:t>Attachment to Slack</w:t>
      </w:r>
      <w:r w:rsidR="00EA57CC">
        <w:rPr>
          <w:rStyle w:val="IntenseEmphasis"/>
          <w:i w:val="0"/>
          <w:iCs w:val="0"/>
          <w:color w:val="auto"/>
        </w:rPr>
        <w:t xml:space="preserve">, </w:t>
      </w:r>
      <w:r w:rsidR="00305AE4">
        <w:rPr>
          <w:rStyle w:val="IntenseEmphasis"/>
          <w:i w:val="0"/>
          <w:iCs w:val="0"/>
          <w:color w:val="auto"/>
        </w:rPr>
        <w:t xml:space="preserve">allows uploading attachments from only certain types of artifacts. Artifact type </w:t>
      </w:r>
      <w:r w:rsidR="00305AE4" w:rsidRPr="000D794B">
        <w:rPr>
          <w:rStyle w:val="CodeChar0"/>
        </w:rPr>
        <w:t>Malware sample</w:t>
      </w:r>
      <w:r w:rsidR="00305AE4">
        <w:rPr>
          <w:rStyle w:val="IntenseEmphasis"/>
          <w:i w:val="0"/>
          <w:iCs w:val="0"/>
          <w:color w:val="auto"/>
        </w:rPr>
        <w:t xml:space="preserve"> is excluded </w:t>
      </w:r>
      <w:r w:rsidR="006D1D80">
        <w:rPr>
          <w:rStyle w:val="IntenseEmphasis"/>
          <w:i w:val="0"/>
          <w:iCs w:val="0"/>
          <w:color w:val="auto"/>
        </w:rPr>
        <w:t xml:space="preserve">because </w:t>
      </w:r>
      <w:r w:rsidR="00305AE4">
        <w:rPr>
          <w:rStyle w:val="IntenseEmphasis"/>
          <w:i w:val="0"/>
          <w:iCs w:val="0"/>
          <w:color w:val="auto"/>
        </w:rPr>
        <w:t>of the potential risk of sending malware samples to your Slack channel.</w:t>
      </w:r>
    </w:p>
    <w:p w14:paraId="585CACCA" w14:textId="11DD0B82" w:rsidR="00305AE4" w:rsidRDefault="00734528" w:rsidP="00E06907">
      <w:pPr>
        <w:pStyle w:val="BodyText"/>
        <w:rPr>
          <w:rStyle w:val="IntenseEmphasis"/>
          <w:i w:val="0"/>
          <w:iCs w:val="0"/>
          <w:color w:val="auto"/>
        </w:rPr>
      </w:pPr>
      <w:r w:rsidRPr="0050235D">
        <w:rPr>
          <w:rStyle w:val="IntenseEmphasis"/>
          <w:i w:val="0"/>
          <w:iCs w:val="0"/>
          <w:noProof/>
          <w:color w:val="auto"/>
        </w:rPr>
        <w:drawing>
          <wp:inline distT="0" distB="0" distL="0" distR="0" wp14:anchorId="484E65C4" wp14:editId="18E25726">
            <wp:extent cx="5486400" cy="2053590"/>
            <wp:effectExtent l="0" t="0" r="127000" b="130810"/>
            <wp:docPr id="24" name="Picture 24" descr="/Users/namkoong/Desktop/Screen Shot 2018-12-03 at 6.16.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namkoong/Desktop/Screen Shot 2018-12-03 at 6.16.1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053590"/>
                    </a:xfrm>
                    <a:prstGeom prst="rect">
                      <a:avLst/>
                    </a:prstGeom>
                    <a:noFill/>
                    <a:ln>
                      <a:noFill/>
                    </a:ln>
                    <a:effectLst>
                      <a:outerShdw blurRad="50800" dist="76200" dir="2700000" algn="tl" rotWithShape="0">
                        <a:prstClr val="black">
                          <a:alpha val="40000"/>
                        </a:prstClr>
                      </a:outerShdw>
                    </a:effectLst>
                  </pic:spPr>
                </pic:pic>
              </a:graphicData>
            </a:graphic>
          </wp:inline>
        </w:drawing>
      </w:r>
    </w:p>
    <w:p w14:paraId="7B8EA493" w14:textId="77777777" w:rsidR="00305AE4" w:rsidRDefault="00305AE4" w:rsidP="00E06907">
      <w:pPr>
        <w:pStyle w:val="BodyText"/>
        <w:rPr>
          <w:rStyle w:val="IntenseEmphasis"/>
          <w:i w:val="0"/>
          <w:iCs w:val="0"/>
          <w:color w:val="auto"/>
        </w:rPr>
      </w:pPr>
    </w:p>
    <w:p w14:paraId="343B9B7A" w14:textId="793076F7" w:rsidR="00984FEA" w:rsidRDefault="00984FEA">
      <w:pPr>
        <w:rPr>
          <w:rStyle w:val="IntenseEmphasis"/>
          <w:rFonts w:ascii="Arial" w:eastAsia="Times New Roman" w:hAnsi="Arial" w:cs="Times New Roman"/>
          <w:i w:val="0"/>
          <w:iCs w:val="0"/>
          <w:color w:val="auto"/>
          <w:sz w:val="20"/>
        </w:rPr>
      </w:pPr>
      <w:r>
        <w:rPr>
          <w:rStyle w:val="IntenseEmphasis"/>
          <w:i w:val="0"/>
          <w:iCs w:val="0"/>
          <w:color w:val="auto"/>
        </w:rPr>
        <w:br w:type="page"/>
      </w:r>
    </w:p>
    <w:p w14:paraId="378AA6AF" w14:textId="158E73EE" w:rsidR="00A77835" w:rsidRPr="00984FEA" w:rsidRDefault="00A77835">
      <w:pPr>
        <w:pStyle w:val="BodyText"/>
        <w:rPr>
          <w:rStyle w:val="IntenseEmphasis"/>
          <w:i w:val="0"/>
          <w:iCs w:val="0"/>
          <w:color w:val="auto"/>
        </w:rPr>
      </w:pPr>
      <w:r>
        <w:rPr>
          <w:rStyle w:val="IntenseEmphasis"/>
          <w:i w:val="0"/>
          <w:iCs w:val="0"/>
          <w:color w:val="auto"/>
        </w:rPr>
        <w:lastRenderedPageBreak/>
        <w:t xml:space="preserve">There is also a Slack </w:t>
      </w:r>
      <w:r w:rsidR="00734528">
        <w:rPr>
          <w:rStyle w:val="IntenseEmphasis"/>
          <w:i w:val="0"/>
          <w:iCs w:val="0"/>
          <w:color w:val="auto"/>
        </w:rPr>
        <w:t>C</w:t>
      </w:r>
      <w:r>
        <w:rPr>
          <w:rStyle w:val="IntenseEmphasis"/>
          <w:i w:val="0"/>
          <w:iCs w:val="0"/>
          <w:color w:val="auto"/>
        </w:rPr>
        <w:t xml:space="preserve">onversations </w:t>
      </w:r>
      <w:r w:rsidR="00DD2A50">
        <w:rPr>
          <w:rStyle w:val="IntenseEmphasis"/>
          <w:i w:val="0"/>
          <w:iCs w:val="0"/>
          <w:color w:val="auto"/>
        </w:rPr>
        <w:t>D</w:t>
      </w:r>
      <w:r>
        <w:rPr>
          <w:rStyle w:val="IntenseEmphasis"/>
          <w:i w:val="0"/>
          <w:iCs w:val="0"/>
          <w:color w:val="auto"/>
        </w:rPr>
        <w:t>ata</w:t>
      </w:r>
      <w:r w:rsidR="00F6695E">
        <w:rPr>
          <w:rStyle w:val="IntenseEmphasis"/>
          <w:i w:val="0"/>
          <w:iCs w:val="0"/>
          <w:color w:val="auto"/>
        </w:rPr>
        <w:t xml:space="preserve"> </w:t>
      </w:r>
      <w:r w:rsidR="00DD2A50">
        <w:rPr>
          <w:rStyle w:val="IntenseEmphasis"/>
          <w:i w:val="0"/>
          <w:iCs w:val="0"/>
          <w:color w:val="auto"/>
        </w:rPr>
        <w:t>T</w:t>
      </w:r>
      <w:r>
        <w:rPr>
          <w:rStyle w:val="IntenseEmphasis"/>
          <w:i w:val="0"/>
          <w:iCs w:val="0"/>
          <w:color w:val="auto"/>
        </w:rPr>
        <w:t>able</w:t>
      </w:r>
      <w:r w:rsidR="00F6695E">
        <w:rPr>
          <w:rStyle w:val="IntenseEmphasis"/>
          <w:i w:val="0"/>
          <w:iCs w:val="0"/>
          <w:color w:val="auto"/>
        </w:rPr>
        <w:t>,</w:t>
      </w:r>
      <w:r>
        <w:rPr>
          <w:rStyle w:val="IntenseEmphasis"/>
          <w:i w:val="0"/>
          <w:iCs w:val="0"/>
          <w:color w:val="auto"/>
        </w:rPr>
        <w:t xml:space="preserve"> </w:t>
      </w:r>
      <w:r w:rsidRPr="000D794B">
        <w:rPr>
          <w:rStyle w:val="CodeChar0"/>
        </w:rPr>
        <w:t>slack_conversations_db</w:t>
      </w:r>
      <w:r w:rsidR="00F6695E">
        <w:rPr>
          <w:rStyle w:val="IntenseEmphasis"/>
          <w:i w:val="0"/>
          <w:iCs w:val="0"/>
          <w:color w:val="auto"/>
        </w:rPr>
        <w:t xml:space="preserve">, </w:t>
      </w:r>
      <w:r>
        <w:rPr>
          <w:rStyle w:val="IntenseEmphasis"/>
          <w:i w:val="0"/>
          <w:iCs w:val="0"/>
          <w:color w:val="auto"/>
        </w:rPr>
        <w:t>created in the</w:t>
      </w:r>
      <w:r w:rsidR="00984FEA">
        <w:rPr>
          <w:rStyle w:val="IntenseEmphasis"/>
          <w:i w:val="0"/>
          <w:iCs w:val="0"/>
          <w:color w:val="auto"/>
        </w:rPr>
        <w:t xml:space="preserve"> </w:t>
      </w:r>
      <w:r w:rsidR="00734528" w:rsidRPr="009533A5">
        <w:rPr>
          <w:rStyle w:val="CodeChar0"/>
        </w:rPr>
        <w:t>resilient-circuits customize</w:t>
      </w:r>
      <w:r w:rsidR="00734528">
        <w:rPr>
          <w:rStyle w:val="IntenseEmphasis"/>
          <w:i w:val="0"/>
          <w:iCs w:val="0"/>
          <w:color w:val="auto"/>
        </w:rPr>
        <w:t xml:space="preserve"> </w:t>
      </w:r>
      <w:r>
        <w:rPr>
          <w:rStyle w:val="IntenseEmphasis"/>
          <w:i w:val="0"/>
          <w:iCs w:val="0"/>
          <w:color w:val="auto"/>
        </w:rPr>
        <w:t>step.</w:t>
      </w:r>
      <w:r w:rsidR="004F3D29">
        <w:rPr>
          <w:rStyle w:val="IntenseEmphasis"/>
          <w:i w:val="0"/>
          <w:iCs w:val="0"/>
          <w:color w:val="auto"/>
        </w:rPr>
        <w:t xml:space="preserve"> Users may add this </w:t>
      </w:r>
      <w:r w:rsidR="00DD2A50">
        <w:rPr>
          <w:rStyle w:val="IntenseEmphasis"/>
          <w:i w:val="0"/>
          <w:iCs w:val="0"/>
          <w:color w:val="auto"/>
        </w:rPr>
        <w:t>d</w:t>
      </w:r>
      <w:r w:rsidR="004F3D29">
        <w:rPr>
          <w:rStyle w:val="IntenseEmphasis"/>
          <w:i w:val="0"/>
          <w:iCs w:val="0"/>
          <w:color w:val="auto"/>
        </w:rPr>
        <w:t>ata</w:t>
      </w:r>
      <w:r w:rsidR="00F6695E">
        <w:rPr>
          <w:rStyle w:val="IntenseEmphasis"/>
          <w:i w:val="0"/>
          <w:iCs w:val="0"/>
          <w:color w:val="auto"/>
        </w:rPr>
        <w:t xml:space="preserve"> </w:t>
      </w:r>
      <w:r w:rsidR="004F3D29">
        <w:rPr>
          <w:rStyle w:val="IntenseEmphasis"/>
          <w:i w:val="0"/>
          <w:iCs w:val="0"/>
          <w:color w:val="auto"/>
        </w:rPr>
        <w:t>table to a custom layout.</w:t>
      </w:r>
    </w:p>
    <w:p w14:paraId="14986C12" w14:textId="213A9165" w:rsidR="00A77835" w:rsidRDefault="00656B75" w:rsidP="000D794B">
      <w:pPr>
        <w:pStyle w:val="BodyText"/>
        <w:jc w:val="center"/>
        <w:rPr>
          <w:rStyle w:val="IntenseEmphasis"/>
          <w:i w:val="0"/>
          <w:iCs w:val="0"/>
          <w:color w:val="auto"/>
        </w:rPr>
      </w:pPr>
      <w:r>
        <w:rPr>
          <w:noProof/>
        </w:rPr>
        <w:drawing>
          <wp:inline distT="0" distB="0" distL="0" distR="0" wp14:anchorId="7F82115F" wp14:editId="63EDE863">
            <wp:extent cx="4445000" cy="2019300"/>
            <wp:effectExtent l="25400" t="25400" r="88900" b="88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2-05 at 1.31.44 PM.png"/>
                    <pic:cNvPicPr/>
                  </pic:nvPicPr>
                  <pic:blipFill>
                    <a:blip r:embed="rId34"/>
                    <a:stretch>
                      <a:fillRect/>
                    </a:stretch>
                  </pic:blipFill>
                  <pic:spPr>
                    <a:xfrm>
                      <a:off x="0" y="0"/>
                      <a:ext cx="4445000" cy="2019300"/>
                    </a:xfrm>
                    <a:prstGeom prst="rect">
                      <a:avLst/>
                    </a:prstGeom>
                    <a:effectLst>
                      <a:outerShdw blurRad="50800" dist="38100" dir="2700000" algn="tl" rotWithShape="0">
                        <a:prstClr val="black">
                          <a:alpha val="40000"/>
                        </a:prstClr>
                      </a:outerShdw>
                    </a:effectLst>
                  </pic:spPr>
                </pic:pic>
              </a:graphicData>
            </a:graphic>
          </wp:inline>
        </w:drawing>
      </w:r>
    </w:p>
    <w:p w14:paraId="6165DDB0" w14:textId="7036AE3B" w:rsidR="004F3D29" w:rsidRPr="000D794B" w:rsidRDefault="003827E2" w:rsidP="003827E2">
      <w:pPr>
        <w:pStyle w:val="BodyText"/>
      </w:pPr>
      <w:r>
        <w:t>The purpose of the data</w:t>
      </w:r>
      <w:r w:rsidR="00F6695E">
        <w:t xml:space="preserve"> </w:t>
      </w:r>
      <w:r>
        <w:t xml:space="preserve">table is to save connections between an Incident </w:t>
      </w:r>
      <w:r w:rsidR="004F3D29">
        <w:t>and a Slack channel or</w:t>
      </w:r>
      <w:r>
        <w:t xml:space="preserve"> a Task and a Slack channe</w:t>
      </w:r>
      <w:r w:rsidR="004F3D29">
        <w:t>l</w:t>
      </w:r>
      <w:r>
        <w:t xml:space="preserve">. </w:t>
      </w:r>
      <w:r w:rsidR="00734528">
        <w:t xml:space="preserve">An </w:t>
      </w:r>
      <w:r>
        <w:t xml:space="preserve">Incident and </w:t>
      </w:r>
      <w:r w:rsidR="00734528">
        <w:t xml:space="preserve">each </w:t>
      </w:r>
      <w:r>
        <w:t xml:space="preserve">Task can each have one associated channel </w:t>
      </w:r>
      <w:r w:rsidR="004F3D29">
        <w:t xml:space="preserve">– the default channel, but users may also post </w:t>
      </w:r>
      <w:r>
        <w:rPr>
          <w:rFonts w:ascii="Helvetica" w:hAnsi="Helvetica" w:cs="Helvetica"/>
        </w:rPr>
        <w:t xml:space="preserve">to </w:t>
      </w:r>
      <w:r w:rsidR="004F3D29">
        <w:rPr>
          <w:rFonts w:ascii="Helvetica" w:hAnsi="Helvetica" w:cs="Helvetica"/>
        </w:rPr>
        <w:t xml:space="preserve">other channels </w:t>
      </w:r>
      <w:r w:rsidR="004F3D29">
        <w:t>–</w:t>
      </w:r>
      <w:r w:rsidR="004F3D29">
        <w:rPr>
          <w:rFonts w:ascii="Helvetica" w:hAnsi="Helvetica" w:cs="Helvetica"/>
        </w:rPr>
        <w:t xml:space="preserve"> </w:t>
      </w:r>
      <w:r>
        <w:rPr>
          <w:rFonts w:ascii="Helvetica" w:hAnsi="Helvetica" w:cs="Helvetica"/>
        </w:rPr>
        <w:t xml:space="preserve">separate </w:t>
      </w:r>
      <w:r w:rsidR="00336925">
        <w:rPr>
          <w:rFonts w:ascii="Helvetica" w:hAnsi="Helvetica" w:cs="Helvetica"/>
        </w:rPr>
        <w:t xml:space="preserve">non-default </w:t>
      </w:r>
      <w:r>
        <w:rPr>
          <w:rFonts w:ascii="Helvetica" w:hAnsi="Helvetica" w:cs="Helvetica"/>
        </w:rPr>
        <w:t>channel</w:t>
      </w:r>
      <w:r w:rsidR="00736175">
        <w:rPr>
          <w:rFonts w:ascii="Helvetica" w:hAnsi="Helvetica" w:cs="Helvetica"/>
        </w:rPr>
        <w:t>s</w:t>
      </w:r>
      <w:r w:rsidR="004F3D29">
        <w:rPr>
          <w:rFonts w:ascii="Helvetica" w:hAnsi="Helvetica" w:cs="Helvetica"/>
        </w:rPr>
        <w:t>.</w:t>
      </w:r>
      <w:r>
        <w:rPr>
          <w:rFonts w:ascii="Helvetica" w:hAnsi="Helvetica" w:cs="Helvetica"/>
        </w:rPr>
        <w:t xml:space="preserve"> </w:t>
      </w:r>
      <w:r w:rsidR="004F3D29">
        <w:rPr>
          <w:rFonts w:ascii="Helvetica" w:hAnsi="Helvetica" w:cs="Helvetica"/>
        </w:rPr>
        <w:t xml:space="preserve">The function only saves the connection </w:t>
      </w:r>
      <w:r w:rsidR="00736175" w:rsidRPr="000D794B">
        <w:t xml:space="preserve">to the first Slack channel </w:t>
      </w:r>
      <w:r w:rsidR="00734528">
        <w:t>that gets a post</w:t>
      </w:r>
      <w:r w:rsidR="004F3D29" w:rsidRPr="000D794B">
        <w:t>.</w:t>
      </w:r>
    </w:p>
    <w:p w14:paraId="24E30E11" w14:textId="0F3A44FE" w:rsidR="004F3D29" w:rsidRDefault="003827E2" w:rsidP="004B5A5D">
      <w:pPr>
        <w:pStyle w:val="BodyText"/>
      </w:pPr>
      <w:r>
        <w:t xml:space="preserve">When invoking the Post message to Slack or Post attachment to Slack functions, </w:t>
      </w:r>
      <w:r w:rsidR="004F3D29">
        <w:t xml:space="preserve">users can specify whether they are posting to their </w:t>
      </w:r>
      <w:r w:rsidR="00753B76" w:rsidRPr="00C9312D">
        <w:t xml:space="preserve">associated </w:t>
      </w:r>
      <w:r w:rsidR="00753B76">
        <w:t xml:space="preserve">- </w:t>
      </w:r>
      <w:r w:rsidR="004F3D29">
        <w:t>default Slack channel or to a separate</w:t>
      </w:r>
      <w:r w:rsidR="00753B76">
        <w:t xml:space="preserve"> -</w:t>
      </w:r>
      <w:r w:rsidR="004F3D29">
        <w:t xml:space="preserve"> </w:t>
      </w:r>
      <w:r w:rsidR="00336925">
        <w:t xml:space="preserve">non-default </w:t>
      </w:r>
      <w:r w:rsidR="004F3D29">
        <w:t>channel.</w:t>
      </w:r>
    </w:p>
    <w:p w14:paraId="206DEDD3" w14:textId="0D950545" w:rsidR="00C9312D" w:rsidRDefault="004F3D29" w:rsidP="00C9312D">
      <w:pPr>
        <w:pStyle w:val="BodyText"/>
      </w:pPr>
      <w:r>
        <w:t>I</w:t>
      </w:r>
      <w:r w:rsidR="003827E2">
        <w:t>f</w:t>
      </w:r>
      <w:r>
        <w:t xml:space="preserve"> the </w:t>
      </w:r>
      <w:r w:rsidR="00734528">
        <w:t xml:space="preserve">function </w:t>
      </w:r>
      <w:r w:rsidR="00734528" w:rsidRPr="004B5A5D">
        <w:t>input</w:t>
      </w:r>
      <w:r w:rsidR="00734528">
        <w:t xml:space="preserve"> field, </w:t>
      </w:r>
      <w:r>
        <w:t>channel_name</w:t>
      </w:r>
      <w:r w:rsidRPr="00C9312D">
        <w:t>,</w:t>
      </w:r>
      <w:r w:rsidR="003827E2" w:rsidRPr="00C9312D">
        <w:t xml:space="preserve"> </w:t>
      </w:r>
      <w:r w:rsidR="00A77835" w:rsidRPr="00C9312D">
        <w:t xml:space="preserve">is </w:t>
      </w:r>
      <w:r w:rsidR="003827E2" w:rsidRPr="00C9312D">
        <w:t>not</w:t>
      </w:r>
      <w:r w:rsidR="00A77835" w:rsidRPr="00C9312D">
        <w:t xml:space="preserve"> specified</w:t>
      </w:r>
      <w:r w:rsidR="00734528">
        <w:t xml:space="preserve"> </w:t>
      </w:r>
      <w:r w:rsidR="00734528" w:rsidRPr="00C9312D">
        <w:t>either on the Me</w:t>
      </w:r>
      <w:r w:rsidR="00734528">
        <w:t>nu Item or on the Input tab of the w</w:t>
      </w:r>
      <w:r w:rsidR="00734528" w:rsidRPr="00C9312D">
        <w:t>orkflow</w:t>
      </w:r>
      <w:r w:rsidR="003827E2" w:rsidRPr="00C9312D">
        <w:t xml:space="preserve">, </w:t>
      </w:r>
      <w:r w:rsidR="00734528">
        <w:t xml:space="preserve">the </w:t>
      </w:r>
      <w:r w:rsidRPr="00C9312D">
        <w:t>function</w:t>
      </w:r>
      <w:r w:rsidR="00A77835" w:rsidRPr="00C9312D">
        <w:t xml:space="preserve"> </w:t>
      </w:r>
      <w:r w:rsidRPr="00C9312D">
        <w:t>search</w:t>
      </w:r>
      <w:r w:rsidR="00F6695E">
        <w:t>es</w:t>
      </w:r>
      <w:r w:rsidRPr="00C9312D">
        <w:t xml:space="preserve"> </w:t>
      </w:r>
      <w:r w:rsidR="00A77835" w:rsidRPr="00C9312D">
        <w:t>for</w:t>
      </w:r>
      <w:r w:rsidRPr="00C9312D">
        <w:t xml:space="preserve"> the </w:t>
      </w:r>
      <w:r w:rsidR="00A77835" w:rsidRPr="00C9312D">
        <w:t>associated channel</w:t>
      </w:r>
      <w:r w:rsidR="00336925">
        <w:t xml:space="preserve"> </w:t>
      </w:r>
      <w:r w:rsidR="00A77835" w:rsidRPr="00C9312D">
        <w:t xml:space="preserve">name in </w:t>
      </w:r>
      <w:r w:rsidR="00734528">
        <w:t xml:space="preserve">the </w:t>
      </w:r>
      <w:r w:rsidR="00A77835" w:rsidRPr="00C9312D">
        <w:t xml:space="preserve">Slack Conversations </w:t>
      </w:r>
      <w:r w:rsidR="00DD2A50">
        <w:t>D</w:t>
      </w:r>
      <w:r w:rsidR="00A77835" w:rsidRPr="00C9312D">
        <w:t>ata</w:t>
      </w:r>
      <w:r w:rsidR="00F6695E">
        <w:t xml:space="preserve"> </w:t>
      </w:r>
      <w:r w:rsidR="00DD2A50">
        <w:t>T</w:t>
      </w:r>
      <w:r w:rsidR="00A77835" w:rsidRPr="00C9312D">
        <w:t xml:space="preserve">able. If </w:t>
      </w:r>
      <w:r w:rsidR="00734528">
        <w:t xml:space="preserve">the </w:t>
      </w:r>
      <w:r w:rsidR="00A77835" w:rsidRPr="00C9312D">
        <w:t xml:space="preserve">Incident or Task </w:t>
      </w:r>
      <w:r w:rsidR="00734528">
        <w:t xml:space="preserve">has </w:t>
      </w:r>
      <w:r w:rsidR="00984FEA">
        <w:t xml:space="preserve">an existing </w:t>
      </w:r>
      <w:r w:rsidRPr="00C9312D">
        <w:t xml:space="preserve">connection with a </w:t>
      </w:r>
      <w:r w:rsidR="00A77835" w:rsidRPr="00C9312D">
        <w:t xml:space="preserve">slack_channel, </w:t>
      </w:r>
      <w:r w:rsidR="00734528">
        <w:t xml:space="preserve">the </w:t>
      </w:r>
      <w:r w:rsidR="00281A79">
        <w:t>function</w:t>
      </w:r>
      <w:r w:rsidR="00A77835" w:rsidRPr="00C9312D">
        <w:t xml:space="preserve"> </w:t>
      </w:r>
      <w:r w:rsidR="00984FEA">
        <w:t>find</w:t>
      </w:r>
      <w:r w:rsidR="00F6695E">
        <w:t>s</w:t>
      </w:r>
      <w:r w:rsidR="00984FEA">
        <w:t xml:space="preserve"> this channel</w:t>
      </w:r>
      <w:r w:rsidR="003D3BBE">
        <w:t xml:space="preserve"> </w:t>
      </w:r>
      <w:r w:rsidR="00984FEA">
        <w:t xml:space="preserve">in your </w:t>
      </w:r>
      <w:r w:rsidR="00336925">
        <w:t>w</w:t>
      </w:r>
      <w:r w:rsidR="00984FEA">
        <w:t>orkspace and</w:t>
      </w:r>
      <w:r w:rsidR="00A77835" w:rsidRPr="00C9312D">
        <w:t xml:space="preserve"> </w:t>
      </w:r>
      <w:r w:rsidR="00F6695E">
        <w:t>posts there.</w:t>
      </w:r>
    </w:p>
    <w:p w14:paraId="14EE3341" w14:textId="049E5DC4" w:rsidR="00A77835" w:rsidRDefault="00A77835" w:rsidP="000D794B">
      <w:pPr>
        <w:pStyle w:val="BodyText"/>
      </w:pPr>
      <w:r>
        <w:t xml:space="preserve">If channel_name </w:t>
      </w:r>
      <w:r w:rsidR="00984FEA">
        <w:t xml:space="preserve">input field </w:t>
      </w:r>
      <w:r>
        <w:t xml:space="preserve">is specified, </w:t>
      </w:r>
      <w:r w:rsidR="00336925">
        <w:t xml:space="preserve">the </w:t>
      </w:r>
      <w:r w:rsidR="00281A79">
        <w:t>function</w:t>
      </w:r>
      <w:r>
        <w:t xml:space="preserve"> </w:t>
      </w:r>
      <w:r w:rsidR="00984FEA">
        <w:t>tr</w:t>
      </w:r>
      <w:r w:rsidR="00F6695E">
        <w:t>ies</w:t>
      </w:r>
      <w:r w:rsidR="00984FEA">
        <w:t xml:space="preserve"> </w:t>
      </w:r>
      <w:r w:rsidR="00336925">
        <w:t xml:space="preserve">to find </w:t>
      </w:r>
      <w:r w:rsidR="00984FEA">
        <w:t xml:space="preserve">this channel </w:t>
      </w:r>
      <w:r w:rsidR="003D3BBE">
        <w:t xml:space="preserve">in </w:t>
      </w:r>
      <w:r w:rsidR="00984FEA">
        <w:t xml:space="preserve">your </w:t>
      </w:r>
      <w:r w:rsidR="00336925">
        <w:t>w</w:t>
      </w:r>
      <w:r>
        <w:t xml:space="preserve">orkspace </w:t>
      </w:r>
      <w:r w:rsidR="00FE2B7D">
        <w:t>and posts there. If the channel does not</w:t>
      </w:r>
      <w:r w:rsidR="00753B76">
        <w:t xml:space="preserve"> yet</w:t>
      </w:r>
      <w:r w:rsidR="00FE2B7D">
        <w:t xml:space="preserve"> exist, </w:t>
      </w:r>
      <w:r w:rsidR="00984FEA">
        <w:t xml:space="preserve">it </w:t>
      </w:r>
      <w:r>
        <w:t>create</w:t>
      </w:r>
      <w:r w:rsidR="00FE2B7D">
        <w:t>s</w:t>
      </w:r>
      <w:r>
        <w:t xml:space="preserve"> a new </w:t>
      </w:r>
      <w:r w:rsidR="00FE2B7D">
        <w:t>channel</w:t>
      </w:r>
      <w:r w:rsidR="003D3BBE">
        <w:t>.</w:t>
      </w:r>
    </w:p>
    <w:p w14:paraId="1BD7E61C" w14:textId="2AB38DC5" w:rsidR="00531E5C" w:rsidRDefault="00A77835" w:rsidP="00846C90">
      <w:pPr>
        <w:pStyle w:val="BodyText"/>
        <w:rPr>
          <w:rStyle w:val="IntenseEmphasis"/>
          <w:i w:val="0"/>
          <w:iCs w:val="0"/>
          <w:color w:val="auto"/>
        </w:rPr>
      </w:pPr>
      <w:r>
        <w:t xml:space="preserve">If channel_name </w:t>
      </w:r>
      <w:r w:rsidR="003D3BBE">
        <w:t xml:space="preserve">input field </w:t>
      </w:r>
      <w:r>
        <w:t>is specified</w:t>
      </w:r>
      <w:r w:rsidR="00C9312D">
        <w:t xml:space="preserve"> </w:t>
      </w:r>
      <w:r>
        <w:t xml:space="preserve">and </w:t>
      </w:r>
      <w:r w:rsidR="00753B76">
        <w:t xml:space="preserve">the </w:t>
      </w:r>
      <w:r w:rsidR="00753B76" w:rsidRPr="00C9312D">
        <w:t xml:space="preserve">Incident or Task </w:t>
      </w:r>
      <w:r w:rsidR="009A3E68">
        <w:t xml:space="preserve">already </w:t>
      </w:r>
      <w:r w:rsidR="00753B76">
        <w:t xml:space="preserve">has an existing </w:t>
      </w:r>
      <w:r w:rsidR="00753B76" w:rsidRPr="00C9312D">
        <w:t>connection with a slack_channel</w:t>
      </w:r>
      <w:r>
        <w:t xml:space="preserve">, </w:t>
      </w:r>
      <w:r w:rsidR="00FE2B7D">
        <w:t xml:space="preserve">the </w:t>
      </w:r>
      <w:r w:rsidR="00C9312D">
        <w:t>function</w:t>
      </w:r>
      <w:r>
        <w:t xml:space="preserve"> ignore</w:t>
      </w:r>
      <w:r w:rsidR="00FE2B7D">
        <w:t>s</w:t>
      </w:r>
      <w:r>
        <w:t xml:space="preserve"> the associated</w:t>
      </w:r>
      <w:r w:rsidR="00C9312D">
        <w:t xml:space="preserve"> </w:t>
      </w:r>
      <w:r>
        <w:t xml:space="preserve">one </w:t>
      </w:r>
      <w:r w:rsidR="00913DC1">
        <w:t xml:space="preserve">in the data table </w:t>
      </w:r>
      <w:r>
        <w:t>and post</w:t>
      </w:r>
      <w:r w:rsidR="00FE2B7D">
        <w:t>s</w:t>
      </w:r>
      <w:r>
        <w:t xml:space="preserve"> to the input one.</w:t>
      </w:r>
    </w:p>
    <w:p w14:paraId="50B3615E" w14:textId="7E238621" w:rsidR="00C951A3" w:rsidRPr="00601DA7" w:rsidRDefault="00C951A3" w:rsidP="004B5A5D">
      <w:pPr>
        <w:pStyle w:val="Heading10"/>
      </w:pPr>
      <w:r>
        <w:lastRenderedPageBreak/>
        <w:t>Troubleshooting</w:t>
      </w:r>
      <w:bookmarkEnd w:id="10"/>
    </w:p>
    <w:p w14:paraId="0CAB3F59" w14:textId="682502A8" w:rsidR="00C951A3" w:rsidRDefault="00C25D91">
      <w:pPr>
        <w:pStyle w:val="BodyText"/>
        <w:keepNext/>
      </w:pPr>
      <w:r>
        <w:t>There are several ways to verify</w:t>
      </w:r>
      <w:r w:rsidR="000B0A15">
        <w:t xml:space="preserve"> the successful operation of a f</w:t>
      </w:r>
      <w:r>
        <w:t xml:space="preserve">unction. </w:t>
      </w:r>
    </w:p>
    <w:p w14:paraId="165BE4DB" w14:textId="7484BDB2" w:rsidR="00C25D91" w:rsidRDefault="00C25D91">
      <w:pPr>
        <w:pStyle w:val="ListBullet"/>
        <w:keepNext/>
      </w:pPr>
      <w:r w:rsidRPr="00655429">
        <w:t>Resilient</w:t>
      </w:r>
      <w:r>
        <w:t xml:space="preserve"> Action Status</w:t>
      </w:r>
    </w:p>
    <w:p w14:paraId="236E4B9A" w14:textId="06590D1A" w:rsidR="00C25D91" w:rsidRDefault="00C25D91">
      <w:pPr>
        <w:pStyle w:val="BodyText"/>
        <w:keepNext/>
        <w:ind w:left="360"/>
      </w:pPr>
      <w:r>
        <w:t xml:space="preserve">When viewing an </w:t>
      </w:r>
      <w:r w:rsidR="009737CF">
        <w:t>i</w:t>
      </w:r>
      <w:r>
        <w:t xml:space="preserve">ncident, use the Actions menu to view Action Status. By default, pending </w:t>
      </w:r>
      <w:r w:rsidR="00336925">
        <w:t xml:space="preserve">actions </w:t>
      </w:r>
      <w:r>
        <w:t xml:space="preserve">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pPr>
        <w:pStyle w:val="ListBullet"/>
        <w:keepNext/>
      </w:pPr>
      <w:r>
        <w:t>Resilient Scripting Log</w:t>
      </w:r>
    </w:p>
    <w:p w14:paraId="58F04E4B" w14:textId="5115B14D" w:rsidR="00C25D91" w:rsidRDefault="00C25D91" w:rsidP="009533A5">
      <w:pPr>
        <w:pStyle w:val="BodyText"/>
        <w:keepN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9533A5">
      <w:pPr>
        <w:pStyle w:val="ListBullet"/>
        <w:keepNext/>
      </w:pPr>
      <w:r>
        <w:t>Resilient</w:t>
      </w:r>
      <w:r w:rsidR="009737CF">
        <w:t xml:space="preserve"> Logs</w:t>
      </w:r>
    </w:p>
    <w:p w14:paraId="4A6AD612" w14:textId="6E6686B2" w:rsidR="002D758C" w:rsidRDefault="002D758C" w:rsidP="009533A5">
      <w:pPr>
        <w:pStyle w:val="BodyText"/>
        <w:keepN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11" w:name="_Toc510253274"/>
      <w:r>
        <w:t>Support</w:t>
      </w:r>
      <w:bookmarkEnd w:id="11"/>
    </w:p>
    <w:p w14:paraId="73FFB229" w14:textId="77777777" w:rsidR="00BC7548" w:rsidRDefault="00BC7548" w:rsidP="00BC7548">
      <w:pPr>
        <w:pStyle w:val="BodyText"/>
        <w:keepNext/>
      </w:pPr>
      <w:r w:rsidRPr="00722240">
        <w:t xml:space="preserve">For additional support, contact </w:t>
      </w:r>
      <w:hyperlink r:id="rId35">
        <w:r w:rsidRPr="00722240">
          <w:rPr>
            <w:rStyle w:val="Hyperlink"/>
          </w:rPr>
          <w:t>support@resilientsystems.com</w:t>
        </w:r>
      </w:hyperlink>
      <w:r w:rsidRPr="00722240">
        <w:t>.</w:t>
      </w:r>
    </w:p>
    <w:p w14:paraId="601EFECA" w14:textId="442B3E81" w:rsidR="00B94292" w:rsidRPr="00D945E8" w:rsidRDefault="00BC7548" w:rsidP="00D945E8">
      <w:pPr>
        <w:pStyle w:val="BodyText"/>
      </w:pPr>
      <w:r>
        <w:t xml:space="preserve">Including relevant </w:t>
      </w:r>
      <w:r w:rsidRPr="00883063">
        <w:t>information</w:t>
      </w:r>
      <w:r>
        <w:t xml:space="preserve"> from the log files will help us resolve your issue.</w:t>
      </w:r>
    </w:p>
    <w:sectPr w:rsidR="00B94292" w:rsidRPr="00D945E8" w:rsidSect="00AC02E1">
      <w:headerReference w:type="even" r:id="rId36"/>
      <w:headerReference w:type="default" r:id="rId37"/>
      <w:footerReference w:type="even" r:id="rId38"/>
      <w:footerReference w:type="default" r:id="rId39"/>
      <w:headerReference w:type="first" r:id="rId40"/>
      <w:footerReference w:type="first" r:id="rId4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95AC5" w14:textId="77777777" w:rsidR="00B9410E" w:rsidRDefault="00B9410E">
      <w:r>
        <w:separator/>
      </w:r>
    </w:p>
  </w:endnote>
  <w:endnote w:type="continuationSeparator" w:id="0">
    <w:p w14:paraId="56BB67E8" w14:textId="77777777" w:rsidR="00B9410E" w:rsidRDefault="00B94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E0536" w:rsidRDefault="003E05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E0536" w:rsidRDefault="003E0536">
    <w:pPr>
      <w:pStyle w:val="Normal1"/>
      <w:tabs>
        <w:tab w:val="center" w:pos="4680"/>
        <w:tab w:val="right" w:pos="9360"/>
      </w:tabs>
    </w:pPr>
  </w:p>
  <w:p w14:paraId="32410A79" w14:textId="77777777" w:rsidR="003E0536" w:rsidRPr="006609E6" w:rsidRDefault="003E0536">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C84123">
      <w:rPr>
        <w:noProof/>
        <w:sz w:val="18"/>
        <w:szCs w:val="18"/>
      </w:rPr>
      <w:t>2</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E0536" w:rsidRPr="001F76F9" w:rsidRDefault="003E0536"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E0536" w:rsidRPr="001F76F9" w:rsidRDefault="003E0536"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E0536" w:rsidRDefault="003E0536"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E0536" w:rsidRPr="001F76F9" w:rsidRDefault="003E0536"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DD529" w14:textId="77777777" w:rsidR="00B9410E" w:rsidRDefault="00B9410E">
      <w:r>
        <w:separator/>
      </w:r>
    </w:p>
  </w:footnote>
  <w:footnote w:type="continuationSeparator" w:id="0">
    <w:p w14:paraId="4845ADA0" w14:textId="77777777" w:rsidR="00B9410E" w:rsidRDefault="00B941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E0536" w:rsidRDefault="003E05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E0536" w:rsidRDefault="003E05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E0536" w:rsidRDefault="003E05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734C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DE12E2"/>
    <w:multiLevelType w:val="hybridMultilevel"/>
    <w:tmpl w:val="428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37105"/>
    <w:multiLevelType w:val="hybridMultilevel"/>
    <w:tmpl w:val="2FEA83D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0"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002DD"/>
    <w:multiLevelType w:val="hybridMultilevel"/>
    <w:tmpl w:val="0926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6168E"/>
    <w:multiLevelType w:val="hybridMultilevel"/>
    <w:tmpl w:val="684C8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19E6331"/>
    <w:multiLevelType w:val="hybridMultilevel"/>
    <w:tmpl w:val="4A761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AB0C95"/>
    <w:multiLevelType w:val="hybridMultilevel"/>
    <w:tmpl w:val="AF0AAF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977313"/>
    <w:multiLevelType w:val="hybridMultilevel"/>
    <w:tmpl w:val="342A9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34F3A"/>
    <w:multiLevelType w:val="hybridMultilevel"/>
    <w:tmpl w:val="761C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2225E6"/>
    <w:multiLevelType w:val="hybridMultilevel"/>
    <w:tmpl w:val="85C0AA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D7E57FB"/>
    <w:multiLevelType w:val="hybridMultilevel"/>
    <w:tmpl w:val="1BB2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4795C"/>
    <w:multiLevelType w:val="hybridMultilevel"/>
    <w:tmpl w:val="3F56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5A1235"/>
    <w:multiLevelType w:val="hybridMultilevel"/>
    <w:tmpl w:val="78721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DE70D5"/>
    <w:multiLevelType w:val="hybridMultilevel"/>
    <w:tmpl w:val="CD12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3"/>
  </w:num>
  <w:num w:numId="4">
    <w:abstractNumId w:val="34"/>
  </w:num>
  <w:num w:numId="5">
    <w:abstractNumId w:val="37"/>
  </w:num>
  <w:num w:numId="6">
    <w:abstractNumId w:val="17"/>
  </w:num>
  <w:num w:numId="7">
    <w:abstractNumId w:val="31"/>
  </w:num>
  <w:num w:numId="8">
    <w:abstractNumId w:val="8"/>
  </w:num>
  <w:num w:numId="9">
    <w:abstractNumId w:val="32"/>
  </w:num>
  <w:num w:numId="10">
    <w:abstractNumId w:val="24"/>
  </w:num>
  <w:num w:numId="11">
    <w:abstractNumId w:val="10"/>
  </w:num>
  <w:num w:numId="12">
    <w:abstractNumId w:val="30"/>
  </w:num>
  <w:num w:numId="13">
    <w:abstractNumId w:val="38"/>
  </w:num>
  <w:num w:numId="14">
    <w:abstractNumId w:val="19"/>
  </w:num>
  <w:num w:numId="15">
    <w:abstractNumId w:val="33"/>
  </w:num>
  <w:num w:numId="16">
    <w:abstractNumId w:val="1"/>
  </w:num>
  <w:num w:numId="17">
    <w:abstractNumId w:val="5"/>
  </w:num>
  <w:num w:numId="18">
    <w:abstractNumId w:val="33"/>
  </w:num>
  <w:num w:numId="19">
    <w:abstractNumId w:val="33"/>
  </w:num>
  <w:num w:numId="20">
    <w:abstractNumId w:val="33"/>
  </w:num>
  <w:num w:numId="21">
    <w:abstractNumId w:val="33"/>
  </w:num>
  <w:num w:numId="22">
    <w:abstractNumId w:val="33"/>
  </w:num>
  <w:num w:numId="23">
    <w:abstractNumId w:val="22"/>
  </w:num>
  <w:num w:numId="24">
    <w:abstractNumId w:val="4"/>
  </w:num>
  <w:num w:numId="25">
    <w:abstractNumId w:val="25"/>
  </w:num>
  <w:num w:numId="26">
    <w:abstractNumId w:val="13"/>
  </w:num>
  <w:num w:numId="27">
    <w:abstractNumId w:val="27"/>
  </w:num>
  <w:num w:numId="28">
    <w:abstractNumId w:val="2"/>
  </w:num>
  <w:num w:numId="29">
    <w:abstractNumId w:val="28"/>
  </w:num>
  <w:num w:numId="30">
    <w:abstractNumId w:val="7"/>
  </w:num>
  <w:num w:numId="31">
    <w:abstractNumId w:val="11"/>
  </w:num>
  <w:num w:numId="32">
    <w:abstractNumId w:val="20"/>
  </w:num>
  <w:num w:numId="33">
    <w:abstractNumId w:val="16"/>
  </w:num>
  <w:num w:numId="34">
    <w:abstractNumId w:val="6"/>
  </w:num>
  <w:num w:numId="35">
    <w:abstractNumId w:val="15"/>
  </w:num>
  <w:num w:numId="36">
    <w:abstractNumId w:val="9"/>
  </w:num>
  <w:num w:numId="37">
    <w:abstractNumId w:val="12"/>
  </w:num>
  <w:num w:numId="38">
    <w:abstractNumId w:val="21"/>
  </w:num>
  <w:num w:numId="39">
    <w:abstractNumId w:val="14"/>
  </w:num>
  <w:num w:numId="40">
    <w:abstractNumId w:val="0"/>
  </w:num>
  <w:num w:numId="41">
    <w:abstractNumId w:val="23"/>
  </w:num>
  <w:num w:numId="42">
    <w:abstractNumId w:val="36"/>
  </w:num>
  <w:num w:numId="43">
    <w:abstractNumId w:val="29"/>
  </w:num>
  <w:num w:numId="4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Marie Norcross">
    <w15:presenceInfo w15:providerId="AD" w15:userId="S::annmarie.meier.norcross@ibm.com::67a70eea-1cb4-42a1-ae47-5d50dbfc64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07947"/>
    <w:rsid w:val="00010EC7"/>
    <w:rsid w:val="00023089"/>
    <w:rsid w:val="000234F5"/>
    <w:rsid w:val="000265E5"/>
    <w:rsid w:val="00026BEE"/>
    <w:rsid w:val="00060131"/>
    <w:rsid w:val="00067589"/>
    <w:rsid w:val="00085AB1"/>
    <w:rsid w:val="00087A80"/>
    <w:rsid w:val="000964E8"/>
    <w:rsid w:val="00097C36"/>
    <w:rsid w:val="000A010A"/>
    <w:rsid w:val="000A2A4A"/>
    <w:rsid w:val="000A3F06"/>
    <w:rsid w:val="000A79F3"/>
    <w:rsid w:val="000B0A15"/>
    <w:rsid w:val="000B487D"/>
    <w:rsid w:val="000B6F0C"/>
    <w:rsid w:val="000C41D1"/>
    <w:rsid w:val="000C569C"/>
    <w:rsid w:val="000D13A5"/>
    <w:rsid w:val="000D6E09"/>
    <w:rsid w:val="000D7077"/>
    <w:rsid w:val="000D794B"/>
    <w:rsid w:val="000E3893"/>
    <w:rsid w:val="000F1A91"/>
    <w:rsid w:val="000F3B7D"/>
    <w:rsid w:val="000F5544"/>
    <w:rsid w:val="001017BF"/>
    <w:rsid w:val="00131A3E"/>
    <w:rsid w:val="00136C7E"/>
    <w:rsid w:val="0013762E"/>
    <w:rsid w:val="00144B78"/>
    <w:rsid w:val="00151419"/>
    <w:rsid w:val="001556DF"/>
    <w:rsid w:val="00167D00"/>
    <w:rsid w:val="00171F46"/>
    <w:rsid w:val="0017353D"/>
    <w:rsid w:val="0017358A"/>
    <w:rsid w:val="00174021"/>
    <w:rsid w:val="00181F8D"/>
    <w:rsid w:val="00185CBD"/>
    <w:rsid w:val="00190B6D"/>
    <w:rsid w:val="001941C1"/>
    <w:rsid w:val="001B086B"/>
    <w:rsid w:val="001B0D20"/>
    <w:rsid w:val="001C3E34"/>
    <w:rsid w:val="001C529E"/>
    <w:rsid w:val="001C730F"/>
    <w:rsid w:val="001C745C"/>
    <w:rsid w:val="001D25F6"/>
    <w:rsid w:val="001D7DD5"/>
    <w:rsid w:val="001E4F55"/>
    <w:rsid w:val="001E56DA"/>
    <w:rsid w:val="001F6AD0"/>
    <w:rsid w:val="001F76F9"/>
    <w:rsid w:val="00220C16"/>
    <w:rsid w:val="00221B38"/>
    <w:rsid w:val="00244249"/>
    <w:rsid w:val="00246418"/>
    <w:rsid w:val="002549C5"/>
    <w:rsid w:val="00254E9F"/>
    <w:rsid w:val="0025598A"/>
    <w:rsid w:val="00262EF4"/>
    <w:rsid w:val="00272C1D"/>
    <w:rsid w:val="00274C9C"/>
    <w:rsid w:val="002750DE"/>
    <w:rsid w:val="00277D8F"/>
    <w:rsid w:val="00280676"/>
    <w:rsid w:val="00281A79"/>
    <w:rsid w:val="0028792B"/>
    <w:rsid w:val="00287BA6"/>
    <w:rsid w:val="002909D3"/>
    <w:rsid w:val="002965D4"/>
    <w:rsid w:val="002975BF"/>
    <w:rsid w:val="002A4CD0"/>
    <w:rsid w:val="002A645C"/>
    <w:rsid w:val="002A7174"/>
    <w:rsid w:val="002B0864"/>
    <w:rsid w:val="002D6C32"/>
    <w:rsid w:val="002D758C"/>
    <w:rsid w:val="002E47B8"/>
    <w:rsid w:val="002F1AF6"/>
    <w:rsid w:val="002F2EBC"/>
    <w:rsid w:val="00300958"/>
    <w:rsid w:val="00303B72"/>
    <w:rsid w:val="00303BDD"/>
    <w:rsid w:val="0030433E"/>
    <w:rsid w:val="00304962"/>
    <w:rsid w:val="00305AE4"/>
    <w:rsid w:val="00311C3D"/>
    <w:rsid w:val="00333CE5"/>
    <w:rsid w:val="00333FF1"/>
    <w:rsid w:val="00336925"/>
    <w:rsid w:val="003576AE"/>
    <w:rsid w:val="0037127E"/>
    <w:rsid w:val="0037548C"/>
    <w:rsid w:val="00377074"/>
    <w:rsid w:val="003827E2"/>
    <w:rsid w:val="003A3728"/>
    <w:rsid w:val="003A63D1"/>
    <w:rsid w:val="003B0DD1"/>
    <w:rsid w:val="003B73F4"/>
    <w:rsid w:val="003C039E"/>
    <w:rsid w:val="003C3742"/>
    <w:rsid w:val="003C446B"/>
    <w:rsid w:val="003C79BA"/>
    <w:rsid w:val="003D337E"/>
    <w:rsid w:val="003D3BBE"/>
    <w:rsid w:val="003D774E"/>
    <w:rsid w:val="003E0536"/>
    <w:rsid w:val="003F31D5"/>
    <w:rsid w:val="00411ED8"/>
    <w:rsid w:val="00416FB3"/>
    <w:rsid w:val="004207ED"/>
    <w:rsid w:val="00421B92"/>
    <w:rsid w:val="004221EE"/>
    <w:rsid w:val="004225A9"/>
    <w:rsid w:val="00427E12"/>
    <w:rsid w:val="00447B5A"/>
    <w:rsid w:val="004507E1"/>
    <w:rsid w:val="00461F98"/>
    <w:rsid w:val="00465106"/>
    <w:rsid w:val="004737AC"/>
    <w:rsid w:val="004762FF"/>
    <w:rsid w:val="00482C62"/>
    <w:rsid w:val="004865E2"/>
    <w:rsid w:val="00487DE5"/>
    <w:rsid w:val="00487E5C"/>
    <w:rsid w:val="00492DC8"/>
    <w:rsid w:val="004B43CC"/>
    <w:rsid w:val="004B5A5D"/>
    <w:rsid w:val="004B7B73"/>
    <w:rsid w:val="004C1222"/>
    <w:rsid w:val="004C2E6D"/>
    <w:rsid w:val="004D4BA3"/>
    <w:rsid w:val="004D648B"/>
    <w:rsid w:val="004E4DEE"/>
    <w:rsid w:val="004E620A"/>
    <w:rsid w:val="004F3D29"/>
    <w:rsid w:val="004F6CA4"/>
    <w:rsid w:val="0050235D"/>
    <w:rsid w:val="00503486"/>
    <w:rsid w:val="00512874"/>
    <w:rsid w:val="005136B6"/>
    <w:rsid w:val="00521C91"/>
    <w:rsid w:val="00523D77"/>
    <w:rsid w:val="00530E89"/>
    <w:rsid w:val="00531E5C"/>
    <w:rsid w:val="00535CC2"/>
    <w:rsid w:val="00537786"/>
    <w:rsid w:val="00541667"/>
    <w:rsid w:val="0054436E"/>
    <w:rsid w:val="005463E6"/>
    <w:rsid w:val="00560624"/>
    <w:rsid w:val="00563F65"/>
    <w:rsid w:val="00564E6F"/>
    <w:rsid w:val="00564EE3"/>
    <w:rsid w:val="005736C8"/>
    <w:rsid w:val="00576010"/>
    <w:rsid w:val="00577ABA"/>
    <w:rsid w:val="005910DF"/>
    <w:rsid w:val="00591526"/>
    <w:rsid w:val="005962E3"/>
    <w:rsid w:val="005A2F5E"/>
    <w:rsid w:val="005B2FB3"/>
    <w:rsid w:val="005C25D9"/>
    <w:rsid w:val="005C3FDE"/>
    <w:rsid w:val="005C44B8"/>
    <w:rsid w:val="005C4FB2"/>
    <w:rsid w:val="005C5DE8"/>
    <w:rsid w:val="005D1DBF"/>
    <w:rsid w:val="005E11FD"/>
    <w:rsid w:val="005E3B04"/>
    <w:rsid w:val="005F1319"/>
    <w:rsid w:val="005F2769"/>
    <w:rsid w:val="00617DC3"/>
    <w:rsid w:val="00622DFB"/>
    <w:rsid w:val="00622FC1"/>
    <w:rsid w:val="00623A24"/>
    <w:rsid w:val="00653591"/>
    <w:rsid w:val="00655429"/>
    <w:rsid w:val="00656B75"/>
    <w:rsid w:val="006603D1"/>
    <w:rsid w:val="006609E6"/>
    <w:rsid w:val="00662ABF"/>
    <w:rsid w:val="006718DB"/>
    <w:rsid w:val="00681205"/>
    <w:rsid w:val="006A059D"/>
    <w:rsid w:val="006A4517"/>
    <w:rsid w:val="006B52CC"/>
    <w:rsid w:val="006C1A82"/>
    <w:rsid w:val="006C6AAB"/>
    <w:rsid w:val="006C7748"/>
    <w:rsid w:val="006C7AA8"/>
    <w:rsid w:val="006D1D80"/>
    <w:rsid w:val="006D5546"/>
    <w:rsid w:val="006D5CCF"/>
    <w:rsid w:val="006E0652"/>
    <w:rsid w:val="006E43E8"/>
    <w:rsid w:val="006F6EBB"/>
    <w:rsid w:val="0070175B"/>
    <w:rsid w:val="00704ACA"/>
    <w:rsid w:val="00707349"/>
    <w:rsid w:val="0071518A"/>
    <w:rsid w:val="00715805"/>
    <w:rsid w:val="00720E6E"/>
    <w:rsid w:val="00723252"/>
    <w:rsid w:val="007254EA"/>
    <w:rsid w:val="0072788D"/>
    <w:rsid w:val="00734528"/>
    <w:rsid w:val="007346C6"/>
    <w:rsid w:val="00736175"/>
    <w:rsid w:val="00753B76"/>
    <w:rsid w:val="00753DC6"/>
    <w:rsid w:val="00754549"/>
    <w:rsid w:val="007567B9"/>
    <w:rsid w:val="00762A32"/>
    <w:rsid w:val="007744AC"/>
    <w:rsid w:val="0078088F"/>
    <w:rsid w:val="007A3DBC"/>
    <w:rsid w:val="007C1BB6"/>
    <w:rsid w:val="007C6789"/>
    <w:rsid w:val="007D11A5"/>
    <w:rsid w:val="007D19E6"/>
    <w:rsid w:val="007D5544"/>
    <w:rsid w:val="007D7B5C"/>
    <w:rsid w:val="007E4A6E"/>
    <w:rsid w:val="00802DF4"/>
    <w:rsid w:val="00803F47"/>
    <w:rsid w:val="00804B72"/>
    <w:rsid w:val="00811ACF"/>
    <w:rsid w:val="00811B18"/>
    <w:rsid w:val="00814A14"/>
    <w:rsid w:val="00816EA8"/>
    <w:rsid w:val="00821649"/>
    <w:rsid w:val="00827437"/>
    <w:rsid w:val="00833879"/>
    <w:rsid w:val="0083469A"/>
    <w:rsid w:val="00834800"/>
    <w:rsid w:val="008402EA"/>
    <w:rsid w:val="008434CF"/>
    <w:rsid w:val="0084436C"/>
    <w:rsid w:val="00846C90"/>
    <w:rsid w:val="008559EA"/>
    <w:rsid w:val="00860838"/>
    <w:rsid w:val="00866DA4"/>
    <w:rsid w:val="008717DC"/>
    <w:rsid w:val="00874713"/>
    <w:rsid w:val="00877C21"/>
    <w:rsid w:val="00882B67"/>
    <w:rsid w:val="0088487E"/>
    <w:rsid w:val="008A050B"/>
    <w:rsid w:val="008A31F5"/>
    <w:rsid w:val="008B73D2"/>
    <w:rsid w:val="008C122C"/>
    <w:rsid w:val="008D2369"/>
    <w:rsid w:val="008D427F"/>
    <w:rsid w:val="008D4F10"/>
    <w:rsid w:val="008D7A7F"/>
    <w:rsid w:val="008E4408"/>
    <w:rsid w:val="008E4C05"/>
    <w:rsid w:val="008E5729"/>
    <w:rsid w:val="008E5CC4"/>
    <w:rsid w:val="008F4E84"/>
    <w:rsid w:val="008F7B8A"/>
    <w:rsid w:val="00905258"/>
    <w:rsid w:val="009077EB"/>
    <w:rsid w:val="00911649"/>
    <w:rsid w:val="00913DC1"/>
    <w:rsid w:val="0091484A"/>
    <w:rsid w:val="0091653F"/>
    <w:rsid w:val="009533A5"/>
    <w:rsid w:val="00960404"/>
    <w:rsid w:val="009612E6"/>
    <w:rsid w:val="009673F4"/>
    <w:rsid w:val="00967F16"/>
    <w:rsid w:val="00973236"/>
    <w:rsid w:val="009737CF"/>
    <w:rsid w:val="00984FEA"/>
    <w:rsid w:val="009873A0"/>
    <w:rsid w:val="0099459A"/>
    <w:rsid w:val="009A2406"/>
    <w:rsid w:val="009A3E68"/>
    <w:rsid w:val="009A711B"/>
    <w:rsid w:val="009C0206"/>
    <w:rsid w:val="009D639D"/>
    <w:rsid w:val="009E19B0"/>
    <w:rsid w:val="009E2819"/>
    <w:rsid w:val="009E5992"/>
    <w:rsid w:val="009F3AD3"/>
    <w:rsid w:val="009F7469"/>
    <w:rsid w:val="00A07399"/>
    <w:rsid w:val="00A161A6"/>
    <w:rsid w:val="00A45E58"/>
    <w:rsid w:val="00A50A0D"/>
    <w:rsid w:val="00A56963"/>
    <w:rsid w:val="00A625F3"/>
    <w:rsid w:val="00A63B0A"/>
    <w:rsid w:val="00A64DAE"/>
    <w:rsid w:val="00A64F6E"/>
    <w:rsid w:val="00A65FED"/>
    <w:rsid w:val="00A71A39"/>
    <w:rsid w:val="00A734E7"/>
    <w:rsid w:val="00A752FC"/>
    <w:rsid w:val="00A77835"/>
    <w:rsid w:val="00A8607D"/>
    <w:rsid w:val="00AA0158"/>
    <w:rsid w:val="00AB2F66"/>
    <w:rsid w:val="00AC02E1"/>
    <w:rsid w:val="00AC1006"/>
    <w:rsid w:val="00AC5E54"/>
    <w:rsid w:val="00AF2A63"/>
    <w:rsid w:val="00AF3DF3"/>
    <w:rsid w:val="00AF6F5A"/>
    <w:rsid w:val="00B01FD4"/>
    <w:rsid w:val="00B12769"/>
    <w:rsid w:val="00B13957"/>
    <w:rsid w:val="00B17E46"/>
    <w:rsid w:val="00B252BA"/>
    <w:rsid w:val="00B31A4E"/>
    <w:rsid w:val="00B535CD"/>
    <w:rsid w:val="00B92D6D"/>
    <w:rsid w:val="00B9410E"/>
    <w:rsid w:val="00B94292"/>
    <w:rsid w:val="00BA612C"/>
    <w:rsid w:val="00BA7E45"/>
    <w:rsid w:val="00BC340E"/>
    <w:rsid w:val="00BC7548"/>
    <w:rsid w:val="00BD080D"/>
    <w:rsid w:val="00BD235A"/>
    <w:rsid w:val="00BD63CB"/>
    <w:rsid w:val="00BF1E24"/>
    <w:rsid w:val="00BF76AC"/>
    <w:rsid w:val="00C02368"/>
    <w:rsid w:val="00C049AD"/>
    <w:rsid w:val="00C0546B"/>
    <w:rsid w:val="00C07E76"/>
    <w:rsid w:val="00C13E76"/>
    <w:rsid w:val="00C14079"/>
    <w:rsid w:val="00C1563D"/>
    <w:rsid w:val="00C2023A"/>
    <w:rsid w:val="00C24305"/>
    <w:rsid w:val="00C25D91"/>
    <w:rsid w:val="00C30858"/>
    <w:rsid w:val="00C35742"/>
    <w:rsid w:val="00C503F3"/>
    <w:rsid w:val="00C53E1C"/>
    <w:rsid w:val="00C542CC"/>
    <w:rsid w:val="00C772DD"/>
    <w:rsid w:val="00C80D30"/>
    <w:rsid w:val="00C84123"/>
    <w:rsid w:val="00C91291"/>
    <w:rsid w:val="00C919F8"/>
    <w:rsid w:val="00C9312D"/>
    <w:rsid w:val="00C951A3"/>
    <w:rsid w:val="00CA23B7"/>
    <w:rsid w:val="00CA6675"/>
    <w:rsid w:val="00CB0BFE"/>
    <w:rsid w:val="00CB3883"/>
    <w:rsid w:val="00CC01C7"/>
    <w:rsid w:val="00CC329C"/>
    <w:rsid w:val="00CC727F"/>
    <w:rsid w:val="00CD1D65"/>
    <w:rsid w:val="00CD67F5"/>
    <w:rsid w:val="00CE49E6"/>
    <w:rsid w:val="00CF0DBA"/>
    <w:rsid w:val="00D1051F"/>
    <w:rsid w:val="00D17D2B"/>
    <w:rsid w:val="00D239BD"/>
    <w:rsid w:val="00D340FE"/>
    <w:rsid w:val="00D43003"/>
    <w:rsid w:val="00D45578"/>
    <w:rsid w:val="00D46D3A"/>
    <w:rsid w:val="00D47792"/>
    <w:rsid w:val="00D53CC1"/>
    <w:rsid w:val="00D54F85"/>
    <w:rsid w:val="00D56144"/>
    <w:rsid w:val="00D622DE"/>
    <w:rsid w:val="00D75C28"/>
    <w:rsid w:val="00D80AA5"/>
    <w:rsid w:val="00D83674"/>
    <w:rsid w:val="00D85EFC"/>
    <w:rsid w:val="00D86C36"/>
    <w:rsid w:val="00D9114A"/>
    <w:rsid w:val="00D911DE"/>
    <w:rsid w:val="00D945E8"/>
    <w:rsid w:val="00D975A6"/>
    <w:rsid w:val="00DA0110"/>
    <w:rsid w:val="00DA3071"/>
    <w:rsid w:val="00DB705D"/>
    <w:rsid w:val="00DB723F"/>
    <w:rsid w:val="00DB72B8"/>
    <w:rsid w:val="00DD1C53"/>
    <w:rsid w:val="00DD2A50"/>
    <w:rsid w:val="00DE6B36"/>
    <w:rsid w:val="00E036F8"/>
    <w:rsid w:val="00E05614"/>
    <w:rsid w:val="00E06907"/>
    <w:rsid w:val="00E140EB"/>
    <w:rsid w:val="00E22372"/>
    <w:rsid w:val="00E24BF7"/>
    <w:rsid w:val="00E2762C"/>
    <w:rsid w:val="00E32539"/>
    <w:rsid w:val="00E3310F"/>
    <w:rsid w:val="00E3616F"/>
    <w:rsid w:val="00E41A7D"/>
    <w:rsid w:val="00E42EA1"/>
    <w:rsid w:val="00E44BC6"/>
    <w:rsid w:val="00E47B45"/>
    <w:rsid w:val="00E5206D"/>
    <w:rsid w:val="00E642A3"/>
    <w:rsid w:val="00E71463"/>
    <w:rsid w:val="00E84C6C"/>
    <w:rsid w:val="00E947A6"/>
    <w:rsid w:val="00EA1454"/>
    <w:rsid w:val="00EA3701"/>
    <w:rsid w:val="00EA57C8"/>
    <w:rsid w:val="00EA57CC"/>
    <w:rsid w:val="00EB2971"/>
    <w:rsid w:val="00EC08EB"/>
    <w:rsid w:val="00EC4648"/>
    <w:rsid w:val="00ED0DEC"/>
    <w:rsid w:val="00ED340C"/>
    <w:rsid w:val="00EE0F52"/>
    <w:rsid w:val="00EE1A56"/>
    <w:rsid w:val="00EE31B7"/>
    <w:rsid w:val="00EE346D"/>
    <w:rsid w:val="00EF1BC9"/>
    <w:rsid w:val="00EF3856"/>
    <w:rsid w:val="00EF6987"/>
    <w:rsid w:val="00F01D4F"/>
    <w:rsid w:val="00F25172"/>
    <w:rsid w:val="00F31C36"/>
    <w:rsid w:val="00F33F4A"/>
    <w:rsid w:val="00F34EDD"/>
    <w:rsid w:val="00F37FA8"/>
    <w:rsid w:val="00F4263F"/>
    <w:rsid w:val="00F50C71"/>
    <w:rsid w:val="00F6002E"/>
    <w:rsid w:val="00F64A7A"/>
    <w:rsid w:val="00F6695E"/>
    <w:rsid w:val="00F70C84"/>
    <w:rsid w:val="00F769FC"/>
    <w:rsid w:val="00F8271D"/>
    <w:rsid w:val="00F8762B"/>
    <w:rsid w:val="00F91D53"/>
    <w:rsid w:val="00F93F26"/>
    <w:rsid w:val="00F958E3"/>
    <w:rsid w:val="00FA2949"/>
    <w:rsid w:val="00FA4D90"/>
    <w:rsid w:val="00FA5655"/>
    <w:rsid w:val="00FA797E"/>
    <w:rsid w:val="00FB0D82"/>
    <w:rsid w:val="00FB1F8D"/>
    <w:rsid w:val="00FB594C"/>
    <w:rsid w:val="00FC3890"/>
    <w:rsid w:val="00FC3E02"/>
    <w:rsid w:val="00FC46F8"/>
    <w:rsid w:val="00FE2039"/>
    <w:rsid w:val="00FE2B7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customStyle="1" w:styleId="UnresolvedMention2">
    <w:name w:val="Unresolved Mention2"/>
    <w:basedOn w:val="DefaultParagraphFont"/>
    <w:uiPriority w:val="99"/>
    <w:semiHidden/>
    <w:unhideWhenUsed/>
    <w:rsid w:val="008C122C"/>
    <w:rPr>
      <w:color w:val="808080"/>
      <w:shd w:val="clear" w:color="auto" w:fill="E6E6E6"/>
    </w:rPr>
  </w:style>
  <w:style w:type="paragraph" w:styleId="NormalWeb">
    <w:name w:val="Normal (Web)"/>
    <w:basedOn w:val="Normal"/>
    <w:uiPriority w:val="99"/>
    <w:unhideWhenUsed/>
    <w:rsid w:val="007E4A6E"/>
    <w:pPr>
      <w:spacing w:before="100" w:beforeAutospacing="1" w:after="100" w:afterAutospacing="1"/>
    </w:pPr>
    <w:rPr>
      <w:rFonts w:ascii="Times New Roman" w:eastAsia="Times New Roman" w:hAnsi="Times New Roman" w:cs="Times New Roman"/>
      <w:color w:val="auto"/>
    </w:rPr>
  </w:style>
  <w:style w:type="character" w:customStyle="1" w:styleId="UnresolvedMention3">
    <w:name w:val="Unresolved Mention3"/>
    <w:basedOn w:val="DefaultParagraphFont"/>
    <w:uiPriority w:val="99"/>
    <w:semiHidden/>
    <w:unhideWhenUsed/>
    <w:rsid w:val="00BF76AC"/>
    <w:rPr>
      <w:color w:val="605E5C"/>
      <w:shd w:val="clear" w:color="auto" w:fill="E1DFDD"/>
    </w:rPr>
  </w:style>
  <w:style w:type="character" w:styleId="UnresolvedMention">
    <w:name w:val="Unresolved Mention"/>
    <w:basedOn w:val="DefaultParagraphFont"/>
    <w:uiPriority w:val="99"/>
    <w:semiHidden/>
    <w:unhideWhenUsed/>
    <w:rsid w:val="00660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9559">
      <w:bodyDiv w:val="1"/>
      <w:marLeft w:val="0"/>
      <w:marRight w:val="0"/>
      <w:marTop w:val="0"/>
      <w:marBottom w:val="0"/>
      <w:divBdr>
        <w:top w:val="none" w:sz="0" w:space="0" w:color="auto"/>
        <w:left w:val="none" w:sz="0" w:space="0" w:color="auto"/>
        <w:bottom w:val="none" w:sz="0" w:space="0" w:color="auto"/>
        <w:right w:val="none" w:sz="0" w:space="0" w:color="auto"/>
      </w:divBdr>
    </w:div>
    <w:div w:id="50423362">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70107211">
      <w:bodyDiv w:val="1"/>
      <w:marLeft w:val="0"/>
      <w:marRight w:val="0"/>
      <w:marTop w:val="0"/>
      <w:marBottom w:val="0"/>
      <w:divBdr>
        <w:top w:val="none" w:sz="0" w:space="0" w:color="auto"/>
        <w:left w:val="none" w:sz="0" w:space="0" w:color="auto"/>
        <w:bottom w:val="none" w:sz="0" w:space="0" w:color="auto"/>
        <w:right w:val="none" w:sz="0" w:space="0" w:color="auto"/>
      </w:divBdr>
    </w:div>
    <w:div w:id="42607550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698049137">
      <w:bodyDiv w:val="1"/>
      <w:marLeft w:val="0"/>
      <w:marRight w:val="0"/>
      <w:marTop w:val="0"/>
      <w:marBottom w:val="0"/>
      <w:divBdr>
        <w:top w:val="none" w:sz="0" w:space="0" w:color="auto"/>
        <w:left w:val="none" w:sz="0" w:space="0" w:color="auto"/>
        <w:bottom w:val="none" w:sz="0" w:space="0" w:color="auto"/>
        <w:right w:val="none" w:sz="0" w:space="0" w:color="auto"/>
      </w:divBdr>
    </w:div>
    <w:div w:id="774402477">
      <w:bodyDiv w:val="1"/>
      <w:marLeft w:val="0"/>
      <w:marRight w:val="0"/>
      <w:marTop w:val="0"/>
      <w:marBottom w:val="0"/>
      <w:divBdr>
        <w:top w:val="none" w:sz="0" w:space="0" w:color="auto"/>
        <w:left w:val="none" w:sz="0" w:space="0" w:color="auto"/>
        <w:bottom w:val="none" w:sz="0" w:space="0" w:color="auto"/>
        <w:right w:val="none" w:sz="0" w:space="0" w:color="auto"/>
      </w:divBdr>
    </w:div>
    <w:div w:id="859975801">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23908356">
      <w:bodyDiv w:val="1"/>
      <w:marLeft w:val="0"/>
      <w:marRight w:val="0"/>
      <w:marTop w:val="0"/>
      <w:marBottom w:val="0"/>
      <w:divBdr>
        <w:top w:val="none" w:sz="0" w:space="0" w:color="auto"/>
        <w:left w:val="none" w:sz="0" w:space="0" w:color="auto"/>
        <w:bottom w:val="none" w:sz="0" w:space="0" w:color="auto"/>
        <w:right w:val="none" w:sz="0" w:space="0" w:color="auto"/>
      </w:divBdr>
    </w:div>
    <w:div w:id="1340043061">
      <w:bodyDiv w:val="1"/>
      <w:marLeft w:val="0"/>
      <w:marRight w:val="0"/>
      <w:marTop w:val="0"/>
      <w:marBottom w:val="0"/>
      <w:divBdr>
        <w:top w:val="none" w:sz="0" w:space="0" w:color="auto"/>
        <w:left w:val="none" w:sz="0" w:space="0" w:color="auto"/>
        <w:bottom w:val="none" w:sz="0" w:space="0" w:color="auto"/>
        <w:right w:val="none" w:sz="0" w:space="0" w:color="auto"/>
      </w:divBdr>
    </w:div>
    <w:div w:id="1344475807">
      <w:bodyDiv w:val="1"/>
      <w:marLeft w:val="0"/>
      <w:marRight w:val="0"/>
      <w:marTop w:val="0"/>
      <w:marBottom w:val="0"/>
      <w:divBdr>
        <w:top w:val="none" w:sz="0" w:space="0" w:color="auto"/>
        <w:left w:val="none" w:sz="0" w:space="0" w:color="auto"/>
        <w:bottom w:val="none" w:sz="0" w:space="0" w:color="auto"/>
        <w:right w:val="none" w:sz="0" w:space="0" w:color="auto"/>
      </w:divBdr>
    </w:div>
    <w:div w:id="1345551984">
      <w:bodyDiv w:val="1"/>
      <w:marLeft w:val="0"/>
      <w:marRight w:val="0"/>
      <w:marTop w:val="0"/>
      <w:marBottom w:val="0"/>
      <w:divBdr>
        <w:top w:val="none" w:sz="0" w:space="0" w:color="auto"/>
        <w:left w:val="none" w:sz="0" w:space="0" w:color="auto"/>
        <w:bottom w:val="none" w:sz="0" w:space="0" w:color="auto"/>
        <w:right w:val="none" w:sz="0" w:space="0" w:color="auto"/>
      </w:divBdr>
    </w:div>
    <w:div w:id="1570117814">
      <w:bodyDiv w:val="1"/>
      <w:marLeft w:val="0"/>
      <w:marRight w:val="0"/>
      <w:marTop w:val="0"/>
      <w:marBottom w:val="0"/>
      <w:divBdr>
        <w:top w:val="none" w:sz="0" w:space="0" w:color="auto"/>
        <w:left w:val="none" w:sz="0" w:space="0" w:color="auto"/>
        <w:bottom w:val="none" w:sz="0" w:space="0" w:color="auto"/>
        <w:right w:val="none" w:sz="0" w:space="0" w:color="auto"/>
      </w:divBdr>
    </w:div>
    <w:div w:id="1670906952">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925841973">
      <w:bodyDiv w:val="1"/>
      <w:marLeft w:val="0"/>
      <w:marRight w:val="0"/>
      <w:marTop w:val="0"/>
      <w:marBottom w:val="0"/>
      <w:divBdr>
        <w:top w:val="none" w:sz="0" w:space="0" w:color="auto"/>
        <w:left w:val="none" w:sz="0" w:space="0" w:color="auto"/>
        <w:bottom w:val="none" w:sz="0" w:space="0" w:color="auto"/>
        <w:right w:val="none" w:sz="0" w:space="0" w:color="auto"/>
      </w:divBdr>
    </w:div>
    <w:div w:id="1961758220">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144761976">
      <w:bodyDiv w:val="1"/>
      <w:marLeft w:val="0"/>
      <w:marRight w:val="0"/>
      <w:marTop w:val="0"/>
      <w:marBottom w:val="0"/>
      <w:divBdr>
        <w:top w:val="none" w:sz="0" w:space="0" w:color="auto"/>
        <w:left w:val="none" w:sz="0" w:space="0" w:color="auto"/>
        <w:bottom w:val="none" w:sz="0" w:space="0" w:color="auto"/>
        <w:right w:val="none" w:sz="0" w:space="0" w:color="auto"/>
      </w:divBdr>
      <w:divsChild>
        <w:div w:id="1038433417">
          <w:marLeft w:val="0"/>
          <w:marRight w:val="0"/>
          <w:marTop w:val="0"/>
          <w:marBottom w:val="0"/>
          <w:divBdr>
            <w:top w:val="none" w:sz="0" w:space="0" w:color="auto"/>
            <w:left w:val="none" w:sz="0" w:space="0" w:color="auto"/>
            <w:bottom w:val="none" w:sz="0" w:space="0" w:color="auto"/>
            <w:right w:val="none" w:sz="0" w:space="0" w:color="auto"/>
          </w:divBdr>
          <w:divsChild>
            <w:div w:id="659891728">
              <w:marLeft w:val="0"/>
              <w:marRight w:val="0"/>
              <w:marTop w:val="0"/>
              <w:marBottom w:val="0"/>
              <w:divBdr>
                <w:top w:val="none" w:sz="0" w:space="0" w:color="auto"/>
                <w:left w:val="none" w:sz="0" w:space="0" w:color="auto"/>
                <w:bottom w:val="none" w:sz="0" w:space="0" w:color="auto"/>
                <w:right w:val="none" w:sz="0" w:space="0" w:color="auto"/>
              </w:divBdr>
              <w:divsChild>
                <w:div w:id="155223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api.slack.com/bot-users"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slack.com/slack-app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api.slack.com/methods/files.upload" TargetMode="External"/><Relationship Id="rId36" Type="http://schemas.openxmlformats.org/officeDocument/2006/relationships/header" Target="header1.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hyperlink" Target="https://api.slack.com/methods/chat.postMessage"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hyperlink" Target="mailto:support@resilientsystems.com" TargetMode="External"/><Relationship Id="rId43" Type="http://schemas.microsoft.com/office/2011/relationships/people" Target="peop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api.slack.com/bot-user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86C42-21E4-864B-83C2-0C49BE5B5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17</Pages>
  <Words>2559</Words>
  <Characters>14592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Resilient IRP Integrations Slack Function Guide</vt:lpstr>
    </vt:vector>
  </TitlesOfParts>
  <Manager/>
  <Company>Resilient Systems</Company>
  <LinksUpToDate>false</LinksUpToDate>
  <CharactersWithSpaces>17117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Slack Function Guide</dc:title>
  <dc:subject/>
  <dc:creator>IBM Resilient</dc:creator>
  <cp:keywords/>
  <dc:description/>
  <cp:lastModifiedBy>AnnMarie Norcross</cp:lastModifiedBy>
  <cp:revision>16</cp:revision>
  <cp:lastPrinted>2018-04-09T14:01:00Z</cp:lastPrinted>
  <dcterms:created xsi:type="dcterms:W3CDTF">2018-12-05T21:15:00Z</dcterms:created>
  <dcterms:modified xsi:type="dcterms:W3CDTF">2020-03-04T18:05:00Z</dcterms:modified>
  <cp:category/>
</cp:coreProperties>
</file>