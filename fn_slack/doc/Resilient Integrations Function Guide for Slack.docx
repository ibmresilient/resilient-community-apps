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5EEC6761" w:rsidR="006B52CC" w:rsidRDefault="00D86C36" w:rsidP="006B52CC">
      <w:pPr>
        <w:pStyle w:val="Heading1"/>
        <w:spacing w:before="0"/>
        <w:jc w:val="center"/>
      </w:pPr>
      <w:r>
        <w:rPr>
          <w:color w:val="FF8300"/>
        </w:rPr>
        <w:t>Slack</w:t>
      </w:r>
      <w:r w:rsidR="00C951A3">
        <w:rPr>
          <w:color w:val="FF8300"/>
        </w:rPr>
        <w:t xml:space="preserve"> Function V1.0.0</w:t>
      </w:r>
    </w:p>
    <w:p w14:paraId="0E3218A8" w14:textId="43FE4E7F" w:rsidR="006B52CC" w:rsidRDefault="00C951A3" w:rsidP="006B52CC">
      <w:pPr>
        <w:pStyle w:val="Normal1"/>
        <w:jc w:val="center"/>
      </w:pPr>
      <w:r>
        <w:rPr>
          <w:rFonts w:ascii="Times New Roman" w:eastAsia="Times New Roman" w:hAnsi="Times New Roman" w:cs="Times New Roman"/>
        </w:rPr>
        <w:t xml:space="preserve">Release Date: </w:t>
      </w:r>
      <w:r w:rsidR="00A50A0D">
        <w:rPr>
          <w:rFonts w:ascii="Times New Roman" w:eastAsia="Times New Roman" w:hAnsi="Times New Roman" w:cs="Times New Roman"/>
        </w:rPr>
        <w:t>Novembe</w:t>
      </w:r>
      <w:ins w:id="1" w:author="Tamara Zlender" w:date="2018-10-29T15:33:00Z">
        <w:r w:rsidR="004E620A">
          <w:rPr>
            <w:rFonts w:ascii="Times New Roman" w:eastAsia="Times New Roman" w:hAnsi="Times New Roman" w:cs="Times New Roman"/>
          </w:rPr>
          <w:t>r</w:t>
        </w:r>
      </w:ins>
      <w:del w:id="2" w:author="Tamara Zlender" w:date="2018-10-29T15:33:00Z">
        <w:r w:rsidR="00A50A0D" w:rsidDel="004E620A">
          <w:rPr>
            <w:rFonts w:ascii="Times New Roman" w:eastAsia="Times New Roman" w:hAnsi="Times New Roman" w:cs="Times New Roman"/>
          </w:rPr>
          <w:delText>r</w:delText>
        </w:r>
      </w:del>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54523AA" w:rsidR="0037127E" w:rsidRDefault="0037127E" w:rsidP="0037127E">
      <w:pPr>
        <w:pStyle w:val="BodyText"/>
        <w:keepNext/>
      </w:pPr>
      <w:r>
        <w:t>This guide describes the</w:t>
      </w:r>
      <w:r w:rsidR="00D86C36">
        <w:t xml:space="preserve"> Slack</w:t>
      </w:r>
      <w:r>
        <w:t xml:space="preserve"> </w:t>
      </w:r>
      <w:del w:id="3" w:author="Tamara Zlender" w:date="2018-10-29T15:29:00Z">
        <w:r w:rsidDel="004E620A">
          <w:delText>Function</w:delText>
        </w:r>
      </w:del>
      <w:ins w:id="4" w:author="Tamara Zlender" w:date="2018-10-29T15:29:00Z">
        <w:r w:rsidR="004E620A">
          <w:t>Integration</w:t>
        </w:r>
      </w:ins>
      <w:r>
        <w:t>.</w:t>
      </w:r>
    </w:p>
    <w:p w14:paraId="0747473F" w14:textId="39F921B2" w:rsidR="00C951A3" w:rsidRDefault="00C951A3" w:rsidP="00D86C36">
      <w:pPr>
        <w:pStyle w:val="Heading10"/>
      </w:pPr>
      <w:r w:rsidRPr="00537786">
        <w:t xml:space="preserve">Overview </w:t>
      </w:r>
    </w:p>
    <w:p w14:paraId="58AE105F" w14:textId="284121EF" w:rsidR="00D86C36" w:rsidRPr="00C91291" w:rsidRDefault="00D86C36" w:rsidP="00D86C36">
      <w:pPr>
        <w:pStyle w:val="BodyText"/>
        <w:rPr>
          <w:rFonts w:eastAsia="Arial" w:cs="Arial"/>
          <w:color w:val="000000"/>
          <w:szCs w:val="20"/>
        </w:rPr>
      </w:pPr>
      <w:r w:rsidRPr="00C91291">
        <w:rPr>
          <w:rFonts w:eastAsia="Arial" w:cs="Arial"/>
          <w:color w:val="000000"/>
          <w:szCs w:val="20"/>
        </w:rPr>
        <w:t xml:space="preserve">Slack is an online communications solution allowing communities to communicate as groups or directly with each other through </w:t>
      </w:r>
      <w:del w:id="5" w:author="Tamara Zlender" w:date="2018-10-29T15:14:00Z">
        <w:r w:rsidRPr="00C91291" w:rsidDel="006A059D">
          <w:rPr>
            <w:rFonts w:eastAsia="Arial" w:cs="Arial"/>
            <w:color w:val="000000"/>
            <w:szCs w:val="20"/>
          </w:rPr>
          <w:delText xml:space="preserve">text </w:delText>
        </w:r>
      </w:del>
      <w:ins w:id="6" w:author="Tamara Zlender" w:date="2018-10-29T15:14:00Z">
        <w:r w:rsidR="006A059D">
          <w:rPr>
            <w:rFonts w:eastAsia="Arial" w:cs="Arial"/>
            <w:color w:val="000000"/>
            <w:szCs w:val="20"/>
          </w:rPr>
          <w:t xml:space="preserve">conversations </w:t>
        </w:r>
      </w:ins>
      <w:del w:id="7" w:author="Tamara Zlender" w:date="2018-10-29T15:14:00Z">
        <w:r w:rsidRPr="00C91291" w:rsidDel="006A059D">
          <w:rPr>
            <w:rFonts w:eastAsia="Arial" w:cs="Arial"/>
            <w:color w:val="000000"/>
            <w:szCs w:val="20"/>
          </w:rPr>
          <w:delText xml:space="preserve">channels </w:delText>
        </w:r>
      </w:del>
      <w:r w:rsidR="00B92D6D">
        <w:rPr>
          <w:rFonts w:eastAsia="Arial" w:cs="Arial"/>
          <w:color w:val="000000"/>
          <w:szCs w:val="20"/>
        </w:rPr>
        <w:t>and</w:t>
      </w:r>
      <w:r w:rsidR="00B92D6D" w:rsidRPr="00C91291">
        <w:rPr>
          <w:rFonts w:eastAsia="Arial" w:cs="Arial"/>
          <w:color w:val="000000"/>
          <w:szCs w:val="20"/>
        </w:rPr>
        <w:t xml:space="preserve"> </w:t>
      </w:r>
      <w:r w:rsidRPr="00C91291">
        <w:rPr>
          <w:rFonts w:eastAsia="Arial" w:cs="Arial"/>
          <w:color w:val="000000"/>
          <w:szCs w:val="20"/>
        </w:rPr>
        <w:t>video conferences</w:t>
      </w:r>
      <w:ins w:id="8" w:author="Tamara Zlender" w:date="2018-10-29T15:14:00Z">
        <w:r w:rsidR="006A059D">
          <w:rPr>
            <w:rFonts w:eastAsia="Arial" w:cs="Arial"/>
            <w:color w:val="000000"/>
            <w:szCs w:val="20"/>
          </w:rPr>
          <w:t xml:space="preserve"> in Slack channels</w:t>
        </w:r>
      </w:ins>
      <w:r w:rsidRPr="00C91291">
        <w:rPr>
          <w:rFonts w:eastAsia="Arial" w:cs="Arial"/>
          <w:color w:val="000000"/>
          <w:szCs w:val="20"/>
        </w:rPr>
        <w:t xml:space="preserve">. This </w:t>
      </w:r>
      <w:r w:rsidR="000A010A">
        <w:rPr>
          <w:rFonts w:eastAsia="Arial" w:cs="Arial"/>
          <w:color w:val="000000"/>
          <w:szCs w:val="20"/>
        </w:rPr>
        <w:t xml:space="preserve">Resilient platform </w:t>
      </w:r>
      <w:r w:rsidRPr="00C91291">
        <w:rPr>
          <w:rFonts w:eastAsia="Arial" w:cs="Arial"/>
          <w:color w:val="000000"/>
          <w:szCs w:val="20"/>
        </w:rPr>
        <w:t xml:space="preserve">functions-based integration allows </w:t>
      </w:r>
      <w:ins w:id="9" w:author="Tamara Zlender" w:date="2018-10-29T15:12:00Z">
        <w:r w:rsidR="006A059D">
          <w:rPr>
            <w:rFonts w:eastAsia="Arial" w:cs="Arial"/>
            <w:color w:val="000000"/>
            <w:szCs w:val="20"/>
          </w:rPr>
          <w:t>I</w:t>
        </w:r>
      </w:ins>
      <w:del w:id="10" w:author="Tamara Zlender" w:date="2018-10-29T15:12:00Z">
        <w:r w:rsidRPr="00C91291" w:rsidDel="006A059D">
          <w:rPr>
            <w:rFonts w:eastAsia="Arial" w:cs="Arial"/>
            <w:color w:val="000000"/>
            <w:szCs w:val="20"/>
          </w:rPr>
          <w:delText>i</w:delText>
        </w:r>
      </w:del>
      <w:r w:rsidRPr="00C91291">
        <w:rPr>
          <w:rFonts w:eastAsia="Arial" w:cs="Arial"/>
          <w:color w:val="000000"/>
          <w:szCs w:val="20"/>
        </w:rPr>
        <w:t>ncident</w:t>
      </w:r>
      <w:del w:id="11" w:author="Tamara Zlender" w:date="2018-10-30T15:23:00Z">
        <w:r w:rsidRPr="00C91291" w:rsidDel="00D53CC1">
          <w:rPr>
            <w:rFonts w:eastAsia="Arial" w:cs="Arial"/>
            <w:color w:val="000000"/>
            <w:szCs w:val="20"/>
          </w:rPr>
          <w:delText>s</w:delText>
        </w:r>
      </w:del>
      <w:ins w:id="12" w:author="Tamara Zlender" w:date="2018-10-29T15:12:00Z">
        <w:r w:rsidR="006A059D">
          <w:rPr>
            <w:rFonts w:eastAsia="Arial" w:cs="Arial"/>
            <w:color w:val="000000"/>
            <w:szCs w:val="20"/>
          </w:rPr>
          <w:t>, Note, Artifact, Task and Attachment</w:t>
        </w:r>
      </w:ins>
      <w:ins w:id="13" w:author="Tamara Zlender" w:date="2018-10-30T15:24:00Z">
        <w:r w:rsidR="00D53CC1">
          <w:rPr>
            <w:rFonts w:eastAsia="Arial" w:cs="Arial"/>
            <w:color w:val="000000"/>
            <w:szCs w:val="20"/>
          </w:rPr>
          <w:t xml:space="preserve"> data</w:t>
        </w:r>
      </w:ins>
      <w:r w:rsidRPr="00C91291">
        <w:rPr>
          <w:rFonts w:eastAsia="Arial" w:cs="Arial"/>
          <w:color w:val="000000"/>
          <w:szCs w:val="20"/>
        </w:rPr>
        <w:t xml:space="preserve"> </w:t>
      </w:r>
      <w:del w:id="14" w:author="Tamara Zlender" w:date="2018-10-29T15:12:00Z">
        <w:r w:rsidRPr="00C91291" w:rsidDel="006A059D">
          <w:rPr>
            <w:rFonts w:eastAsia="Arial" w:cs="Arial"/>
            <w:color w:val="000000"/>
            <w:szCs w:val="20"/>
          </w:rPr>
          <w:delText xml:space="preserve">and notes </w:delText>
        </w:r>
      </w:del>
      <w:r w:rsidRPr="00C91291">
        <w:rPr>
          <w:rFonts w:eastAsia="Arial" w:cs="Arial"/>
          <w:color w:val="000000"/>
          <w:szCs w:val="20"/>
        </w:rPr>
        <w:t>to be shared</w:t>
      </w:r>
      <w:ins w:id="15" w:author="Tamara Zlender" w:date="2018-11-01T09:23:00Z">
        <w:r w:rsidR="009F3AD3">
          <w:rPr>
            <w:rFonts w:eastAsia="Arial" w:cs="Arial"/>
            <w:color w:val="000000"/>
            <w:szCs w:val="20"/>
          </w:rPr>
          <w:t xml:space="preserve"> in Slack</w:t>
        </w:r>
      </w:ins>
      <w:ins w:id="16" w:author="Tamara Zlender" w:date="2018-10-29T15:15:00Z">
        <w:r w:rsidR="00FC3890">
          <w:rPr>
            <w:rFonts w:eastAsia="Arial" w:cs="Arial"/>
            <w:color w:val="000000"/>
            <w:szCs w:val="20"/>
          </w:rPr>
          <w:t>,</w:t>
        </w:r>
      </w:ins>
      <w:r w:rsidRPr="00C91291">
        <w:rPr>
          <w:rFonts w:eastAsia="Arial" w:cs="Arial"/>
          <w:color w:val="000000"/>
          <w:szCs w:val="20"/>
        </w:rPr>
        <w:t xml:space="preserve"> with </w:t>
      </w:r>
      <w:ins w:id="17" w:author="Tamara Zlender" w:date="2018-10-29T15:14:00Z">
        <w:r w:rsidR="006A059D">
          <w:rPr>
            <w:rFonts w:eastAsia="Arial" w:cs="Arial"/>
            <w:color w:val="000000"/>
            <w:szCs w:val="20"/>
          </w:rPr>
          <w:t>a</w:t>
        </w:r>
      </w:ins>
      <w:ins w:id="18" w:author="Tamara Zlender" w:date="2018-10-29T15:21:00Z">
        <w:r w:rsidR="00FC3890">
          <w:rPr>
            <w:rFonts w:eastAsia="Arial" w:cs="Arial"/>
            <w:color w:val="000000"/>
            <w:szCs w:val="20"/>
          </w:rPr>
          <w:t>n optional</w:t>
        </w:r>
      </w:ins>
      <w:ins w:id="19" w:author="Tamara Zlender" w:date="2018-10-29T15:14:00Z">
        <w:r w:rsidR="006A059D">
          <w:rPr>
            <w:rFonts w:eastAsia="Arial" w:cs="Arial"/>
            <w:color w:val="000000"/>
            <w:szCs w:val="20"/>
          </w:rPr>
          <w:t xml:space="preserve"> </w:t>
        </w:r>
      </w:ins>
      <w:ins w:id="20" w:author="Tamara Zlender" w:date="2018-10-29T15:13:00Z">
        <w:r w:rsidR="006A059D">
          <w:rPr>
            <w:rFonts w:eastAsia="Arial" w:cs="Arial"/>
            <w:color w:val="000000"/>
            <w:szCs w:val="20"/>
          </w:rPr>
          <w:t>custom text message</w:t>
        </w:r>
      </w:ins>
      <w:del w:id="21" w:author="Tamara Zlender" w:date="2018-10-29T15:13:00Z">
        <w:r w:rsidRPr="00C91291" w:rsidDel="006A059D">
          <w:rPr>
            <w:rFonts w:eastAsia="Arial" w:cs="Arial"/>
            <w:color w:val="000000"/>
            <w:szCs w:val="20"/>
          </w:rPr>
          <w:delText xml:space="preserve">these </w:delText>
        </w:r>
      </w:del>
      <w:del w:id="22" w:author="Tamara Zlender" w:date="2018-10-29T15:24:00Z">
        <w:r w:rsidRPr="00C91291" w:rsidDel="00FC3890">
          <w:rPr>
            <w:rFonts w:eastAsia="Arial" w:cs="Arial"/>
            <w:color w:val="000000"/>
            <w:szCs w:val="20"/>
          </w:rPr>
          <w:delText xml:space="preserve">Slack </w:delText>
        </w:r>
      </w:del>
      <w:del w:id="23" w:author="Tamara Zlender" w:date="2018-10-29T15:13:00Z">
        <w:r w:rsidR="000A010A" w:rsidDel="006A059D">
          <w:rPr>
            <w:rFonts w:eastAsia="Arial" w:cs="Arial"/>
            <w:color w:val="000000"/>
            <w:szCs w:val="20"/>
          </w:rPr>
          <w:delText xml:space="preserve">text </w:delText>
        </w:r>
      </w:del>
      <w:del w:id="24" w:author="Tamara Zlender" w:date="2018-10-29T15:24:00Z">
        <w:r w:rsidRPr="00C91291" w:rsidDel="00FC3890">
          <w:rPr>
            <w:rFonts w:eastAsia="Arial" w:cs="Arial"/>
            <w:color w:val="000000"/>
            <w:szCs w:val="20"/>
          </w:rPr>
          <w:delText>channel</w:delText>
        </w:r>
      </w:del>
      <w:del w:id="25" w:author="Tamara Zlender" w:date="2018-10-29T15:23:00Z">
        <w:r w:rsidRPr="00C91291" w:rsidDel="00FC3890">
          <w:rPr>
            <w:rFonts w:eastAsia="Arial" w:cs="Arial"/>
            <w:color w:val="000000"/>
            <w:szCs w:val="20"/>
          </w:rPr>
          <w:delText>s</w:delText>
        </w:r>
      </w:del>
      <w:r w:rsidRPr="00C91291">
        <w:rPr>
          <w:rFonts w:eastAsia="Arial" w:cs="Arial"/>
          <w:color w:val="000000"/>
          <w:szCs w:val="20"/>
        </w:rPr>
        <w:t>.</w:t>
      </w:r>
      <w:ins w:id="26" w:author="Tamara Zlender" w:date="2018-10-29T15:22:00Z">
        <w:r w:rsidR="00FC3890">
          <w:rPr>
            <w:rFonts w:eastAsia="Arial" w:cs="Arial"/>
            <w:color w:val="000000"/>
            <w:szCs w:val="20"/>
          </w:rPr>
          <w:t xml:space="preserve"> </w:t>
        </w:r>
      </w:ins>
      <w:ins w:id="27" w:author="Tamara Zlender" w:date="2018-10-29T15:23:00Z">
        <w:r w:rsidR="00FC3890">
          <w:rPr>
            <w:rFonts w:eastAsia="Arial" w:cs="Arial"/>
            <w:color w:val="000000"/>
            <w:szCs w:val="20"/>
          </w:rPr>
          <w:t xml:space="preserve">User can </w:t>
        </w:r>
        <w:r w:rsidR="00FC3890">
          <w:rPr>
            <w:rFonts w:ascii="Helvetica" w:hAnsi="Helvetica" w:cs="Helvetica"/>
          </w:rPr>
          <w:t xml:space="preserve">use the activity fields to create private or public channels in Slack workspace and </w:t>
        </w:r>
      </w:ins>
      <w:ins w:id="28" w:author="Tamara Zlender" w:date="2018-10-29T15:25:00Z">
        <w:r w:rsidR="004E620A">
          <w:rPr>
            <w:rFonts w:ascii="Helvetica" w:hAnsi="Helvetica" w:cs="Helvetica"/>
          </w:rPr>
          <w:t xml:space="preserve">invite Slack users to the channel with their </w:t>
        </w:r>
      </w:ins>
      <w:ins w:id="29" w:author="Tamara Zlender" w:date="2018-10-29T15:24:00Z">
        <w:r w:rsidR="00FC3890">
          <w:rPr>
            <w:rFonts w:ascii="Helvetica" w:hAnsi="Helvetica" w:cs="Helvetica"/>
          </w:rPr>
          <w:t>email</w:t>
        </w:r>
      </w:ins>
      <w:ins w:id="30" w:author="Tamara Zlender" w:date="2018-10-29T15:27:00Z">
        <w:r w:rsidR="004E620A">
          <w:rPr>
            <w:rFonts w:ascii="Helvetica" w:hAnsi="Helvetica" w:cs="Helvetica"/>
          </w:rPr>
          <w:t>s</w:t>
        </w:r>
      </w:ins>
      <w:ins w:id="31" w:author="Tamara Zlender" w:date="2018-10-29T15:25:00Z">
        <w:r w:rsidR="004E620A">
          <w:rPr>
            <w:rFonts w:ascii="Helvetica" w:hAnsi="Helvetica" w:cs="Helvetica"/>
          </w:rPr>
          <w:t xml:space="preserve">. </w:t>
        </w:r>
      </w:ins>
      <w:ins w:id="32" w:author="Tamara Zlender" w:date="2018-10-29T15:27:00Z">
        <w:r w:rsidR="004E620A">
          <w:rPr>
            <w:rFonts w:ascii="Helvetica" w:hAnsi="Helvetica" w:cs="Helvetica"/>
          </w:rPr>
          <w:t xml:space="preserve">User can also </w:t>
        </w:r>
      </w:ins>
      <w:ins w:id="33" w:author="Tamara Zlender" w:date="2018-10-29T15:30:00Z">
        <w:r w:rsidR="004E620A">
          <w:rPr>
            <w:rFonts w:ascii="Helvetica" w:hAnsi="Helvetica" w:cs="Helvetica"/>
          </w:rPr>
          <w:t>customize</w:t>
        </w:r>
      </w:ins>
      <w:ins w:id="34" w:author="Tamara Zlender" w:date="2018-10-29T15:27:00Z">
        <w:r w:rsidR="004E620A">
          <w:rPr>
            <w:rFonts w:ascii="Helvetica" w:hAnsi="Helvetica" w:cs="Helvetica"/>
          </w:rPr>
          <w:t xml:space="preserve"> what Incident, Note, Task and Artifact data they wish to post in a channel. </w:t>
        </w:r>
      </w:ins>
      <w:ins w:id="35" w:author="Tamara Zlender" w:date="2018-10-29T15:28:00Z">
        <w:r w:rsidR="004E620A">
          <w:rPr>
            <w:rFonts w:ascii="Helvetica" w:hAnsi="Helvetica" w:cs="Helvetica"/>
          </w:rPr>
          <w:t xml:space="preserve">A function </w:t>
        </w:r>
      </w:ins>
      <w:ins w:id="36" w:author="Tamara Zlender" w:date="2018-10-29T15:22:00Z">
        <w:r w:rsidR="00FC3890">
          <w:rPr>
            <w:rFonts w:eastAsia="Arial" w:cs="Arial"/>
            <w:color w:val="000000"/>
            <w:szCs w:val="20"/>
          </w:rPr>
          <w:t xml:space="preserve">to </w:t>
        </w:r>
        <w:r w:rsidR="00FC3890">
          <w:rPr>
            <w:rFonts w:ascii="Helvetica" w:hAnsi="Helvetica" w:cs="Helvetica"/>
          </w:rPr>
          <w:t xml:space="preserve">export conversation history from the </w:t>
        </w:r>
      </w:ins>
      <w:ins w:id="37" w:author="Tamara Zlender" w:date="2018-10-29T15:28:00Z">
        <w:r w:rsidR="004E620A">
          <w:rPr>
            <w:rFonts w:ascii="Helvetica" w:hAnsi="Helvetica" w:cs="Helvetica"/>
          </w:rPr>
          <w:t xml:space="preserve">chosen </w:t>
        </w:r>
      </w:ins>
      <w:ins w:id="38" w:author="Tamara Zlender" w:date="2018-10-29T15:22:00Z">
        <w:r w:rsidR="00FC3890">
          <w:rPr>
            <w:rFonts w:ascii="Helvetica" w:hAnsi="Helvetica" w:cs="Helvetica"/>
          </w:rPr>
          <w:t xml:space="preserve">Slack channel to a text file, </w:t>
        </w:r>
      </w:ins>
      <w:ins w:id="39" w:author="Tamara Zlender" w:date="2018-10-29T15:28:00Z">
        <w:r w:rsidR="004E620A">
          <w:rPr>
            <w:rFonts w:ascii="Helvetica" w:hAnsi="Helvetica" w:cs="Helvetica"/>
          </w:rPr>
          <w:t>save</w:t>
        </w:r>
      </w:ins>
      <w:ins w:id="40" w:author="Tamara Zlender" w:date="2018-10-29T15:22:00Z">
        <w:r w:rsidR="00FC3890">
          <w:rPr>
            <w:rFonts w:ascii="Helvetica" w:hAnsi="Helvetica" w:cs="Helvetica"/>
          </w:rPr>
          <w:t xml:space="preserve"> </w:t>
        </w:r>
      </w:ins>
      <w:ins w:id="41" w:author="Tamara Zlender" w:date="2018-10-29T15:28:00Z">
        <w:r w:rsidR="004E620A">
          <w:rPr>
            <w:rFonts w:ascii="Helvetica" w:hAnsi="Helvetica" w:cs="Helvetica"/>
          </w:rPr>
          <w:t>the text file</w:t>
        </w:r>
      </w:ins>
      <w:ins w:id="42" w:author="Tamara Zlender" w:date="2018-10-29T15:22:00Z">
        <w:r w:rsidR="00FC3890">
          <w:rPr>
            <w:rFonts w:ascii="Helvetica" w:hAnsi="Helvetica" w:cs="Helvetica"/>
          </w:rPr>
          <w:t xml:space="preserve"> </w:t>
        </w:r>
      </w:ins>
      <w:ins w:id="43" w:author="Tamara Zlender" w:date="2018-10-29T15:29:00Z">
        <w:r w:rsidR="004E620A">
          <w:rPr>
            <w:rFonts w:ascii="Helvetica" w:hAnsi="Helvetica" w:cs="Helvetica"/>
          </w:rPr>
          <w:t>as an</w:t>
        </w:r>
      </w:ins>
      <w:ins w:id="44" w:author="Tamara Zlender" w:date="2018-10-29T15:22:00Z">
        <w:r w:rsidR="00FC3890">
          <w:rPr>
            <w:rFonts w:ascii="Helvetica" w:hAnsi="Helvetica" w:cs="Helvetica"/>
          </w:rPr>
          <w:t xml:space="preserve"> </w:t>
        </w:r>
      </w:ins>
      <w:ins w:id="45" w:author="Tamara Zlender" w:date="2018-10-29T15:29:00Z">
        <w:r w:rsidR="004E620A">
          <w:rPr>
            <w:rFonts w:ascii="Helvetica" w:hAnsi="Helvetica" w:cs="Helvetica"/>
          </w:rPr>
          <w:t>Incident or Task</w:t>
        </w:r>
      </w:ins>
      <w:ins w:id="46" w:author="Tamara Zlender" w:date="2018-10-29T15:22:00Z">
        <w:r w:rsidR="00FC3890">
          <w:rPr>
            <w:rFonts w:ascii="Helvetica" w:hAnsi="Helvetica" w:cs="Helvetica"/>
          </w:rPr>
          <w:t xml:space="preserve"> Attachment and archive the Slack channel</w:t>
        </w:r>
      </w:ins>
      <w:ins w:id="47" w:author="Tamara Zlender" w:date="2018-10-29T15:29:00Z">
        <w:r w:rsidR="004E620A">
          <w:rPr>
            <w:rFonts w:ascii="Helvetica" w:hAnsi="Helvetica" w:cs="Helvetica"/>
          </w:rPr>
          <w:t xml:space="preserve"> is available as well.</w:t>
        </w:r>
      </w:ins>
      <w:ins w:id="48" w:author="Tamara Zlender" w:date="2018-10-29T15:21:00Z">
        <w:r w:rsidR="00FC3890">
          <w:rPr>
            <w:rFonts w:eastAsia="Arial" w:cs="Arial"/>
            <w:color w:val="000000"/>
            <w:szCs w:val="20"/>
          </w:rPr>
          <w:t xml:space="preserve"> </w:t>
        </w:r>
      </w:ins>
      <w:ins w:id="49" w:author="Tamara Zlender" w:date="2018-10-29T15:29:00Z">
        <w:r w:rsidR="004E620A">
          <w:rPr>
            <w:rFonts w:eastAsia="Arial" w:cs="Arial"/>
            <w:color w:val="000000"/>
            <w:szCs w:val="20"/>
          </w:rPr>
          <w:t>This integration</w:t>
        </w:r>
      </w:ins>
      <w:del w:id="50" w:author="Tamara Zlender" w:date="2018-10-29T15:29:00Z">
        <w:r w:rsidRPr="00C91291" w:rsidDel="004E620A">
          <w:rPr>
            <w:rFonts w:eastAsia="Arial" w:cs="Arial"/>
            <w:color w:val="000000"/>
            <w:szCs w:val="20"/>
          </w:rPr>
          <w:delText xml:space="preserve"> </w:delText>
        </w:r>
        <w:r w:rsidR="00B92D6D" w:rsidDel="004E620A">
          <w:rPr>
            <w:rFonts w:eastAsia="Arial" w:cs="Arial"/>
            <w:color w:val="000000"/>
            <w:szCs w:val="20"/>
          </w:rPr>
          <w:delText>It</w:delText>
        </w:r>
      </w:del>
      <w:r w:rsidRPr="00C91291">
        <w:rPr>
          <w:rFonts w:eastAsia="Arial" w:cs="Arial"/>
          <w:color w:val="000000"/>
          <w:szCs w:val="20"/>
        </w:rPr>
        <w:t xml:space="preserve"> can be used to extend the communication about </w:t>
      </w:r>
      <w:del w:id="51" w:author="Tamara Zlender" w:date="2018-10-29T15:18:00Z">
        <w:r w:rsidRPr="00C91291" w:rsidDel="00FC3890">
          <w:rPr>
            <w:rFonts w:eastAsia="Arial" w:cs="Arial"/>
            <w:color w:val="000000"/>
            <w:szCs w:val="20"/>
          </w:rPr>
          <w:delText xml:space="preserve">incidents </w:delText>
        </w:r>
      </w:del>
      <w:ins w:id="52" w:author="Tamara Zlender" w:date="2018-10-29T15:18:00Z">
        <w:r w:rsidR="00FC3890">
          <w:rPr>
            <w:rFonts w:eastAsia="Arial" w:cs="Arial"/>
            <w:color w:val="000000"/>
            <w:szCs w:val="20"/>
          </w:rPr>
          <w:t>Resilient data</w:t>
        </w:r>
        <w:r w:rsidR="00FC3890" w:rsidRPr="00C91291">
          <w:rPr>
            <w:rFonts w:eastAsia="Arial" w:cs="Arial"/>
            <w:color w:val="000000"/>
            <w:szCs w:val="20"/>
          </w:rPr>
          <w:t xml:space="preserve"> </w:t>
        </w:r>
      </w:ins>
      <w:r w:rsidRPr="00C91291">
        <w:rPr>
          <w:rFonts w:eastAsia="Arial" w:cs="Arial"/>
          <w:color w:val="000000"/>
          <w:szCs w:val="20"/>
        </w:rPr>
        <w:t>to additional groups and individuals.</w:t>
      </w:r>
    </w:p>
    <w:p w14:paraId="5F3E17DC" w14:textId="6C21DBC2" w:rsidR="00D86C36" w:rsidRPr="00C91291" w:rsidRDefault="00D86C36" w:rsidP="00D86C36">
      <w:pPr>
        <w:pStyle w:val="BodyText"/>
        <w:rPr>
          <w:rFonts w:eastAsia="Arial" w:cs="Arial"/>
          <w:color w:val="000000"/>
          <w:szCs w:val="20"/>
        </w:rPr>
      </w:pPr>
      <w:del w:id="53" w:author="Tamara Zlender" w:date="2018-10-29T15:31:00Z">
        <w:r w:rsidRPr="00C91291" w:rsidDel="004E620A">
          <w:rPr>
            <w:rFonts w:eastAsia="Arial" w:cs="Arial"/>
            <w:color w:val="000000"/>
            <w:szCs w:val="20"/>
          </w:rPr>
          <w:delText xml:space="preserve">Two </w:delText>
        </w:r>
      </w:del>
      <w:ins w:id="54" w:author="Tamara Zlender" w:date="2018-10-29T15:31:00Z">
        <w:r w:rsidR="004E620A">
          <w:rPr>
            <w:rFonts w:eastAsia="Arial" w:cs="Arial"/>
            <w:color w:val="000000"/>
            <w:szCs w:val="20"/>
          </w:rPr>
          <w:t>Eight example</w:t>
        </w:r>
        <w:r w:rsidR="004E620A" w:rsidRPr="00C91291">
          <w:rPr>
            <w:rFonts w:eastAsia="Arial" w:cs="Arial"/>
            <w:color w:val="000000"/>
            <w:szCs w:val="20"/>
          </w:rPr>
          <w:t xml:space="preserve"> </w:t>
        </w:r>
      </w:ins>
      <w:r w:rsidRPr="00C91291">
        <w:rPr>
          <w:rFonts w:eastAsia="Arial" w:cs="Arial"/>
          <w:color w:val="000000"/>
          <w:szCs w:val="20"/>
        </w:rPr>
        <w:t xml:space="preserve">workflows are present which </w:t>
      </w:r>
      <w:ins w:id="55" w:author="Tamara Zlender" w:date="2018-10-29T15:32:00Z">
        <w:r w:rsidR="004E620A">
          <w:rPr>
            <w:rFonts w:eastAsia="Arial" w:cs="Arial"/>
            <w:color w:val="000000"/>
            <w:szCs w:val="20"/>
          </w:rPr>
          <w:t>I</w:t>
        </w:r>
        <w:r w:rsidR="004E620A" w:rsidRPr="00C91291">
          <w:rPr>
            <w:rFonts w:eastAsia="Arial" w:cs="Arial"/>
            <w:color w:val="000000"/>
            <w:szCs w:val="20"/>
          </w:rPr>
          <w:t>ncidents</w:t>
        </w:r>
        <w:r w:rsidR="004E620A">
          <w:rPr>
            <w:rFonts w:eastAsia="Arial" w:cs="Arial"/>
            <w:color w:val="000000"/>
            <w:szCs w:val="20"/>
          </w:rPr>
          <w:t>, Notes, Artifacts, Tasks and Attachments</w:t>
        </w:r>
        <w:r w:rsidR="004E620A" w:rsidRPr="00C91291" w:rsidDel="004E620A">
          <w:rPr>
            <w:rFonts w:eastAsia="Arial" w:cs="Arial"/>
            <w:color w:val="000000"/>
            <w:szCs w:val="20"/>
          </w:rPr>
          <w:t xml:space="preserve"> </w:t>
        </w:r>
        <w:r w:rsidR="004E620A">
          <w:rPr>
            <w:rFonts w:eastAsia="Arial" w:cs="Arial"/>
            <w:color w:val="000000"/>
            <w:szCs w:val="20"/>
          </w:rPr>
          <w:t>data</w:t>
        </w:r>
      </w:ins>
      <w:del w:id="56" w:author="Tamara Zlender" w:date="2018-10-29T15:32:00Z">
        <w:r w:rsidRPr="00C91291" w:rsidDel="004E620A">
          <w:rPr>
            <w:rFonts w:eastAsia="Arial" w:cs="Arial"/>
            <w:color w:val="000000"/>
            <w:szCs w:val="20"/>
          </w:rPr>
          <w:delText xml:space="preserve">allow incident data </w:delText>
        </w:r>
        <w:r w:rsidR="000A010A" w:rsidDel="004E620A">
          <w:rPr>
            <w:rFonts w:eastAsia="Arial" w:cs="Arial"/>
            <w:color w:val="000000"/>
            <w:szCs w:val="20"/>
          </w:rPr>
          <w:delText>and notes</w:delText>
        </w:r>
      </w:del>
      <w:r w:rsidR="000A010A">
        <w:rPr>
          <w:rFonts w:eastAsia="Arial" w:cs="Arial"/>
          <w:color w:val="000000"/>
          <w:szCs w:val="20"/>
        </w:rPr>
        <w:t xml:space="preserve"> </w:t>
      </w:r>
      <w:r w:rsidRPr="00C91291">
        <w:rPr>
          <w:rFonts w:eastAsia="Arial" w:cs="Arial"/>
          <w:color w:val="000000"/>
          <w:szCs w:val="20"/>
        </w:rPr>
        <w:t>to be shared</w:t>
      </w:r>
      <w:ins w:id="57" w:author="Tamara Zlender" w:date="2018-10-29T15:32:00Z">
        <w:r w:rsidR="004E620A">
          <w:rPr>
            <w:rFonts w:eastAsia="Arial" w:cs="Arial"/>
            <w:color w:val="000000"/>
            <w:szCs w:val="20"/>
          </w:rPr>
          <w:t xml:space="preserve"> and Slack channel archived</w:t>
        </w:r>
      </w:ins>
      <w:r w:rsidRPr="00C91291">
        <w:rPr>
          <w:rFonts w:eastAsia="Arial" w:cs="Arial"/>
          <w:color w:val="000000"/>
          <w:szCs w:val="20"/>
        </w:rPr>
        <w:t xml:space="preserve">. </w:t>
      </w:r>
      <w:del w:id="58" w:author="Tamara Zlender" w:date="2018-10-29T15:32:00Z">
        <w:r w:rsidRPr="00C91291" w:rsidDel="004E620A">
          <w:rPr>
            <w:rFonts w:eastAsia="Arial" w:cs="Arial"/>
            <w:color w:val="000000"/>
            <w:szCs w:val="20"/>
          </w:rPr>
          <w:delText xml:space="preserve">Both of these workflows utilize a single function which </w:delText>
        </w:r>
        <w:r w:rsidR="00C91291" w:rsidRPr="00C91291" w:rsidDel="004E620A">
          <w:rPr>
            <w:rFonts w:eastAsia="Arial" w:cs="Arial"/>
            <w:color w:val="000000"/>
            <w:szCs w:val="20"/>
          </w:rPr>
          <w:delText>posts new messages and adds replies to existing conversation threads.</w:delText>
        </w:r>
      </w:del>
    </w:p>
    <w:p w14:paraId="19A0DA16" w14:textId="61523739" w:rsidR="00AB2F66" w:rsidRPr="00C91291" w:rsidRDefault="00662ABF" w:rsidP="00C91291">
      <w:pPr>
        <w:pStyle w:val="BodyText"/>
        <w:rPr>
          <w:rStyle w:val="IntenseEmphasis"/>
          <w:i w:val="0"/>
          <w:iCs w:val="0"/>
          <w:color w:val="auto"/>
        </w:rPr>
      </w:pPr>
      <w:r w:rsidRPr="00C91291">
        <w:rPr>
          <w:rStyle w:val="IntenseEmphasis"/>
          <w:i w:val="0"/>
          <w:iCs w:val="0"/>
          <w:color w:val="auto"/>
        </w:rPr>
        <w:t xml:space="preserve">The remainder of this document describes </w:t>
      </w:r>
      <w:r w:rsidR="00C91291">
        <w:rPr>
          <w:rStyle w:val="IntenseEmphasis"/>
          <w:i w:val="0"/>
          <w:iCs w:val="0"/>
          <w:color w:val="auto"/>
        </w:rPr>
        <w:t>the</w:t>
      </w:r>
      <w:r w:rsidRPr="00C91291">
        <w:rPr>
          <w:rStyle w:val="IntenseEmphasis"/>
          <w:i w:val="0"/>
          <w:iCs w:val="0"/>
          <w:color w:val="auto"/>
        </w:rPr>
        <w:t xml:space="preserve"> </w:t>
      </w:r>
      <w:r w:rsidR="00B17E46" w:rsidRPr="00C91291">
        <w:rPr>
          <w:rStyle w:val="IntenseEmphasis"/>
          <w:i w:val="0"/>
          <w:iCs w:val="0"/>
          <w:color w:val="auto"/>
        </w:rPr>
        <w:t xml:space="preserve">included </w:t>
      </w:r>
      <w:r w:rsidRPr="00C91291">
        <w:rPr>
          <w:rStyle w:val="IntenseEmphasis"/>
          <w:i w:val="0"/>
          <w:iCs w:val="0"/>
          <w:color w:val="auto"/>
        </w:rPr>
        <w:t>function</w:t>
      </w:r>
      <w:ins w:id="59" w:author="Tamara Zlender" w:date="2018-10-29T15:32:00Z">
        <w:r w:rsidR="004E620A">
          <w:rPr>
            <w:rStyle w:val="IntenseEmphasis"/>
            <w:i w:val="0"/>
            <w:iCs w:val="0"/>
            <w:color w:val="auto"/>
          </w:rPr>
          <w:t>s</w:t>
        </w:r>
      </w:ins>
      <w:r w:rsidRPr="00C91291">
        <w:rPr>
          <w:rStyle w:val="IntenseEmphasis"/>
          <w:i w:val="0"/>
          <w:iCs w:val="0"/>
          <w:color w:val="auto"/>
        </w:rPr>
        <w:t xml:space="preserve">, how to configure </w:t>
      </w:r>
      <w:del w:id="60" w:author="Tamara Zlender" w:date="2018-10-29T15:32:00Z">
        <w:r w:rsidR="00C91291" w:rsidDel="004E620A">
          <w:rPr>
            <w:rStyle w:val="IntenseEmphasis"/>
            <w:i w:val="0"/>
            <w:iCs w:val="0"/>
            <w:color w:val="auto"/>
          </w:rPr>
          <w:delText>it</w:delText>
        </w:r>
        <w:r w:rsidRPr="00C91291" w:rsidDel="004E620A">
          <w:rPr>
            <w:rStyle w:val="IntenseEmphasis"/>
            <w:i w:val="0"/>
            <w:iCs w:val="0"/>
            <w:color w:val="auto"/>
          </w:rPr>
          <w:delText xml:space="preserve"> </w:delText>
        </w:r>
      </w:del>
      <w:ins w:id="61" w:author="Tamara Zlender" w:date="2018-10-29T15:32:00Z">
        <w:r w:rsidR="004E620A">
          <w:rPr>
            <w:rStyle w:val="IntenseEmphasis"/>
            <w:i w:val="0"/>
            <w:iCs w:val="0"/>
            <w:color w:val="auto"/>
          </w:rPr>
          <w:t>them</w:t>
        </w:r>
        <w:r w:rsidR="004E620A" w:rsidRPr="00C91291">
          <w:rPr>
            <w:rStyle w:val="IntenseEmphasis"/>
            <w:i w:val="0"/>
            <w:iCs w:val="0"/>
            <w:color w:val="auto"/>
          </w:rPr>
          <w:t xml:space="preserve"> </w:t>
        </w:r>
      </w:ins>
      <w:r w:rsidRPr="00C91291">
        <w:rPr>
          <w:rStyle w:val="IntenseEmphasis"/>
          <w:i w:val="0"/>
          <w:iCs w:val="0"/>
          <w:color w:val="auto"/>
        </w:rPr>
        <w:t>in custom workflows, and any additional customization options.</w:t>
      </w:r>
    </w:p>
    <w:p w14:paraId="029AACCB" w14:textId="75D5C788"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62" w:name="_Toc510253265"/>
      <w:r>
        <w:rPr>
          <w:rFonts w:cs="Arial"/>
          <w:szCs w:val="20"/>
        </w:rPr>
        <w:t>Before installing</w:t>
      </w:r>
      <w:r>
        <w:t>, verify that your environment meets the following prerequisites:</w:t>
      </w:r>
    </w:p>
    <w:p w14:paraId="102B5DB3" w14:textId="2A1D6026" w:rsidR="001B086B" w:rsidRDefault="001B086B" w:rsidP="009A711B">
      <w:pPr>
        <w:pStyle w:val="ListBullet"/>
        <w:keepNext/>
        <w:numPr>
          <w:ilvl w:val="0"/>
          <w:numId w:val="26"/>
        </w:numPr>
      </w:pPr>
      <w:r w:rsidRPr="00E754BD">
        <w:t>Resilient</w:t>
      </w:r>
      <w:r>
        <w:t xml:space="preserve"> platform is version 3</w:t>
      </w:r>
      <w:ins w:id="63" w:author="Tamara Zlender" w:date="2018-10-29T15:33:00Z">
        <w:r w:rsidR="004E620A">
          <w:t>1</w:t>
        </w:r>
      </w:ins>
      <w:del w:id="64" w:author="Tamara Zlender" w:date="2018-10-29T15:33:00Z">
        <w:r w:rsidR="00821649" w:rsidDel="004E620A">
          <w:delText>1</w:delText>
        </w:r>
      </w:del>
      <w:r>
        <w:t xml:space="preserve">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4AC1991E" w14:textId="68B545C2" w:rsidR="00C91291" w:rsidRDefault="00C91291" w:rsidP="009A711B">
      <w:pPr>
        <w:pStyle w:val="Heading20"/>
      </w:pPr>
      <w:bookmarkStart w:id="65" w:name="_Toc509305886"/>
      <w:r>
        <w:t>Slack configuration</w:t>
      </w:r>
    </w:p>
    <w:p w14:paraId="2DDA1294" w14:textId="276AF252" w:rsidR="004207ED" w:rsidRDefault="00C91291" w:rsidP="00C91291">
      <w:pPr>
        <w:pStyle w:val="BodyText"/>
        <w:rPr>
          <w:ins w:id="66" w:author="Tamara Zlender" w:date="2018-10-30T08:57:00Z"/>
        </w:rPr>
      </w:pPr>
      <w:r>
        <w:t xml:space="preserve">Prior to </w:t>
      </w:r>
      <w:del w:id="67" w:author="Tamara Zlender" w:date="2018-10-30T08:56:00Z">
        <w:r w:rsidDel="00CC329C">
          <w:delText xml:space="preserve">configuring the Resilient </w:delText>
        </w:r>
        <w:r w:rsidR="008C122C" w:rsidDel="00CC329C">
          <w:delText>functional processor</w:delText>
        </w:r>
      </w:del>
      <w:ins w:id="68" w:author="Tamara Zlender" w:date="2018-10-30T08:56:00Z">
        <w:r w:rsidR="00CC329C">
          <w:t>installing Slack function</w:t>
        </w:r>
      </w:ins>
      <w:r w:rsidR="008C122C">
        <w:t>, follow the Slack documentation (</w:t>
      </w:r>
      <w:hyperlink r:id="rId10" w:history="1">
        <w:r w:rsidR="008C122C" w:rsidRPr="00EC79FF">
          <w:rPr>
            <w:rStyle w:val="Hyperlink"/>
          </w:rPr>
          <w:t>https://api.slack.com/slack-apps</w:t>
        </w:r>
      </w:hyperlink>
      <w:r w:rsidR="008C122C">
        <w:t xml:space="preserve">) on building a new </w:t>
      </w:r>
      <w:ins w:id="69" w:author="Tamara Zlender" w:date="2018-10-29T15:34:00Z">
        <w:r w:rsidR="004E620A">
          <w:t xml:space="preserve">Slack </w:t>
        </w:r>
      </w:ins>
      <w:ins w:id="70" w:author="Tamara Zlender" w:date="2018-11-01T14:40:00Z">
        <w:r w:rsidR="006D1D80">
          <w:t>A</w:t>
        </w:r>
      </w:ins>
      <w:del w:id="71" w:author="Tamara Zlender" w:date="2018-11-01T14:40:00Z">
        <w:r w:rsidR="008C122C" w:rsidDel="006D1D80">
          <w:delText>a</w:delText>
        </w:r>
      </w:del>
      <w:r w:rsidR="008C122C">
        <w:t>pp</w:t>
      </w:r>
      <w:del w:id="72" w:author="Tamara Zlender" w:date="2018-10-29T15:34:00Z">
        <w:r w:rsidR="008C122C" w:rsidDel="004E620A">
          <w:delText xml:space="preserve"> for external </w:delText>
        </w:r>
        <w:r w:rsidR="000A010A" w:rsidDel="004E620A">
          <w:delText>bot</w:delText>
        </w:r>
      </w:del>
      <w:r w:rsidR="008C122C">
        <w:t xml:space="preserve">. </w:t>
      </w:r>
    </w:p>
    <w:p w14:paraId="1D28DF2F" w14:textId="77777777" w:rsidR="004B5A5D" w:rsidRDefault="004207ED" w:rsidP="00C91291">
      <w:pPr>
        <w:pStyle w:val="BodyText"/>
        <w:rPr>
          <w:ins w:id="73" w:author="Tamara Zlender" w:date="2018-11-01T15:35:00Z"/>
          <w:rFonts w:ascii="Helvetica" w:hAnsi="Helvetica" w:cs="Helvetica"/>
        </w:rPr>
      </w:pPr>
      <w:ins w:id="74" w:author="Tamara Zlender" w:date="2018-10-30T08:59:00Z">
        <w:r>
          <w:t xml:space="preserve">In the Basic Information find </w:t>
        </w:r>
        <w:r>
          <w:rPr>
            <w:rFonts w:ascii="Helvetica" w:hAnsi="Helvetica" w:cs="Helvetica"/>
          </w:rPr>
          <w:t xml:space="preserve">Display Information section and configure your </w:t>
        </w:r>
      </w:ins>
      <w:ins w:id="75" w:author="Tamara Zlender" w:date="2018-10-30T09:00:00Z">
        <w:r>
          <w:rPr>
            <w:rFonts w:ascii="Helvetica" w:hAnsi="Helvetica" w:cs="Helvetica"/>
          </w:rPr>
          <w:t>App name and upload the App icon.</w:t>
        </w:r>
      </w:ins>
      <w:ins w:id="76" w:author="Tamara Zlender" w:date="2018-10-30T09:01:00Z">
        <w:r>
          <w:rPr>
            <w:rFonts w:ascii="Helvetica" w:hAnsi="Helvetica" w:cs="Helvetica"/>
          </w:rPr>
          <w:t xml:space="preserve"> </w:t>
        </w:r>
      </w:ins>
      <w:ins w:id="77" w:author="Tamara Zlender" w:date="2018-11-01T15:31:00Z">
        <w:r w:rsidR="004B5A5D">
          <w:rPr>
            <w:rFonts w:ascii="Helvetica" w:hAnsi="Helvetica" w:cs="Helvetica"/>
          </w:rPr>
          <w:t>Your App’s name will be used for message authorship.</w:t>
        </w:r>
      </w:ins>
      <w:ins w:id="78" w:author="Tamara Zlender" w:date="2018-11-01T15:35:00Z">
        <w:r w:rsidR="004B5A5D">
          <w:rPr>
            <w:rFonts w:ascii="Helvetica" w:hAnsi="Helvetica" w:cs="Helvetica"/>
          </w:rPr>
          <w:t xml:space="preserve"> </w:t>
        </w:r>
      </w:ins>
    </w:p>
    <w:p w14:paraId="5909FC03" w14:textId="4E6136EF" w:rsidR="00E3616F" w:rsidRDefault="00E3616F" w:rsidP="00E3616F">
      <w:pPr>
        <w:pStyle w:val="BodyText"/>
        <w:rPr>
          <w:ins w:id="79" w:author="Tamara Zlender" w:date="2018-11-01T15:35:00Z"/>
          <w:rFonts w:ascii="Helvetica" w:hAnsi="Helvetica" w:cs="Helvetica"/>
        </w:rPr>
      </w:pPr>
      <w:ins w:id="80" w:author="Tamara Zlender" w:date="2018-11-01T15:02:00Z">
        <w:r>
          <w:rPr>
            <w:rFonts w:ascii="Helvetica" w:hAnsi="Helvetica" w:cs="Helvetica"/>
          </w:rPr>
          <w:t>How message authorship is attributed varies by a few factors, with some behaviors varying depending on the kinds of tokens you're using to post a message.</w:t>
        </w:r>
      </w:ins>
    </w:p>
    <w:p w14:paraId="29561057" w14:textId="065B6B8D" w:rsidR="00B535CD" w:rsidRDefault="00B535CD" w:rsidP="00E3616F">
      <w:pPr>
        <w:pStyle w:val="BodyText"/>
        <w:rPr>
          <w:ins w:id="81" w:author="Tamara Zlender" w:date="2018-11-01T15:02:00Z"/>
          <w:rFonts w:ascii="Helvetica" w:hAnsi="Helvetica" w:cs="Helvetica"/>
        </w:rPr>
      </w:pPr>
      <w:ins w:id="82" w:author="Tamara Zlender" w:date="2018-11-01T15:14:00Z">
        <w:r>
          <w:rPr>
            <w:rFonts w:ascii="Helvetica" w:hAnsi="Helvetica" w:cs="Helvetica"/>
          </w:rPr>
          <w:t xml:space="preserve">The App’s name and icon </w:t>
        </w:r>
        <w:r w:rsidRPr="004207ED">
          <w:rPr>
            <w:rFonts w:ascii="Helvetica" w:hAnsi="Helvetica" w:cs="Helvetica"/>
          </w:rPr>
          <w:t xml:space="preserve">will </w:t>
        </w:r>
        <w:r>
          <w:rPr>
            <w:rFonts w:ascii="Helvetica" w:hAnsi="Helvetica" w:cs="Helvetica"/>
          </w:rPr>
          <w:t>be used</w:t>
        </w:r>
        <w:r w:rsidRPr="004207ED">
          <w:rPr>
            <w:rFonts w:ascii="Helvetica" w:hAnsi="Helvetica" w:cs="Helvetica"/>
          </w:rPr>
          <w:t xml:space="preserve"> as the author of the </w:t>
        </w:r>
        <w:r>
          <w:rPr>
            <w:rFonts w:ascii="Helvetica" w:hAnsi="Helvetica" w:cs="Helvetica"/>
          </w:rPr>
          <w:t xml:space="preserve">posted </w:t>
        </w:r>
        <w:r w:rsidRPr="004207ED">
          <w:rPr>
            <w:rFonts w:ascii="Helvetica" w:hAnsi="Helvetica" w:cs="Helvetica"/>
          </w:rPr>
          <w:t>message</w:t>
        </w:r>
        <w:r>
          <w:rPr>
            <w:rFonts w:ascii="Helvetica" w:hAnsi="Helvetica" w:cs="Helvetica"/>
          </w:rPr>
          <w:t xml:space="preserve">s. User can </w:t>
        </w:r>
      </w:ins>
      <w:ins w:id="83" w:author="Tamara Zlender" w:date="2018-11-01T15:42:00Z">
        <w:r w:rsidR="00E947A6">
          <w:rPr>
            <w:rFonts w:ascii="Helvetica" w:hAnsi="Helvetica" w:cs="Helvetica"/>
          </w:rPr>
          <w:t>change the message</w:t>
        </w:r>
      </w:ins>
      <w:ins w:id="84" w:author="Tamara Zlender" w:date="2018-11-01T15:14:00Z">
        <w:r>
          <w:rPr>
            <w:rFonts w:ascii="Helvetica" w:hAnsi="Helvetica" w:cs="Helvetica"/>
          </w:rPr>
          <w:t xml:space="preserve"> authorship in the </w:t>
        </w:r>
        <w:proofErr w:type="spellStart"/>
        <w:r>
          <w:rPr>
            <w:rFonts w:ascii="Helvetica" w:hAnsi="Helvetica" w:cs="Helvetica"/>
          </w:rPr>
          <w:t>app.config</w:t>
        </w:r>
        <w:proofErr w:type="spellEnd"/>
        <w:r>
          <w:rPr>
            <w:rFonts w:ascii="Helvetica" w:hAnsi="Helvetica" w:cs="Helvetica"/>
          </w:rPr>
          <w:t xml:space="preserve"> file or the example workflows</w:t>
        </w:r>
        <w:r w:rsidRPr="004207ED">
          <w:rPr>
            <w:rFonts w:ascii="Helvetica" w:hAnsi="Helvetica" w:cs="Helvetica"/>
          </w:rPr>
          <w:t>.</w:t>
        </w:r>
      </w:ins>
    </w:p>
    <w:p w14:paraId="164D25C9" w14:textId="03413054" w:rsidR="004207ED" w:rsidRDefault="006D1D80" w:rsidP="00C91291">
      <w:pPr>
        <w:pStyle w:val="BodyText"/>
        <w:rPr>
          <w:ins w:id="85" w:author="Tamara Zlender" w:date="2018-10-30T09:00:00Z"/>
          <w:rFonts w:ascii="Helvetica" w:hAnsi="Helvetica" w:cs="Helvetica"/>
        </w:rPr>
      </w:pPr>
      <w:ins w:id="86" w:author="Tamara Zlender" w:date="2018-11-01T14:42:00Z">
        <w:r>
          <w:rPr>
            <w:rFonts w:ascii="Helvetica" w:hAnsi="Helvetica" w:cs="Helvetica"/>
          </w:rPr>
          <w:t>When</w:t>
        </w:r>
      </w:ins>
      <w:ins w:id="87" w:author="Tamara Zlender" w:date="2018-11-01T14:41:00Z">
        <w:r>
          <w:rPr>
            <w:rFonts w:ascii="Helvetica" w:hAnsi="Helvetica" w:cs="Helvetica"/>
          </w:rPr>
          <w:t xml:space="preserve"> uploading </w:t>
        </w:r>
        <w:proofErr w:type="gramStart"/>
        <w:r>
          <w:rPr>
            <w:rFonts w:ascii="Helvetica" w:hAnsi="Helvetica" w:cs="Helvetica"/>
          </w:rPr>
          <w:t>files</w:t>
        </w:r>
      </w:ins>
      <w:proofErr w:type="gramEnd"/>
      <w:ins w:id="88" w:author="Tamara Zlender" w:date="2018-11-01T14:42:00Z">
        <w:r>
          <w:rPr>
            <w:rFonts w:ascii="Helvetica" w:hAnsi="Helvetica" w:cs="Helvetica"/>
          </w:rPr>
          <w:t xml:space="preserve"> the name of the authenticated user</w:t>
        </w:r>
      </w:ins>
      <w:ins w:id="89" w:author="Tamara Zlender" w:date="2018-11-01T15:12:00Z">
        <w:r w:rsidR="00B535CD">
          <w:rPr>
            <w:rFonts w:ascii="Helvetica" w:hAnsi="Helvetica" w:cs="Helvetica"/>
          </w:rPr>
          <w:t xml:space="preserve"> of the Slack App</w:t>
        </w:r>
      </w:ins>
      <w:ins w:id="90" w:author="Tamara Zlender" w:date="2018-11-01T14:42:00Z">
        <w:r>
          <w:rPr>
            <w:rFonts w:ascii="Helvetica" w:hAnsi="Helvetica" w:cs="Helvetica"/>
          </w:rPr>
          <w:t xml:space="preserve"> will be used </w:t>
        </w:r>
      </w:ins>
      <w:ins w:id="91" w:author="Tamara Zlender" w:date="2018-11-01T15:13:00Z">
        <w:r w:rsidR="00B535CD">
          <w:rPr>
            <w:rFonts w:ascii="Helvetica" w:hAnsi="Helvetica" w:cs="Helvetica"/>
          </w:rPr>
          <w:t>for authorship.</w:t>
        </w:r>
      </w:ins>
      <w:ins w:id="92" w:author="Tamara Zlender" w:date="2018-11-01T15:33:00Z">
        <w:r w:rsidR="004B5A5D">
          <w:rPr>
            <w:rFonts w:ascii="Helvetica" w:hAnsi="Helvetica" w:cs="Helvetica"/>
          </w:rPr>
          <w:t xml:space="preserve"> </w:t>
        </w:r>
        <w:r w:rsidR="004B5A5D">
          <w:t xml:space="preserve">This behavior can be changed by adding a </w:t>
        </w:r>
        <w:r w:rsidR="004B5A5D">
          <w:fldChar w:fldCharType="begin"/>
        </w:r>
        <w:r w:rsidR="004B5A5D">
          <w:instrText xml:space="preserve"> HYPERLINK "https://api.slack.com/bot-users" </w:instrText>
        </w:r>
        <w:r w:rsidR="004B5A5D">
          <w:fldChar w:fldCharType="separate"/>
        </w:r>
        <w:r w:rsidR="004B5A5D" w:rsidRPr="00333CE5">
          <w:rPr>
            <w:rStyle w:val="Hyperlink"/>
          </w:rPr>
          <w:t>Bot User</w:t>
        </w:r>
        <w:r w:rsidR="004B5A5D">
          <w:fldChar w:fldCharType="end"/>
        </w:r>
        <w:r w:rsidR="004B5A5D">
          <w:t>.</w:t>
        </w:r>
      </w:ins>
    </w:p>
    <w:p w14:paraId="202C0EA4" w14:textId="3AB797C4" w:rsidR="004207ED" w:rsidRDefault="004207ED" w:rsidP="00C91291">
      <w:pPr>
        <w:pStyle w:val="BodyText"/>
        <w:rPr>
          <w:ins w:id="93" w:author="Tamara Zlender" w:date="2018-10-30T08:57:00Z"/>
        </w:rPr>
      </w:pPr>
      <w:ins w:id="94" w:author="Tamara Zlender" w:date="2018-10-30T09:00:00Z">
        <w:r>
          <w:rPr>
            <w:noProof/>
          </w:rPr>
          <w:drawing>
            <wp:inline distT="0" distB="0" distL="0" distR="0" wp14:anchorId="30462042" wp14:editId="07A848E4">
              <wp:extent cx="5118100" cy="2743200"/>
              <wp:effectExtent l="25400" t="25400" r="88900" b="889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30 at 8.56.38 AM.png"/>
                      <pic:cNvPicPr/>
                    </pic:nvPicPr>
                    <pic:blipFill>
                      <a:blip r:embed="rId11"/>
                      <a:stretch>
                        <a:fillRect/>
                      </a:stretch>
                    </pic:blipFill>
                    <pic:spPr>
                      <a:xfrm>
                        <a:off x="0" y="0"/>
                        <a:ext cx="5118100" cy="2743200"/>
                      </a:xfrm>
                      <a:prstGeom prst="rect">
                        <a:avLst/>
                      </a:prstGeom>
                      <a:effectLst>
                        <a:outerShdw blurRad="50800" dist="38100" dir="2700000" algn="tl" rotWithShape="0">
                          <a:prstClr val="black">
                            <a:alpha val="40000"/>
                          </a:prstClr>
                        </a:outerShdw>
                      </a:effectLst>
                    </pic:spPr>
                  </pic:pic>
                </a:graphicData>
              </a:graphic>
            </wp:inline>
          </w:drawing>
        </w:r>
      </w:ins>
    </w:p>
    <w:p w14:paraId="67505C08" w14:textId="10392D54" w:rsidR="004207ED" w:rsidRDefault="004207ED" w:rsidP="00C91291">
      <w:pPr>
        <w:pStyle w:val="BodyText"/>
        <w:rPr>
          <w:ins w:id="95" w:author="Tamara Zlender" w:date="2018-10-30T09:10:00Z"/>
          <w:rFonts w:ascii="Helvetica" w:hAnsi="Helvetica" w:cs="Helvetica"/>
        </w:rPr>
      </w:pPr>
      <w:ins w:id="96" w:author="Tamara Zlender" w:date="2018-10-30T09:06:00Z">
        <w:r>
          <w:rPr>
            <w:rFonts w:ascii="Helvetica" w:hAnsi="Helvetica" w:cs="Helvetica"/>
          </w:rPr>
          <w:t xml:space="preserve">Our integration will need </w:t>
        </w:r>
      </w:ins>
      <w:ins w:id="97" w:author="Tamara Zlender" w:date="2018-10-30T09:08:00Z">
        <w:r w:rsidR="00720E6E">
          <w:rPr>
            <w:rFonts w:ascii="Helvetica" w:hAnsi="Helvetica" w:cs="Helvetica"/>
          </w:rPr>
          <w:t>certain Permissions</w:t>
        </w:r>
      </w:ins>
      <w:ins w:id="98" w:author="Tamara Zlender" w:date="2018-10-30T09:51:00Z">
        <w:r w:rsidR="002909D3">
          <w:rPr>
            <w:rFonts w:ascii="Helvetica" w:hAnsi="Helvetica" w:cs="Helvetica"/>
          </w:rPr>
          <w:t xml:space="preserve"> enabled</w:t>
        </w:r>
      </w:ins>
      <w:ins w:id="99" w:author="Tamara Zlender" w:date="2018-10-30T09:06:00Z">
        <w:r>
          <w:rPr>
            <w:rFonts w:ascii="Helvetica" w:hAnsi="Helvetica" w:cs="Helvetica"/>
          </w:rPr>
          <w:t xml:space="preserve">. After you create a Slack </w:t>
        </w:r>
      </w:ins>
      <w:ins w:id="100" w:author="Tamara Zlender" w:date="2018-11-01T15:00:00Z">
        <w:r w:rsidR="00E3616F">
          <w:rPr>
            <w:rFonts w:ascii="Helvetica" w:hAnsi="Helvetica" w:cs="Helvetica"/>
          </w:rPr>
          <w:t>A</w:t>
        </w:r>
      </w:ins>
      <w:ins w:id="101" w:author="Tamara Zlender" w:date="2018-10-30T09:06:00Z">
        <w:r>
          <w:rPr>
            <w:rFonts w:ascii="Helvetica" w:hAnsi="Helvetica" w:cs="Helvetica"/>
          </w:rPr>
          <w:t xml:space="preserve">pp and set it’s Display </w:t>
        </w:r>
      </w:ins>
      <w:ins w:id="102" w:author="Tamara Zlender" w:date="2018-10-30T09:07:00Z">
        <w:r>
          <w:rPr>
            <w:rFonts w:ascii="Helvetica" w:hAnsi="Helvetica" w:cs="Helvetica"/>
          </w:rPr>
          <w:t xml:space="preserve">Information, select </w:t>
        </w:r>
      </w:ins>
      <w:ins w:id="103" w:author="Tamara Zlender" w:date="2018-10-30T09:09:00Z">
        <w:r w:rsidR="00720E6E">
          <w:rPr>
            <w:rFonts w:ascii="Helvetica" w:hAnsi="Helvetica" w:cs="Helvetica"/>
          </w:rPr>
          <w:t>Permissions</w:t>
        </w:r>
      </w:ins>
      <w:ins w:id="104" w:author="Tamara Zlender" w:date="2018-10-30T09:07:00Z">
        <w:r>
          <w:rPr>
            <w:rFonts w:ascii="Helvetica" w:hAnsi="Helvetica" w:cs="Helvetica"/>
          </w:rPr>
          <w:t xml:space="preserve"> i</w:t>
        </w:r>
      </w:ins>
      <w:ins w:id="105" w:author="Tamara Zlender" w:date="2018-10-30T09:05:00Z">
        <w:r>
          <w:rPr>
            <w:rFonts w:ascii="Helvetica" w:hAnsi="Helvetica" w:cs="Helvetica"/>
          </w:rPr>
          <w:t>n the Add features and functionality sectio</w:t>
        </w:r>
      </w:ins>
      <w:ins w:id="106" w:author="Tamara Zlender" w:date="2018-10-30T09:10:00Z">
        <w:r w:rsidR="00720E6E">
          <w:rPr>
            <w:rFonts w:ascii="Helvetica" w:hAnsi="Helvetica" w:cs="Helvetica"/>
          </w:rPr>
          <w:t>n</w:t>
        </w:r>
      </w:ins>
      <w:ins w:id="107" w:author="Tamara Zlender" w:date="2018-10-30T09:06:00Z">
        <w:r>
          <w:rPr>
            <w:rFonts w:ascii="Helvetica" w:hAnsi="Helvetica" w:cs="Helvetica"/>
          </w:rPr>
          <w:t>.</w:t>
        </w:r>
      </w:ins>
    </w:p>
    <w:p w14:paraId="4F0EFA74" w14:textId="62933884" w:rsidR="003C79BA" w:rsidRPr="00DA3071" w:rsidRDefault="00720E6E">
      <w:pPr>
        <w:pStyle w:val="BodyText"/>
        <w:rPr>
          <w:ins w:id="108" w:author="Tamara Zlender" w:date="2018-10-30T10:42:00Z"/>
          <w:rPrChange w:id="109" w:author="Tamara Zlender" w:date="2018-10-30T11:24:00Z">
            <w:rPr>
              <w:ins w:id="110" w:author="Tamara Zlender" w:date="2018-10-30T10:42:00Z"/>
              <w:rFonts w:ascii="Helvetica" w:hAnsi="Helvetica" w:cs="Helvetica"/>
              <w:color w:val="auto"/>
            </w:rPr>
          </w:rPrChange>
        </w:rPr>
        <w:pPrChange w:id="111" w:author="Tamara Zlender" w:date="2018-10-30T11:08: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2" w:author="Tamara Zlender" w:date="2018-10-30T09:11:00Z">
        <w:r>
          <w:t>Scroll down to Scope section and add following permission</w:t>
        </w:r>
      </w:ins>
      <w:ins w:id="113" w:author="Tamara Zlender" w:date="2018-10-30T09:52:00Z">
        <w:r w:rsidR="002909D3">
          <w:t xml:space="preserve"> scopes</w:t>
        </w:r>
      </w:ins>
      <w:ins w:id="114" w:author="Tamara Zlender" w:date="2018-10-30T09:11:00Z">
        <w:r>
          <w:t>:</w:t>
        </w:r>
      </w:ins>
    </w:p>
    <w:p w14:paraId="0CAB2031" w14:textId="0C88D456" w:rsidR="003C79BA" w:rsidRDefault="003C79BA" w:rsidP="003C79BA">
      <w:pPr>
        <w:pStyle w:val="BodyText"/>
        <w:numPr>
          <w:ilvl w:val="0"/>
          <w:numId w:val="32"/>
        </w:numPr>
        <w:rPr>
          <w:ins w:id="115" w:author="Tamara Zlender" w:date="2018-11-01T15:06:00Z"/>
        </w:rPr>
      </w:pPr>
      <w:proofErr w:type="spellStart"/>
      <w:proofErr w:type="gramStart"/>
      <w:ins w:id="116" w:author="Tamara Zlender" w:date="2018-10-30T10:42:00Z">
        <w:r>
          <w:t>chat:write</w:t>
        </w:r>
        <w:proofErr w:type="gramEnd"/>
        <w:r>
          <w:t>:bot</w:t>
        </w:r>
        <w:proofErr w:type="spellEnd"/>
        <w:r>
          <w:t xml:space="preserve"> to </w:t>
        </w:r>
      </w:ins>
      <w:ins w:id="117" w:author="Tamara Zlender" w:date="2018-10-30T10:43:00Z">
        <w:r w:rsidR="00E42EA1">
          <w:t>s</w:t>
        </w:r>
      </w:ins>
      <w:ins w:id="118" w:author="Tamara Zlender" w:date="2018-10-30T10:42:00Z">
        <w:r>
          <w:t xml:space="preserve">end messages as </w:t>
        </w:r>
        <w:r w:rsidR="00E42EA1">
          <w:t xml:space="preserve">Slack </w:t>
        </w:r>
      </w:ins>
      <w:ins w:id="119" w:author="Tamara Zlender" w:date="2018-11-01T15:00:00Z">
        <w:r w:rsidR="00E3616F">
          <w:t>A</w:t>
        </w:r>
      </w:ins>
      <w:ins w:id="120" w:author="Tamara Zlender" w:date="2018-10-30T10:42:00Z">
        <w:r w:rsidR="00E42EA1">
          <w:t>pp name</w:t>
        </w:r>
      </w:ins>
    </w:p>
    <w:p w14:paraId="78469E9C" w14:textId="65ECDE20" w:rsidR="00E3616F" w:rsidRDefault="00E3616F">
      <w:pPr>
        <w:pStyle w:val="BodyText"/>
        <w:numPr>
          <w:ilvl w:val="0"/>
          <w:numId w:val="32"/>
        </w:numPr>
        <w:rPr>
          <w:ins w:id="121" w:author="Tamara Zlender" w:date="2018-10-30T10:42:00Z"/>
        </w:rPr>
        <w:pPrChange w:id="122" w:author="Tamara Zlender" w:date="2018-11-01T15:06: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proofErr w:type="gramStart"/>
      <w:ins w:id="123" w:author="Tamara Zlender" w:date="2018-11-01T15:06:00Z">
        <w:r>
          <w:lastRenderedPageBreak/>
          <w:t>chat:write</w:t>
        </w:r>
        <w:proofErr w:type="gramEnd"/>
        <w:r>
          <w:t>:user</w:t>
        </w:r>
        <w:proofErr w:type="spellEnd"/>
        <w:r>
          <w:t xml:space="preserve"> to send messages as user</w:t>
        </w:r>
      </w:ins>
    </w:p>
    <w:p w14:paraId="1BFEA86F" w14:textId="5CD8F40F" w:rsidR="003C79BA" w:rsidRDefault="003C79BA">
      <w:pPr>
        <w:pStyle w:val="BodyText"/>
        <w:numPr>
          <w:ilvl w:val="0"/>
          <w:numId w:val="32"/>
        </w:numPr>
        <w:rPr>
          <w:ins w:id="124" w:author="Tamara Zlender" w:date="2018-10-30T10:42:00Z"/>
        </w:rPr>
        <w:pPrChange w:id="125" w:author="Tamara Zlender" w:date="2018-10-30T10:42: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proofErr w:type="gramStart"/>
      <w:ins w:id="126" w:author="Tamara Zlender" w:date="2018-10-30T10:42:00Z">
        <w:r>
          <w:t>channels:read</w:t>
        </w:r>
        <w:proofErr w:type="spellEnd"/>
        <w:proofErr w:type="gramEnd"/>
        <w:r>
          <w:t xml:space="preserve"> to </w:t>
        </w:r>
      </w:ins>
      <w:ins w:id="127" w:author="Tamara Zlender" w:date="2018-10-30T10:43:00Z">
        <w:r w:rsidR="00E42EA1">
          <w:t>a</w:t>
        </w:r>
      </w:ins>
      <w:ins w:id="128" w:author="Tamara Zlender" w:date="2018-10-30T10:42:00Z">
        <w:r>
          <w:t>ccess information about user’s public channels</w:t>
        </w:r>
      </w:ins>
    </w:p>
    <w:p w14:paraId="23C1BAC7" w14:textId="22AEB929" w:rsidR="003C79BA" w:rsidRDefault="003C79BA" w:rsidP="003E0536">
      <w:pPr>
        <w:pStyle w:val="BodyText"/>
        <w:numPr>
          <w:ilvl w:val="0"/>
          <w:numId w:val="32"/>
        </w:numPr>
        <w:rPr>
          <w:ins w:id="129" w:author="Tamara Zlender" w:date="2018-10-30T14:09:00Z"/>
        </w:rPr>
      </w:pPr>
      <w:proofErr w:type="spellStart"/>
      <w:proofErr w:type="gramStart"/>
      <w:ins w:id="130" w:author="Tamara Zlender" w:date="2018-10-30T10:42:00Z">
        <w:r>
          <w:t>groups:read</w:t>
        </w:r>
        <w:proofErr w:type="spellEnd"/>
        <w:proofErr w:type="gramEnd"/>
        <w:r>
          <w:t xml:space="preserve"> to </w:t>
        </w:r>
      </w:ins>
      <w:ins w:id="131" w:author="Tamara Zlender" w:date="2018-10-30T10:44:00Z">
        <w:r w:rsidR="00E42EA1">
          <w:t>a</w:t>
        </w:r>
      </w:ins>
      <w:ins w:id="132" w:author="Tamara Zlender" w:date="2018-10-30T10:42:00Z">
        <w:r>
          <w:t>ccess information about user’s private channels</w:t>
        </w:r>
      </w:ins>
    </w:p>
    <w:p w14:paraId="24022B32" w14:textId="18A44E13" w:rsidR="001E56DA" w:rsidRDefault="001E56DA">
      <w:pPr>
        <w:pStyle w:val="BodyText"/>
        <w:ind w:left="720"/>
        <w:rPr>
          <w:ins w:id="133" w:author="Tamara Zlender" w:date="2018-10-30T10:42:00Z"/>
        </w:rPr>
        <w:pPrChange w:id="134" w:author="Tamara Zlender" w:date="2018-10-30T14:09: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35" w:author="Tamara Zlender" w:date="2018-10-30T14:09:00Z">
        <w:r>
          <w:t xml:space="preserve">Note: The function </w:t>
        </w:r>
        <w:r>
          <w:rPr>
            <w:rFonts w:ascii="Helvetica" w:hAnsi="Helvetica" w:cs="Helvetica"/>
          </w:rPr>
          <w:t xml:space="preserve">will only retrieve </w:t>
        </w:r>
      </w:ins>
      <w:ins w:id="136" w:author="Tamara Zlender" w:date="2018-11-01T15:00:00Z">
        <w:r w:rsidR="00E3616F">
          <w:rPr>
            <w:rFonts w:ascii="Helvetica" w:hAnsi="Helvetica" w:cs="Helvetica"/>
          </w:rPr>
          <w:t xml:space="preserve">those </w:t>
        </w:r>
      </w:ins>
      <w:ins w:id="137" w:author="Tamara Zlender" w:date="2018-10-30T14:09:00Z">
        <w:r>
          <w:rPr>
            <w:rFonts w:ascii="Helvetica" w:hAnsi="Helvetica" w:cs="Helvetica"/>
          </w:rPr>
          <w:t>private channels</w:t>
        </w:r>
      </w:ins>
      <w:ins w:id="138" w:author="Tamara Zlender" w:date="2018-10-30T14:10:00Z">
        <w:r>
          <w:rPr>
            <w:rFonts w:ascii="Helvetica" w:hAnsi="Helvetica" w:cs="Helvetica"/>
          </w:rPr>
          <w:t xml:space="preserve"> from your Slack workspace in which</w:t>
        </w:r>
      </w:ins>
      <w:ins w:id="139" w:author="Tamara Zlender" w:date="2018-10-30T14:09:00Z">
        <w:r>
          <w:rPr>
            <w:rFonts w:ascii="Helvetica" w:hAnsi="Helvetica" w:cs="Helvetica"/>
          </w:rPr>
          <w:t xml:space="preserve"> the </w:t>
        </w:r>
      </w:ins>
      <w:ins w:id="140" w:author="Tamara Zlender" w:date="2018-10-30T14:11:00Z">
        <w:r>
          <w:rPr>
            <w:rFonts w:ascii="Helvetica" w:hAnsi="Helvetica" w:cs="Helvetica"/>
          </w:rPr>
          <w:t xml:space="preserve">Slack </w:t>
        </w:r>
      </w:ins>
      <w:ins w:id="141" w:author="Tamara Zlender" w:date="2018-11-01T15:00:00Z">
        <w:r w:rsidR="00E3616F">
          <w:rPr>
            <w:rFonts w:ascii="Helvetica" w:hAnsi="Helvetica" w:cs="Helvetica"/>
          </w:rPr>
          <w:t>A</w:t>
        </w:r>
      </w:ins>
      <w:ins w:id="142" w:author="Tamara Zlender" w:date="2018-10-30T14:11:00Z">
        <w:r>
          <w:rPr>
            <w:rFonts w:ascii="Helvetica" w:hAnsi="Helvetica" w:cs="Helvetica"/>
          </w:rPr>
          <w:t xml:space="preserve">pp’s </w:t>
        </w:r>
      </w:ins>
      <w:ins w:id="143" w:author="Tamara Zlender" w:date="2018-10-30T14:09:00Z">
        <w:r>
          <w:rPr>
            <w:rFonts w:ascii="Helvetica" w:hAnsi="Helvetica" w:cs="Helvetica"/>
          </w:rPr>
          <w:t>authorized user has been invited to.</w:t>
        </w:r>
      </w:ins>
    </w:p>
    <w:p w14:paraId="5A272448" w14:textId="299A438A" w:rsidR="003C79BA" w:rsidRDefault="003C79BA">
      <w:pPr>
        <w:pStyle w:val="BodyText"/>
        <w:numPr>
          <w:ilvl w:val="0"/>
          <w:numId w:val="32"/>
        </w:numPr>
        <w:rPr>
          <w:ins w:id="144" w:author="Tamara Zlender" w:date="2018-10-30T10:42:00Z"/>
        </w:rPr>
        <w:pPrChange w:id="145" w:author="Tamara Zlender" w:date="2018-10-30T10:42: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proofErr w:type="gramStart"/>
      <w:ins w:id="146" w:author="Tamara Zlender" w:date="2018-10-30T10:42:00Z">
        <w:r>
          <w:t>channels:write</w:t>
        </w:r>
        <w:proofErr w:type="spellEnd"/>
        <w:proofErr w:type="gramEnd"/>
        <w:r>
          <w:t xml:space="preserve"> to </w:t>
        </w:r>
      </w:ins>
      <w:ins w:id="147" w:author="Tamara Zlender" w:date="2018-10-30T10:44:00Z">
        <w:r w:rsidR="00E42EA1">
          <w:t>m</w:t>
        </w:r>
      </w:ins>
      <w:ins w:id="148" w:author="Tamara Zlender" w:date="2018-10-30T10:42:00Z">
        <w:r>
          <w:t>odify your public channels</w:t>
        </w:r>
      </w:ins>
    </w:p>
    <w:p w14:paraId="2AA7BCA4" w14:textId="7B55C48E" w:rsidR="003C79BA" w:rsidRDefault="003C79BA">
      <w:pPr>
        <w:pStyle w:val="BodyText"/>
        <w:numPr>
          <w:ilvl w:val="0"/>
          <w:numId w:val="32"/>
        </w:numPr>
        <w:rPr>
          <w:ins w:id="149" w:author="Tamara Zlender" w:date="2018-10-30T10:42:00Z"/>
        </w:rPr>
        <w:pPrChange w:id="150" w:author="Tamara Zlender" w:date="2018-10-30T10:42: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proofErr w:type="gramStart"/>
      <w:ins w:id="151" w:author="Tamara Zlender" w:date="2018-10-30T10:42:00Z">
        <w:r>
          <w:t>groups:write</w:t>
        </w:r>
        <w:proofErr w:type="spellEnd"/>
        <w:proofErr w:type="gramEnd"/>
        <w:r>
          <w:t xml:space="preserve"> t</w:t>
        </w:r>
      </w:ins>
      <w:ins w:id="152" w:author="Tamara Zlender" w:date="2018-10-30T10:44:00Z">
        <w:r w:rsidR="00E42EA1">
          <w:t>o</w:t>
        </w:r>
      </w:ins>
      <w:ins w:id="153" w:author="Tamara Zlender" w:date="2018-10-30T10:42:00Z">
        <w:r>
          <w:t xml:space="preserve"> </w:t>
        </w:r>
      </w:ins>
      <w:ins w:id="154" w:author="Tamara Zlender" w:date="2018-10-30T10:44:00Z">
        <w:r w:rsidR="00E42EA1">
          <w:t>m</w:t>
        </w:r>
      </w:ins>
      <w:ins w:id="155" w:author="Tamara Zlender" w:date="2018-10-30T10:42:00Z">
        <w:r>
          <w:t>odify your private channels</w:t>
        </w:r>
      </w:ins>
    </w:p>
    <w:p w14:paraId="7FFCBB49" w14:textId="400EA9FB" w:rsidR="003C79BA" w:rsidRDefault="003C79BA">
      <w:pPr>
        <w:pStyle w:val="BodyText"/>
        <w:numPr>
          <w:ilvl w:val="0"/>
          <w:numId w:val="32"/>
        </w:numPr>
        <w:rPr>
          <w:ins w:id="156" w:author="Tamara Zlender" w:date="2018-10-30T10:42:00Z"/>
        </w:rPr>
        <w:pPrChange w:id="157" w:author="Tamara Zlender" w:date="2018-10-30T10:42: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proofErr w:type="gramStart"/>
      <w:ins w:id="158" w:author="Tamara Zlender" w:date="2018-10-30T10:42:00Z">
        <w:r>
          <w:t>users:read</w:t>
        </w:r>
        <w:proofErr w:type="gramEnd"/>
        <w:r>
          <w:t>.email</w:t>
        </w:r>
        <w:proofErr w:type="spellEnd"/>
        <w:r>
          <w:t xml:space="preserve"> to </w:t>
        </w:r>
      </w:ins>
      <w:ins w:id="159" w:author="Tamara Zlender" w:date="2018-10-30T10:44:00Z">
        <w:r w:rsidR="00E42EA1">
          <w:t>v</w:t>
        </w:r>
      </w:ins>
      <w:ins w:id="160" w:author="Tamara Zlender" w:date="2018-10-30T10:42:00Z">
        <w:r>
          <w:t>iew email addresses of people on this workspace</w:t>
        </w:r>
      </w:ins>
    </w:p>
    <w:p w14:paraId="1ADB783B" w14:textId="2E2111B1" w:rsidR="003C79BA" w:rsidRDefault="003C79BA">
      <w:pPr>
        <w:pStyle w:val="BodyText"/>
        <w:numPr>
          <w:ilvl w:val="0"/>
          <w:numId w:val="32"/>
        </w:numPr>
        <w:rPr>
          <w:ins w:id="161" w:author="Tamara Zlender" w:date="2018-10-30T10:42:00Z"/>
        </w:rPr>
        <w:pPrChange w:id="162" w:author="Tamara Zlender" w:date="2018-10-30T10:42: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proofErr w:type="gramStart"/>
      <w:ins w:id="163" w:author="Tamara Zlender" w:date="2018-10-30T10:42:00Z">
        <w:r>
          <w:t>channels:history</w:t>
        </w:r>
        <w:proofErr w:type="spellEnd"/>
        <w:proofErr w:type="gramEnd"/>
        <w:r>
          <w:t xml:space="preserve"> to </w:t>
        </w:r>
      </w:ins>
      <w:ins w:id="164" w:author="Tamara Zlender" w:date="2018-10-30T10:44:00Z">
        <w:r w:rsidR="00E42EA1">
          <w:t>a</w:t>
        </w:r>
      </w:ins>
      <w:ins w:id="165" w:author="Tamara Zlender" w:date="2018-10-30T10:42:00Z">
        <w:r>
          <w:t>ccess user’s public channels</w:t>
        </w:r>
      </w:ins>
    </w:p>
    <w:p w14:paraId="70A027A1" w14:textId="1E29B206" w:rsidR="003C79BA" w:rsidRDefault="003C79BA">
      <w:pPr>
        <w:pStyle w:val="BodyText"/>
        <w:numPr>
          <w:ilvl w:val="0"/>
          <w:numId w:val="32"/>
        </w:numPr>
        <w:rPr>
          <w:ins w:id="166" w:author="Tamara Zlender" w:date="2018-10-30T10:42:00Z"/>
        </w:rPr>
        <w:pPrChange w:id="167" w:author="Tamara Zlender" w:date="2018-10-30T10:42: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proofErr w:type="gramStart"/>
      <w:ins w:id="168" w:author="Tamara Zlender" w:date="2018-10-30T10:42:00Z">
        <w:r>
          <w:t>groups:history</w:t>
        </w:r>
        <w:proofErr w:type="spellEnd"/>
        <w:proofErr w:type="gramEnd"/>
        <w:r>
          <w:t xml:space="preserve"> to </w:t>
        </w:r>
      </w:ins>
      <w:ins w:id="169" w:author="Tamara Zlender" w:date="2018-10-30T10:44:00Z">
        <w:r w:rsidR="00E42EA1">
          <w:t>a</w:t>
        </w:r>
      </w:ins>
      <w:ins w:id="170" w:author="Tamara Zlender" w:date="2018-10-30T10:42:00Z">
        <w:r>
          <w:t>ccess content in user’s private channels</w:t>
        </w:r>
      </w:ins>
    </w:p>
    <w:p w14:paraId="4B1D2E2B" w14:textId="6B4BAEA9" w:rsidR="003C79BA" w:rsidRDefault="003C79BA">
      <w:pPr>
        <w:pStyle w:val="BodyText"/>
        <w:numPr>
          <w:ilvl w:val="0"/>
          <w:numId w:val="32"/>
        </w:numPr>
        <w:rPr>
          <w:ins w:id="171" w:author="Tamara Zlender" w:date="2018-10-30T10:42:00Z"/>
        </w:rPr>
        <w:pPrChange w:id="172" w:author="Tamara Zlender" w:date="2018-10-30T10:42: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proofErr w:type="gramStart"/>
      <w:ins w:id="173" w:author="Tamara Zlender" w:date="2018-10-30T10:42:00Z">
        <w:r>
          <w:t>users:read</w:t>
        </w:r>
        <w:proofErr w:type="spellEnd"/>
        <w:proofErr w:type="gramEnd"/>
        <w:r>
          <w:t xml:space="preserve"> </w:t>
        </w:r>
      </w:ins>
      <w:ins w:id="174" w:author="Tamara Zlender" w:date="2018-10-30T10:45:00Z">
        <w:r w:rsidR="00E42EA1">
          <w:t>a</w:t>
        </w:r>
      </w:ins>
      <w:ins w:id="175" w:author="Tamara Zlender" w:date="2018-10-30T10:42:00Z">
        <w:r>
          <w:t>ccess your workspace’s profile information</w:t>
        </w:r>
      </w:ins>
    </w:p>
    <w:p w14:paraId="39810A01" w14:textId="2A11CD21" w:rsidR="003C79BA" w:rsidRDefault="003C79BA">
      <w:pPr>
        <w:pStyle w:val="BodyText"/>
        <w:numPr>
          <w:ilvl w:val="0"/>
          <w:numId w:val="32"/>
        </w:numPr>
        <w:rPr>
          <w:ins w:id="176" w:author="Tamara Zlender" w:date="2018-10-30T10:42:00Z"/>
        </w:rPr>
        <w:pPrChange w:id="177" w:author="Tamara Zlender" w:date="2018-10-30T10:42: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proofErr w:type="gramStart"/>
      <w:ins w:id="178" w:author="Tamara Zlender" w:date="2018-10-30T10:42:00Z">
        <w:r>
          <w:t>files:write</w:t>
        </w:r>
        <w:proofErr w:type="gramEnd"/>
        <w:r>
          <w:t>:user</w:t>
        </w:r>
        <w:proofErr w:type="spellEnd"/>
        <w:r>
          <w:t xml:space="preserve"> </w:t>
        </w:r>
      </w:ins>
      <w:ins w:id="179" w:author="Tamara Zlender" w:date="2018-10-30T10:45:00Z">
        <w:r w:rsidR="00E42EA1">
          <w:t>u</w:t>
        </w:r>
      </w:ins>
      <w:ins w:id="180" w:author="Tamara Zlender" w:date="2018-10-30T10:42:00Z">
        <w:r>
          <w:t>pload and modify files as user</w:t>
        </w:r>
      </w:ins>
    </w:p>
    <w:p w14:paraId="018D5D99" w14:textId="77777777" w:rsidR="003C79BA" w:rsidRDefault="003C79BA" w:rsidP="00C91291">
      <w:pPr>
        <w:pStyle w:val="BodyText"/>
        <w:rPr>
          <w:ins w:id="181" w:author="Tamara Zlender" w:date="2018-10-30T09:11:00Z"/>
        </w:rPr>
      </w:pPr>
    </w:p>
    <w:p w14:paraId="0D420796" w14:textId="2236F914" w:rsidR="00C91291" w:rsidRDefault="001E56DA" w:rsidP="00C91291">
      <w:pPr>
        <w:pStyle w:val="BodyText"/>
      </w:pPr>
      <w:ins w:id="182" w:author="Tamara Zlender" w:date="2018-10-30T14:15:00Z">
        <w:r>
          <w:t xml:space="preserve">Make sure to save changes and </w:t>
        </w:r>
      </w:ins>
      <w:ins w:id="183" w:author="Tamara Zlender" w:date="2018-10-30T14:18:00Z">
        <w:r w:rsidR="007D19E6">
          <w:t xml:space="preserve">then </w:t>
        </w:r>
      </w:ins>
      <w:ins w:id="184" w:author="Tamara Zlender" w:date="2018-10-30T14:16:00Z">
        <w:r>
          <w:t xml:space="preserve">click on Install App to Workspace in the </w:t>
        </w:r>
        <w:r>
          <w:rPr>
            <w:rFonts w:ascii="Helvetica" w:hAnsi="Helvetica" w:cs="Helvetica"/>
          </w:rPr>
          <w:t>OAuth Tokens &amp; Redirect URLs section.</w:t>
        </w:r>
      </w:ins>
      <w:ins w:id="185" w:author="Tamara Zlender" w:date="2018-10-30T14:18:00Z">
        <w:r w:rsidR="007D19E6">
          <w:rPr>
            <w:rFonts w:ascii="Helvetica" w:hAnsi="Helvetica" w:cs="Helvetica"/>
          </w:rPr>
          <w:t xml:space="preserve"> Installing App to your Workspace will generate </w:t>
        </w:r>
      </w:ins>
      <w:ins w:id="186" w:author="Tamara Zlender" w:date="2018-10-30T14:20:00Z">
        <w:r w:rsidR="007D19E6">
          <w:rPr>
            <w:rFonts w:ascii="Helvetica" w:hAnsi="Helvetica" w:cs="Helvetica"/>
          </w:rPr>
          <w:t>the</w:t>
        </w:r>
      </w:ins>
      <w:ins w:id="187" w:author="Tamara Zlender" w:date="2018-10-30T14:19:00Z">
        <w:r w:rsidR="007D19E6">
          <w:rPr>
            <w:rFonts w:ascii="Helvetica" w:hAnsi="Helvetica" w:cs="Helvetica"/>
          </w:rPr>
          <w:t xml:space="preserve"> OAuth Access Token</w:t>
        </w:r>
      </w:ins>
      <w:ins w:id="188" w:author="Tamara Zlender" w:date="2018-10-30T14:21:00Z">
        <w:r w:rsidR="007D19E6">
          <w:rPr>
            <w:rFonts w:ascii="Helvetica" w:hAnsi="Helvetica" w:cs="Helvetica"/>
          </w:rPr>
          <w:t xml:space="preserve"> </w:t>
        </w:r>
      </w:ins>
      <w:ins w:id="189" w:author="Tamara Zlender" w:date="2018-10-30T14:20:00Z">
        <w:r w:rsidR="007D19E6">
          <w:t>needed for the integration</w:t>
        </w:r>
      </w:ins>
      <w:del w:id="190" w:author="Tamara Zlender" w:date="2018-10-30T14:19:00Z">
        <w:r w:rsidR="008C122C" w:rsidDel="007D19E6">
          <w:delText xml:space="preserve">There </w:delText>
        </w:r>
        <w:r w:rsidR="000A010A" w:rsidDel="007D19E6">
          <w:delText>is a</w:delText>
        </w:r>
      </w:del>
      <w:del w:id="191" w:author="Tamara Zlender" w:date="2018-10-30T14:21:00Z">
        <w:r w:rsidR="008C122C" w:rsidDel="007D19E6">
          <w:delText xml:space="preserve"> section</w:delText>
        </w:r>
      </w:del>
      <w:ins w:id="192" w:author="Tamara Zlender" w:date="2018-10-30T14:20:00Z">
        <w:r w:rsidR="007D19E6">
          <w:t>.</w:t>
        </w:r>
      </w:ins>
      <w:del w:id="193" w:author="Tamara Zlender" w:date="2018-10-30T14:20:00Z">
        <w:r w:rsidR="008C122C" w:rsidDel="007D19E6">
          <w:delText xml:space="preserve"> </w:delText>
        </w:r>
      </w:del>
      <w:del w:id="194" w:author="Tamara Zlender" w:date="2018-10-30T14:19:00Z">
        <w:r w:rsidR="008C122C" w:rsidDel="007D19E6">
          <w:delText>titled OAuth and Permissions which</w:delText>
        </w:r>
      </w:del>
      <w:del w:id="195" w:author="Tamara Zlender" w:date="2018-10-30T14:20:00Z">
        <w:r w:rsidR="008C122C" w:rsidDel="007D19E6">
          <w:delText xml:space="preserve"> contains the OAuth Access Token needed for the integration.</w:delText>
        </w:r>
      </w:del>
    </w:p>
    <w:p w14:paraId="01353B7B" w14:textId="345D41C7" w:rsidR="008C122C" w:rsidRDefault="008C122C" w:rsidP="00C91291">
      <w:pPr>
        <w:pStyle w:val="BodyText"/>
      </w:pPr>
      <w:del w:id="196" w:author="Tamara Zlender" w:date="2018-10-30T14:50:00Z">
        <w:r w:rsidDel="00E2762C">
          <w:rPr>
            <w:noProof/>
          </w:rPr>
          <w:drawing>
            <wp:inline distT="0" distB="0" distL="0" distR="0" wp14:anchorId="7D2F10DF" wp14:editId="08BB80A0">
              <wp:extent cx="5319843" cy="2074985"/>
              <wp:effectExtent l="152400" t="152400" r="332105" b="3384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_Shot_2018-04-27_at_2_56_17_PM.png"/>
                      <pic:cNvPicPr/>
                    </pic:nvPicPr>
                    <pic:blipFill>
                      <a:blip r:embed="rId12"/>
                      <a:stretch>
                        <a:fillRect/>
                      </a:stretch>
                    </pic:blipFill>
                    <pic:spPr>
                      <a:xfrm>
                        <a:off x="0" y="0"/>
                        <a:ext cx="5348651" cy="2086221"/>
                      </a:xfrm>
                      <a:prstGeom prst="rect">
                        <a:avLst/>
                      </a:prstGeom>
                      <a:ln>
                        <a:noFill/>
                      </a:ln>
                      <a:effectLst>
                        <a:outerShdw blurRad="292100" dist="139700" dir="2700000" algn="tl" rotWithShape="0">
                          <a:srgbClr val="333333">
                            <a:alpha val="65000"/>
                          </a:srgbClr>
                        </a:outerShdw>
                      </a:effectLst>
                    </pic:spPr>
                  </pic:pic>
                </a:graphicData>
              </a:graphic>
            </wp:inline>
          </w:drawing>
        </w:r>
      </w:del>
      <w:ins w:id="197" w:author="Tamara Zlender" w:date="2018-10-30T14:50:00Z">
        <w:r w:rsidR="00E2762C">
          <w:rPr>
            <w:noProof/>
          </w:rPr>
          <w:drawing>
            <wp:inline distT="0" distB="0" distL="0" distR="0" wp14:anchorId="78B14A67" wp14:editId="74646317">
              <wp:extent cx="5486400" cy="2134235"/>
              <wp:effectExtent l="25400" t="25400" r="88900" b="88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Shot_2018-10-30_at_2_22_30_PM.png"/>
                      <pic:cNvPicPr/>
                    </pic:nvPicPr>
                    <pic:blipFill>
                      <a:blip r:embed="rId13"/>
                      <a:stretch>
                        <a:fillRect/>
                      </a:stretch>
                    </pic:blipFill>
                    <pic:spPr>
                      <a:xfrm>
                        <a:off x="0" y="0"/>
                        <a:ext cx="5486400" cy="2134235"/>
                      </a:xfrm>
                      <a:prstGeom prst="rect">
                        <a:avLst/>
                      </a:prstGeom>
                      <a:effectLst>
                        <a:outerShdw blurRad="50800" dist="38100" dir="2700000" algn="tl" rotWithShape="0">
                          <a:prstClr val="black">
                            <a:alpha val="40000"/>
                          </a:prstClr>
                        </a:outerShdw>
                      </a:effectLst>
                    </pic:spPr>
                  </pic:pic>
                </a:graphicData>
              </a:graphic>
            </wp:inline>
          </w:drawing>
        </w:r>
      </w:ins>
    </w:p>
    <w:p w14:paraId="7B72C6F2" w14:textId="35AD0C67" w:rsidR="001B086B" w:rsidRDefault="001B086B" w:rsidP="009A711B">
      <w:pPr>
        <w:pStyle w:val="Heading20"/>
      </w:pPr>
      <w:r>
        <w:t>Install the Python components</w:t>
      </w:r>
      <w:bookmarkEnd w:id="65"/>
    </w:p>
    <w:p w14:paraId="7D4730C4" w14:textId="28954EEF" w:rsidR="001B086B" w:rsidRDefault="001B086B" w:rsidP="009A711B">
      <w:pPr>
        <w:pStyle w:val="BodyText"/>
      </w:pPr>
      <w:r>
        <w:t xml:space="preserve">The </w:t>
      </w:r>
      <w:r w:rsidR="00B92D6D">
        <w:t xml:space="preserve">slack </w:t>
      </w:r>
      <w:r>
        <w:t>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 xml:space="preserve">sudo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59A6E4AB" w14:textId="77777777" w:rsidR="001B086B" w:rsidRDefault="001B086B" w:rsidP="009A711B">
      <w:pPr>
        <w:pStyle w:val="BodyText"/>
      </w:pPr>
      <w:r>
        <w:t>To ins</w:t>
      </w:r>
      <w:r w:rsidRPr="009A711B">
        <w:rPr>
          <w:rStyle w:val="BodyTextChar"/>
        </w:rPr>
        <w:t>tal</w:t>
      </w:r>
      <w:r>
        <w:t>l the package:</w:t>
      </w:r>
    </w:p>
    <w:p w14:paraId="729F664F" w14:textId="624D7D7A" w:rsidR="001B086B" w:rsidRPr="00FF7644" w:rsidRDefault="001B086B" w:rsidP="009A711B">
      <w:pPr>
        <w:pStyle w:val="Code0"/>
      </w:pPr>
      <w:r>
        <w:t xml:space="preserve">sudo pip install --upgrade </w:t>
      </w:r>
      <w:r w:rsidR="00C91291">
        <w:t>fn_slack-</w:t>
      </w:r>
      <w:r w:rsidR="00C91291" w:rsidRPr="00C91291">
        <w:t>1.0.0</w:t>
      </w:r>
      <w:r>
        <w:t>.</w:t>
      </w:r>
      <w:r w:rsidR="008D2369">
        <w:t>zip</w:t>
      </w:r>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1C461D17"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fn_</w:t>
      </w:r>
      <w:r w:rsidR="00C91291">
        <w:rPr>
          <w:rFonts w:cs="Arial"/>
          <w:color w:val="000000"/>
        </w:rPr>
        <w:t>slack</w:t>
      </w:r>
      <w:proofErr w:type="spellEnd"/>
      <w:r>
        <w:rPr>
          <w:rFonts w:cs="Arial"/>
          <w:color w:val="000000"/>
        </w:rPr>
        <w:t xml:space="preserve">] section, edit the settings as </w:t>
      </w:r>
      <w:r w:rsidR="00AC1006">
        <w:rPr>
          <w:rFonts w:cs="Arial"/>
          <w:color w:val="000000"/>
        </w:rPr>
        <w:t>follows:</w:t>
      </w:r>
    </w:p>
    <w:p w14:paraId="29EC2D9A" w14:textId="476449BB" w:rsidR="00F33F4A" w:rsidRPr="00811ACF" w:rsidDel="00811ACF" w:rsidRDefault="00C91291">
      <w:pPr>
        <w:pStyle w:val="code"/>
        <w:spacing w:after="0"/>
        <w:rPr>
          <w:del w:id="198" w:author="Tamara Zlender" w:date="2018-10-30T14:35:00Z"/>
          <w:rPrChange w:id="199" w:author="Tamara Zlender" w:date="2018-10-30T14:47:00Z">
            <w:rPr>
              <w:del w:id="200" w:author="Tamara Zlender" w:date="2018-10-30T14:35:00Z"/>
            </w:rPr>
          </w:rPrChange>
        </w:rPr>
        <w:pPrChange w:id="201" w:author="Tamara Zlender" w:date="2018-10-30T14:49:00Z">
          <w:pPr>
            <w:pStyle w:val="Code0"/>
            <w:ind w:left="720"/>
          </w:pPr>
        </w:pPrChange>
      </w:pPr>
      <w:del w:id="202" w:author="Tamara Zlender" w:date="2018-10-30T14:35:00Z">
        <w:r w:rsidRPr="00D53CC1" w:rsidDel="00811ACF">
          <w:delText xml:space="preserve"># </w:delText>
        </w:r>
        <w:r w:rsidR="008C122C" w:rsidRPr="004B5A5D" w:rsidDel="00811ACF">
          <w:delText>Slack app OAuth Access Token</w:delText>
        </w:r>
        <w:r w:rsidR="008C122C" w:rsidRPr="004B5A5D" w:rsidDel="00811ACF">
          <w:br/>
        </w:r>
        <w:r w:rsidRPr="00C30858" w:rsidDel="00811ACF">
          <w:delText>api_</w:delText>
        </w:r>
        <w:r w:rsidR="00C919F8" w:rsidRPr="00811ACF" w:rsidDel="00811ACF">
          <w:rPr>
            <w:rPrChange w:id="203" w:author="Tamara Zlender" w:date="2018-10-30T14:47:00Z">
              <w:rPr/>
            </w:rPrChange>
          </w:rPr>
          <w:delText>token=xoxp-xxxxxxx-xxxxxxxx-xxxxxxxxxxx</w:delText>
        </w:r>
      </w:del>
    </w:p>
    <w:p w14:paraId="262021A9" w14:textId="1AD6798D" w:rsidR="00811ACF" w:rsidRPr="00811ACF" w:rsidRDefault="00C91291">
      <w:pPr>
        <w:pStyle w:val="code"/>
        <w:spacing w:after="0"/>
        <w:rPr>
          <w:ins w:id="204" w:author="Tamara Zlender" w:date="2018-10-30T14:35:00Z"/>
          <w:rPrChange w:id="205" w:author="Tamara Zlender" w:date="2018-10-30T14:47:00Z">
            <w:rPr>
              <w:ins w:id="206" w:author="Tamara Zlender" w:date="2018-10-30T14:35:00Z"/>
            </w:rPr>
          </w:rPrChange>
        </w:rPr>
        <w:pPrChange w:id="207" w:author="Tamara Zlender" w:date="2018-10-30T14:49: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208" w:author="Tamara Zlender" w:date="2018-10-30T14:35:00Z">
        <w:r w:rsidRPr="00811ACF" w:rsidDel="00811ACF">
          <w:rPr>
            <w:rPrChange w:id="209" w:author="Tamara Zlender" w:date="2018-10-30T14:47:00Z">
              <w:rPr/>
            </w:rPrChange>
          </w:rPr>
          <w:delText># Name for source of messages as displayed in Slack</w:delText>
        </w:r>
        <w:r w:rsidRPr="00811ACF" w:rsidDel="00811ACF">
          <w:rPr>
            <w:rPrChange w:id="210" w:author="Tamara Zlender" w:date="2018-10-30T14:47:00Z">
              <w:rPr/>
            </w:rPrChange>
          </w:rPr>
          <w:br/>
          <w:delText>username=Resilient</w:delText>
        </w:r>
      </w:del>
      <w:ins w:id="211" w:author="Tamara Zlender" w:date="2018-10-30T14:35:00Z">
        <w:r w:rsidR="00811ACF" w:rsidRPr="00811ACF">
          <w:rPr>
            <w:rPrChange w:id="212" w:author="Tamara Zlender" w:date="2018-10-30T14:47:00Z">
              <w:rPr/>
            </w:rPrChange>
          </w:rPr>
          <w:t># Slack app OAuth Access Token</w:t>
        </w:r>
      </w:ins>
    </w:p>
    <w:p w14:paraId="39B81DF2" w14:textId="77777777" w:rsidR="00811ACF" w:rsidRPr="00811ACF" w:rsidRDefault="00811ACF">
      <w:pPr>
        <w:pStyle w:val="code"/>
        <w:spacing w:after="0"/>
        <w:rPr>
          <w:ins w:id="213" w:author="Tamara Zlender" w:date="2018-10-30T14:35:00Z"/>
          <w:rPrChange w:id="214" w:author="Tamara Zlender" w:date="2018-10-30T14:47:00Z">
            <w:rPr>
              <w:ins w:id="215" w:author="Tamara Zlender" w:date="2018-10-30T14:35:00Z"/>
            </w:rPr>
          </w:rPrChange>
        </w:rPr>
        <w:pPrChange w:id="216" w:author="Tamara Zlender" w:date="2018-10-30T14:49: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ins w:id="217" w:author="Tamara Zlender" w:date="2018-10-30T14:35:00Z">
        <w:r w:rsidRPr="00811ACF">
          <w:rPr>
            <w:rPrChange w:id="218" w:author="Tamara Zlender" w:date="2018-10-30T14:47:00Z">
              <w:rPr/>
            </w:rPrChange>
          </w:rPr>
          <w:t>api_token</w:t>
        </w:r>
        <w:proofErr w:type="spellEnd"/>
        <w:r w:rsidRPr="00811ACF">
          <w:rPr>
            <w:rPrChange w:id="219" w:author="Tamara Zlender" w:date="2018-10-30T14:47:00Z">
              <w:rPr/>
            </w:rPrChange>
          </w:rPr>
          <w:t>=</w:t>
        </w:r>
        <w:proofErr w:type="spellStart"/>
        <w:r w:rsidRPr="00811ACF">
          <w:rPr>
            <w:rPrChange w:id="220" w:author="Tamara Zlender" w:date="2018-10-30T14:47:00Z">
              <w:rPr/>
            </w:rPrChange>
          </w:rPr>
          <w:t>xoxp-xxxxxxxxx-xxxxxxxxxxxx-xxxxxxxxxxxxx-xxxxxxxxxxx</w:t>
        </w:r>
        <w:proofErr w:type="spellEnd"/>
      </w:ins>
    </w:p>
    <w:p w14:paraId="6761A6AD" w14:textId="77777777" w:rsidR="00811ACF" w:rsidRPr="00811ACF" w:rsidRDefault="00811ACF">
      <w:pPr>
        <w:pStyle w:val="code"/>
        <w:spacing w:after="0"/>
        <w:rPr>
          <w:ins w:id="221" w:author="Tamara Zlender" w:date="2018-10-30T14:35:00Z"/>
          <w:rPrChange w:id="222" w:author="Tamara Zlender" w:date="2018-10-30T14:47:00Z">
            <w:rPr>
              <w:ins w:id="223" w:author="Tamara Zlender" w:date="2018-10-30T14:35:00Z"/>
            </w:rPr>
          </w:rPrChange>
        </w:rPr>
        <w:pPrChange w:id="224" w:author="Tamara Zlender" w:date="2018-10-30T14:49: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8442BEB" w14:textId="77777777" w:rsidR="00811ACF" w:rsidRPr="00811ACF" w:rsidRDefault="00811ACF">
      <w:pPr>
        <w:pStyle w:val="code"/>
        <w:spacing w:after="0"/>
        <w:rPr>
          <w:ins w:id="225" w:author="Tamara Zlender" w:date="2018-10-30T14:35:00Z"/>
          <w:rPrChange w:id="226" w:author="Tamara Zlender" w:date="2018-10-30T14:47:00Z">
            <w:rPr>
              <w:ins w:id="227" w:author="Tamara Zlender" w:date="2018-10-30T14:35:00Z"/>
            </w:rPr>
          </w:rPrChange>
        </w:rPr>
        <w:pPrChange w:id="228" w:author="Tamara Zlender" w:date="2018-10-30T14:49: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229" w:author="Tamara Zlender" w:date="2018-10-30T14:35:00Z">
        <w:r w:rsidRPr="00811ACF">
          <w:rPr>
            <w:rPrChange w:id="230" w:author="Tamara Zlender" w:date="2018-10-30T14:47:00Z">
              <w:rPr/>
            </w:rPrChange>
          </w:rPr>
          <w:t># Username represents the default submission author.</w:t>
        </w:r>
      </w:ins>
    </w:p>
    <w:p w14:paraId="5A558D84" w14:textId="77777777" w:rsidR="00811ACF" w:rsidRPr="00811ACF" w:rsidRDefault="00811ACF">
      <w:pPr>
        <w:pStyle w:val="code"/>
        <w:spacing w:after="0"/>
        <w:rPr>
          <w:ins w:id="231" w:author="Tamara Zlender" w:date="2018-10-30T14:35:00Z"/>
          <w:rPrChange w:id="232" w:author="Tamara Zlender" w:date="2018-10-30T14:47:00Z">
            <w:rPr>
              <w:ins w:id="233" w:author="Tamara Zlender" w:date="2018-10-30T14:35:00Z"/>
            </w:rPr>
          </w:rPrChange>
        </w:rPr>
        <w:pPrChange w:id="234" w:author="Tamara Zlender" w:date="2018-10-30T14:49: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235" w:author="Tamara Zlender" w:date="2018-10-30T14:35:00Z">
        <w:r w:rsidRPr="00811ACF">
          <w:rPr>
            <w:rPrChange w:id="236" w:author="Tamara Zlender" w:date="2018-10-30T14:47:00Z">
              <w:rPr/>
            </w:rPrChange>
          </w:rPr>
          <w:t># Used together with '</w:t>
        </w:r>
        <w:proofErr w:type="spellStart"/>
        <w:r w:rsidRPr="00811ACF">
          <w:rPr>
            <w:rPrChange w:id="237" w:author="Tamara Zlender" w:date="2018-10-30T14:47:00Z">
              <w:rPr/>
            </w:rPrChange>
          </w:rPr>
          <w:t>as_user</w:t>
        </w:r>
        <w:proofErr w:type="spellEnd"/>
        <w:r w:rsidRPr="00811ACF">
          <w:rPr>
            <w:rPrChange w:id="238" w:author="Tamara Zlender" w:date="2018-10-30T14:47:00Z">
              <w:rPr/>
            </w:rPrChange>
          </w:rPr>
          <w:t>=False'.</w:t>
        </w:r>
      </w:ins>
    </w:p>
    <w:p w14:paraId="1F22F52B" w14:textId="77777777" w:rsidR="00811ACF" w:rsidRPr="00811ACF" w:rsidRDefault="00811ACF">
      <w:pPr>
        <w:pStyle w:val="code"/>
        <w:spacing w:after="0"/>
        <w:rPr>
          <w:ins w:id="239" w:author="Tamara Zlender" w:date="2018-10-30T14:35:00Z"/>
          <w:rPrChange w:id="240" w:author="Tamara Zlender" w:date="2018-10-30T14:47:00Z">
            <w:rPr>
              <w:ins w:id="241" w:author="Tamara Zlender" w:date="2018-10-30T14:35:00Z"/>
            </w:rPr>
          </w:rPrChange>
        </w:rPr>
        <w:pPrChange w:id="242" w:author="Tamara Zlender" w:date="2018-10-30T14:49: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243" w:author="Tamara Zlender" w:date="2018-10-30T14:35:00Z">
        <w:r w:rsidRPr="00811ACF">
          <w:rPr>
            <w:rPrChange w:id="244" w:author="Tamara Zlender" w:date="2018-10-30T14:47:00Z">
              <w:rPr/>
            </w:rPrChange>
          </w:rPr>
          <w:t># You can also update the username on the Workflow.</w:t>
        </w:r>
      </w:ins>
    </w:p>
    <w:p w14:paraId="1CACC443" w14:textId="3101CA00" w:rsidR="00811ACF" w:rsidRPr="009D77DC" w:rsidRDefault="00811ACF">
      <w:pPr>
        <w:pStyle w:val="code"/>
        <w:spacing w:after="0"/>
        <w:pPrChange w:id="245" w:author="Tamara Zlender" w:date="2018-10-30T14:49:00Z">
          <w:pPr>
            <w:pStyle w:val="Code0"/>
            <w:ind w:left="720"/>
          </w:pPr>
        </w:pPrChange>
      </w:pPr>
      <w:ins w:id="246" w:author="Tamara Zlender" w:date="2018-10-30T14:35:00Z">
        <w:r w:rsidRPr="00811ACF">
          <w:rPr>
            <w:rPrChange w:id="247" w:author="Tamara Zlender" w:date="2018-10-30T14:47:00Z">
              <w:rPr/>
            </w:rPrChange>
          </w:rPr>
          <w:t>username=Resilient</w:t>
        </w:r>
      </w:ins>
    </w:p>
    <w:p w14:paraId="6DB02F2B" w14:textId="558A0E66" w:rsidR="00F33F4A" w:rsidRDefault="00F33F4A" w:rsidP="009A711B">
      <w:pPr>
        <w:pStyle w:val="Heading20"/>
      </w:pPr>
      <w:r>
        <w:t>Deploy customizations to the Resilient platform</w:t>
      </w:r>
    </w:p>
    <w:p w14:paraId="1B0E6F06" w14:textId="4A32D79F" w:rsidR="00F33F4A" w:rsidRPr="00C91291" w:rsidRDefault="00F33F4A" w:rsidP="00C91291">
      <w:pPr>
        <w:pStyle w:val="BodyText"/>
      </w:pPr>
      <w:r w:rsidRPr="00C91291">
        <w:t xml:space="preserve">The package contains function definitions that you can use in </w:t>
      </w:r>
      <w:proofErr w:type="gramStart"/>
      <w:r w:rsidRPr="00C91291">
        <w:t>workflows, and</w:t>
      </w:r>
      <w:proofErr w:type="gramEnd"/>
      <w:r w:rsidRPr="00C91291">
        <w:t xml:space="preserve"> includes example workflows and rules that show how to use these functions.</w:t>
      </w:r>
    </w:p>
    <w:p w14:paraId="1071CCC0" w14:textId="77777777" w:rsidR="00811ACF" w:rsidRDefault="00811ACF" w:rsidP="00811ACF">
      <w:pPr>
        <w:pStyle w:val="BodyText"/>
        <w:numPr>
          <w:ilvl w:val="0"/>
          <w:numId w:val="33"/>
        </w:numPr>
        <w:ind w:left="360"/>
        <w:rPr>
          <w:ins w:id="248" w:author="Tamara Zlender" w:date="2018-10-30T14:38:00Z"/>
        </w:rPr>
      </w:pPr>
      <w:ins w:id="249" w:author="Tamara Zlender" w:date="2018-10-30T14:38:00Z">
        <w:r>
          <w:t xml:space="preserve">Use the following command to deploy these </w:t>
        </w:r>
        <w:r w:rsidRPr="00F33F4A">
          <w:t>customizations</w:t>
        </w:r>
        <w:r>
          <w:t xml:space="preserve"> to the Resilient platform:</w:t>
        </w:r>
      </w:ins>
    </w:p>
    <w:p w14:paraId="78C8ACC0" w14:textId="77777777" w:rsidR="00811ACF" w:rsidRDefault="00811ACF" w:rsidP="00811ACF">
      <w:pPr>
        <w:pStyle w:val="Code0"/>
        <w:rPr>
          <w:ins w:id="250" w:author="Tamara Zlender" w:date="2018-10-30T14:38:00Z"/>
        </w:rPr>
      </w:pPr>
      <w:ins w:id="251" w:author="Tamara Zlender" w:date="2018-10-30T14:38:00Z">
        <w:r w:rsidRPr="00877C21">
          <w:t>resilient-</w:t>
        </w:r>
        <w:r w:rsidRPr="00F33F4A">
          <w:t>circuits</w:t>
        </w:r>
        <w:r w:rsidRPr="00877C21">
          <w:t xml:space="preserve"> customize</w:t>
        </w:r>
      </w:ins>
    </w:p>
    <w:p w14:paraId="45983B22" w14:textId="77777777" w:rsidR="00811ACF" w:rsidRDefault="00811ACF" w:rsidP="00811ACF">
      <w:pPr>
        <w:pStyle w:val="BodyText"/>
        <w:numPr>
          <w:ilvl w:val="0"/>
          <w:numId w:val="33"/>
        </w:numPr>
        <w:ind w:left="360"/>
        <w:rPr>
          <w:ins w:id="252" w:author="Tamara Zlender" w:date="2018-10-30T14:38:00Z"/>
        </w:rPr>
      </w:pPr>
      <w:ins w:id="253" w:author="Tamara Zlender" w:date="2018-10-30T14:38:00Z">
        <w:r>
          <w:t>Respond to the prompts to deploy functions, message destinations, workflows and rules.</w:t>
        </w:r>
      </w:ins>
    </w:p>
    <w:p w14:paraId="13C5E9F6" w14:textId="5C246015" w:rsidR="00F33F4A" w:rsidDel="00811ACF" w:rsidRDefault="00F33F4A" w:rsidP="009A711B">
      <w:pPr>
        <w:pStyle w:val="BodyText"/>
        <w:rPr>
          <w:del w:id="254" w:author="Tamara Zlender" w:date="2018-10-30T14:38:00Z"/>
        </w:rPr>
      </w:pPr>
      <w:del w:id="255" w:author="Tamara Zlender" w:date="2018-10-30T14:38:00Z">
        <w:r w:rsidDel="00811ACF">
          <w:delText xml:space="preserve">Deploy these </w:delText>
        </w:r>
        <w:r w:rsidRPr="00F33F4A" w:rsidDel="00811ACF">
          <w:delText>customizations</w:delText>
        </w:r>
        <w:r w:rsidDel="00811ACF">
          <w:delText xml:space="preserve"> to the Resilient platform with the following command:</w:delText>
        </w:r>
      </w:del>
    </w:p>
    <w:p w14:paraId="2AAD3F5C" w14:textId="435C8358" w:rsidR="00F33F4A" w:rsidDel="00811ACF" w:rsidRDefault="00F33F4A" w:rsidP="009A711B">
      <w:pPr>
        <w:pStyle w:val="Code0"/>
        <w:rPr>
          <w:del w:id="256" w:author="Tamara Zlender" w:date="2018-10-30T14:38:00Z"/>
        </w:rPr>
      </w:pPr>
      <w:del w:id="257" w:author="Tamara Zlender" w:date="2018-10-30T14:38:00Z">
        <w:r w:rsidRPr="00877C21" w:rsidDel="00811ACF">
          <w:delText>resilient-</w:delText>
        </w:r>
        <w:r w:rsidRPr="00F33F4A" w:rsidDel="00811ACF">
          <w:delText>circuits</w:delText>
        </w:r>
        <w:r w:rsidRPr="00877C21" w:rsidDel="00811ACF">
          <w:delText xml:space="preserve"> customize</w:delText>
        </w:r>
      </w:del>
    </w:p>
    <w:p w14:paraId="536480B7" w14:textId="4F83DAE8" w:rsidR="00F33F4A" w:rsidDel="00811ACF" w:rsidRDefault="00F33F4A" w:rsidP="009A711B">
      <w:pPr>
        <w:pStyle w:val="BodyText"/>
        <w:rPr>
          <w:del w:id="258" w:author="Tamara Zlender" w:date="2018-10-30T14:38:00Z"/>
        </w:rPr>
      </w:pPr>
      <w:del w:id="259" w:author="Tamara Zlender" w:date="2018-10-30T14:38:00Z">
        <w:r w:rsidDel="00811ACF">
          <w:delText xml:space="preserve">Answer the prompts to </w:delText>
        </w:r>
        <w:r w:rsidR="00AC1006" w:rsidDel="00811ACF">
          <w:delText>deploy</w:delText>
        </w:r>
        <w:r w:rsidDel="00811ACF">
          <w:delText xml:space="preserve"> functions, message destinations, workflows and rules.</w:delText>
        </w:r>
      </w:del>
    </w:p>
    <w:bookmarkEnd w:id="62"/>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5E868139" w:rsidR="00272C1D" w:rsidRDefault="00272C1D" w:rsidP="00272C1D">
      <w:pPr>
        <w:pStyle w:val="Heading20"/>
        <w:rPr>
          <w:ins w:id="260" w:author="Tamara Zlender" w:date="2018-10-30T14:39:00Z"/>
        </w:rPr>
      </w:pPr>
      <w:r>
        <w:t xml:space="preserve">Configuration of </w:t>
      </w:r>
      <w:r w:rsidR="005D1DBF">
        <w:t xml:space="preserve">resilient-circuits for </w:t>
      </w:r>
      <w:proofErr w:type="spellStart"/>
      <w:r w:rsidR="005D1DBF">
        <w:t>restartability</w:t>
      </w:r>
      <w:proofErr w:type="spellEnd"/>
    </w:p>
    <w:p w14:paraId="6708E634" w14:textId="744361A4" w:rsidR="00811ACF" w:rsidRDefault="00811ACF" w:rsidP="00811ACF">
      <w:pPr>
        <w:pStyle w:val="BodyText"/>
        <w:rPr>
          <w:ins w:id="261" w:author="Tamara Zlender" w:date="2018-10-30T14:39:00Z"/>
          <w:rFonts w:cs="Arial"/>
          <w:color w:val="000000"/>
        </w:rPr>
      </w:pPr>
      <w:ins w:id="262" w:author="Tamara Zlender" w:date="2018-10-30T14:39:00Z">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ins>
    </w:p>
    <w:p w14:paraId="5B743E58" w14:textId="77777777" w:rsidR="00811ACF" w:rsidRDefault="00811ACF" w:rsidP="00811ACF">
      <w:pPr>
        <w:pStyle w:val="BodyText"/>
        <w:keepNext/>
        <w:numPr>
          <w:ilvl w:val="0"/>
          <w:numId w:val="34"/>
        </w:numPr>
        <w:rPr>
          <w:ins w:id="263" w:author="Tamara Zlender" w:date="2018-10-30T14:39:00Z"/>
          <w:rFonts w:cs="Arial"/>
          <w:color w:val="000000"/>
        </w:rPr>
      </w:pPr>
      <w:ins w:id="264" w:author="Tamara Zlender" w:date="2018-10-30T14:39:00Z">
        <w:r>
          <w:rPr>
            <w:rFonts w:cs="Arial"/>
            <w:color w:val="000000"/>
          </w:rPr>
          <w:lastRenderedPageBreak/>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ins>
    </w:p>
    <w:p w14:paraId="15888D90" w14:textId="77777777" w:rsidR="00811ACF" w:rsidRPr="00A54818" w:rsidRDefault="00811ACF" w:rsidP="00811ACF">
      <w:pPr>
        <w:pStyle w:val="Code0"/>
        <w:rPr>
          <w:ins w:id="265" w:author="Tamara Zlender" w:date="2018-10-30T14:39:00Z"/>
        </w:rPr>
      </w:pPr>
      <w:proofErr w:type="spellStart"/>
      <w:ins w:id="266" w:author="Tamara Zlender" w:date="2018-10-30T14:39:00Z">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ins>
    </w:p>
    <w:p w14:paraId="32AB8DC1" w14:textId="5581EBE4" w:rsidR="00811ACF" w:rsidRPr="003279DC" w:rsidRDefault="00811ACF" w:rsidP="00811ACF">
      <w:pPr>
        <w:pStyle w:val="BodyText"/>
        <w:keepNext/>
        <w:numPr>
          <w:ilvl w:val="0"/>
          <w:numId w:val="34"/>
        </w:numPr>
        <w:rPr>
          <w:ins w:id="267" w:author="Tamara Zlender" w:date="2018-10-30T14:39:00Z"/>
          <w:rFonts w:cs="Arial"/>
          <w:color w:val="000000"/>
        </w:rPr>
      </w:pPr>
      <w:ins w:id="268" w:author="Tamara Zlender" w:date="2018-10-30T14:39:00Z">
        <w:r w:rsidRPr="003279DC">
          <w:rPr>
            <w:rFonts w:cs="Arial"/>
            <w:color w:val="000000"/>
          </w:rPr>
          <w:t xml:space="preserve">Add the following contents to the file and change as necessary: </w:t>
        </w:r>
      </w:ins>
    </w:p>
    <w:p w14:paraId="7A69E0AE" w14:textId="77777777" w:rsidR="00811ACF" w:rsidRPr="00A54818" w:rsidRDefault="00811ACF" w:rsidP="00811ACF">
      <w:pPr>
        <w:pStyle w:val="Code0"/>
        <w:keepNext/>
        <w:keepLines/>
        <w:ind w:left="547"/>
        <w:rPr>
          <w:ins w:id="269" w:author="Tamara Zlender" w:date="2018-10-30T14:39:00Z"/>
        </w:rPr>
      </w:pPr>
      <w:ins w:id="270" w:author="Tamara Zlender" w:date="2018-10-30T14:39:00Z">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ins>
    </w:p>
    <w:p w14:paraId="4ADD5C8F" w14:textId="77777777" w:rsidR="00811ACF" w:rsidRDefault="00811ACF" w:rsidP="00811ACF">
      <w:pPr>
        <w:pStyle w:val="Code0"/>
        <w:keepNext/>
        <w:rPr>
          <w:ins w:id="271" w:author="Tamara Zlender" w:date="2018-10-30T14:39:00Z"/>
        </w:rPr>
      </w:pPr>
      <w:ins w:id="272" w:author="Tamara Zlender" w:date="2018-10-30T14:39:00Z">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ins>
    </w:p>
    <w:p w14:paraId="2934C2C7" w14:textId="77777777" w:rsidR="00811ACF" w:rsidRPr="00A54818" w:rsidRDefault="00811ACF" w:rsidP="00811ACF">
      <w:pPr>
        <w:pStyle w:val="Code0"/>
        <w:keepNext/>
        <w:rPr>
          <w:ins w:id="273" w:author="Tamara Zlender" w:date="2018-10-30T14:39:00Z"/>
        </w:rPr>
      </w:pPr>
      <w:ins w:id="274" w:author="Tamara Zlender" w:date="2018-10-30T14:39:00Z">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ins>
    </w:p>
    <w:p w14:paraId="68210430" w14:textId="77777777" w:rsidR="00811ACF" w:rsidRPr="00A54818" w:rsidRDefault="00811ACF" w:rsidP="00811ACF">
      <w:pPr>
        <w:pStyle w:val="BodyText"/>
        <w:keepNext/>
        <w:numPr>
          <w:ilvl w:val="0"/>
          <w:numId w:val="34"/>
        </w:numPr>
        <w:rPr>
          <w:ins w:id="275" w:author="Tamara Zlender" w:date="2018-10-30T14:39:00Z"/>
          <w:rFonts w:cs="Arial"/>
          <w:color w:val="000000"/>
        </w:rPr>
      </w:pPr>
      <w:ins w:id="276" w:author="Tamara Zlender" w:date="2018-10-30T14:39:00Z">
        <w:r w:rsidRPr="00A54818">
          <w:rPr>
            <w:rFonts w:cs="Arial"/>
            <w:color w:val="000000"/>
          </w:rPr>
          <w:t>Ensure that the service unit file is correctly permissioned</w:t>
        </w:r>
        <w:r>
          <w:rPr>
            <w:rFonts w:cs="Arial"/>
            <w:color w:val="000000"/>
          </w:rPr>
          <w:t>, as follows</w:t>
        </w:r>
        <w:r w:rsidRPr="00A54818">
          <w:rPr>
            <w:rFonts w:cs="Arial"/>
            <w:color w:val="000000"/>
          </w:rPr>
          <w:t>:</w:t>
        </w:r>
      </w:ins>
    </w:p>
    <w:p w14:paraId="55AA929B" w14:textId="77777777" w:rsidR="00811ACF" w:rsidRDefault="00811ACF" w:rsidP="00811ACF">
      <w:pPr>
        <w:pStyle w:val="Code0"/>
        <w:rPr>
          <w:ins w:id="277" w:author="Tamara Zlender" w:date="2018-10-30T14:39:00Z"/>
        </w:rPr>
      </w:pPr>
      <w:proofErr w:type="spellStart"/>
      <w:ins w:id="278" w:author="Tamara Zlender" w:date="2018-10-30T14:39:00Z">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ins>
    </w:p>
    <w:p w14:paraId="0BC7371A" w14:textId="77777777" w:rsidR="00811ACF" w:rsidRPr="00A54818" w:rsidRDefault="00811ACF" w:rsidP="00811ACF">
      <w:pPr>
        <w:pStyle w:val="BodyText"/>
        <w:keepNext/>
        <w:numPr>
          <w:ilvl w:val="0"/>
          <w:numId w:val="34"/>
        </w:numPr>
        <w:rPr>
          <w:ins w:id="279" w:author="Tamara Zlender" w:date="2018-10-30T14:39:00Z"/>
          <w:rFonts w:cs="Arial"/>
          <w:color w:val="000000"/>
        </w:rPr>
      </w:pPr>
      <w:ins w:id="280" w:author="Tamara Zlender" w:date="2018-10-30T14:39:00Z">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ins>
    </w:p>
    <w:p w14:paraId="74999E68" w14:textId="77777777" w:rsidR="00811ACF" w:rsidRPr="00A54818" w:rsidRDefault="00811ACF" w:rsidP="00811ACF">
      <w:pPr>
        <w:pStyle w:val="Code0"/>
        <w:rPr>
          <w:ins w:id="281" w:author="Tamara Zlender" w:date="2018-10-30T14:39:00Z"/>
        </w:rPr>
      </w:pPr>
      <w:proofErr w:type="spellStart"/>
      <w:ins w:id="282" w:author="Tamara Zlender" w:date="2018-10-30T14:39:00Z">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ins>
    </w:p>
    <w:p w14:paraId="445F044D" w14:textId="77777777" w:rsidR="00811ACF" w:rsidRPr="00A54818" w:rsidRDefault="00811ACF" w:rsidP="00811ACF">
      <w:pPr>
        <w:pStyle w:val="BodyText"/>
        <w:rPr>
          <w:ins w:id="283" w:author="Tamara Zlender" w:date="2018-10-30T14:39:00Z"/>
          <w:rFonts w:cs="Arial"/>
          <w:color w:val="000000"/>
        </w:rPr>
      </w:pPr>
      <w:ins w:id="284" w:author="Tamara Zlender" w:date="2018-10-30T14:39:00Z">
        <w:r>
          <w:rPr>
            <w:rFonts w:cs="Arial"/>
            <w:color w:val="000000"/>
          </w:rPr>
          <w:t>You can view l</w:t>
        </w:r>
        <w:r w:rsidRPr="00A54818">
          <w:rPr>
            <w:rFonts w:cs="Arial"/>
            <w:color w:val="000000"/>
          </w:rPr>
          <w:t xml:space="preserve">og files for </w:t>
        </w:r>
        <w:proofErr w:type="spellStart"/>
        <w:r w:rsidRPr="00A54818">
          <w:rPr>
            <w:rFonts w:cs="Arial"/>
            <w:color w:val="000000"/>
          </w:rPr>
          <w:t>systemd</w:t>
        </w:r>
        <w:proofErr w:type="spellEnd"/>
        <w:r w:rsidRPr="00A54818">
          <w:rPr>
            <w:rFonts w:cs="Arial"/>
            <w:color w:val="000000"/>
          </w:rPr>
          <w:t xml:space="preserve"> and the resilient-circuits service </w:t>
        </w:r>
        <w:r>
          <w:rPr>
            <w:rFonts w:cs="Arial"/>
            <w:color w:val="000000"/>
          </w:rPr>
          <w:t>using</w:t>
        </w:r>
        <w:r w:rsidRPr="00A54818">
          <w:rPr>
            <w:rFonts w:cs="Arial"/>
            <w:color w:val="000000"/>
          </w:rPr>
          <w:t xml:space="preserve"> the </w:t>
        </w:r>
        <w:proofErr w:type="spellStart"/>
        <w:r w:rsidRPr="00A54818">
          <w:rPr>
            <w:rFonts w:cs="Arial"/>
            <w:color w:val="000000"/>
          </w:rPr>
          <w:t>journalctl</w:t>
        </w:r>
        <w:proofErr w:type="spellEnd"/>
        <w:r w:rsidRPr="00A54818">
          <w:rPr>
            <w:rFonts w:cs="Arial"/>
            <w:color w:val="000000"/>
          </w:rPr>
          <w:t xml:space="preserve"> command</w:t>
        </w:r>
        <w:r>
          <w:rPr>
            <w:rFonts w:cs="Arial"/>
            <w:color w:val="000000"/>
          </w:rPr>
          <w:t>, as follows</w:t>
        </w:r>
        <w:r w:rsidRPr="00A54818">
          <w:rPr>
            <w:rFonts w:cs="Arial"/>
            <w:color w:val="000000"/>
          </w:rPr>
          <w:t>:</w:t>
        </w:r>
      </w:ins>
    </w:p>
    <w:p w14:paraId="0C34D604" w14:textId="77777777" w:rsidR="00811ACF" w:rsidRDefault="00811ACF" w:rsidP="00811ACF">
      <w:pPr>
        <w:pStyle w:val="Code0"/>
        <w:rPr>
          <w:ins w:id="285" w:author="Tamara Zlender" w:date="2018-10-30T14:39:00Z"/>
        </w:rPr>
      </w:pPr>
      <w:proofErr w:type="spellStart"/>
      <w:ins w:id="286" w:author="Tamara Zlender" w:date="2018-10-30T14:39:00Z">
        <w:r>
          <w:t>sudo</w:t>
        </w:r>
        <w:proofErr w:type="spellEnd"/>
        <w:r>
          <w:t xml:space="preserve"> </w:t>
        </w:r>
        <w:proofErr w:type="spellStart"/>
        <w:r>
          <w:t>journalctl</w:t>
        </w:r>
        <w:proofErr w:type="spellEnd"/>
        <w:r>
          <w:t xml:space="preserve"> -u </w:t>
        </w:r>
        <w:proofErr w:type="spellStart"/>
        <w:r>
          <w:t>resilient_circuits</w:t>
        </w:r>
        <w:proofErr w:type="spellEnd"/>
        <w:r>
          <w:t xml:space="preserve"> --since "2 hours ago"</w:t>
        </w:r>
      </w:ins>
    </w:p>
    <w:p w14:paraId="691853C0" w14:textId="77777777" w:rsidR="00811ACF" w:rsidDel="00811ACF" w:rsidRDefault="00811ACF" w:rsidP="00272C1D">
      <w:pPr>
        <w:pStyle w:val="Heading20"/>
        <w:rPr>
          <w:del w:id="287" w:author="Tamara Zlender" w:date="2018-10-30T14:40:00Z"/>
        </w:rPr>
      </w:pPr>
    </w:p>
    <w:p w14:paraId="15A10807" w14:textId="2203140C" w:rsidR="00272C1D" w:rsidDel="00811ACF" w:rsidRDefault="00272C1D" w:rsidP="00272C1D">
      <w:pPr>
        <w:pStyle w:val="BodyText"/>
        <w:rPr>
          <w:del w:id="288" w:author="Tamara Zlender" w:date="2018-10-30T14:39:00Z"/>
          <w:rFonts w:cs="Arial"/>
          <w:color w:val="000000"/>
        </w:rPr>
      </w:pPr>
      <w:del w:id="289" w:author="Tamara Zlender" w:date="2018-10-30T14:39:00Z">
        <w:r w:rsidDel="00811ACF">
          <w:rPr>
            <w:rFonts w:cs="Arial"/>
            <w:color w:val="000000"/>
          </w:rPr>
          <w:delText xml:space="preserve">For normal operation, resilient-circuits must run </w:delText>
        </w:r>
        <w:r w:rsidRPr="00A54818" w:rsidDel="00811ACF">
          <w:rPr>
            <w:rFonts w:cs="Arial"/>
            <w:color w:val="000000"/>
            <w:u w:val="single"/>
          </w:rPr>
          <w:delText>continuously</w:delText>
        </w:r>
        <w:r w:rsidDel="00811ACF">
          <w:rPr>
            <w:rFonts w:cs="Arial"/>
            <w:color w:val="000000"/>
          </w:rPr>
          <w:delText>.  The recommend</w:delText>
        </w:r>
        <w:r w:rsidR="00B92D6D" w:rsidDel="00811ACF">
          <w:rPr>
            <w:rFonts w:cs="Arial"/>
            <w:color w:val="000000"/>
          </w:rPr>
          <w:delText>ed</w:delText>
        </w:r>
        <w:r w:rsidDel="00811ACF">
          <w:rPr>
            <w:rFonts w:cs="Arial"/>
            <w:color w:val="000000"/>
          </w:rPr>
          <w:delText xml:space="preserve"> way to do this is to configure </w:delText>
        </w:r>
        <w:r w:rsidR="000C569C" w:rsidDel="00811ACF">
          <w:rPr>
            <w:rFonts w:cs="Arial"/>
            <w:color w:val="000000"/>
          </w:rPr>
          <w:delText xml:space="preserve">it to </w:delText>
        </w:r>
        <w:r w:rsidDel="00811ACF">
          <w:rPr>
            <w:rFonts w:cs="Arial"/>
            <w:color w:val="000000"/>
          </w:rPr>
          <w:delText>automatically run at startup. On a Red Hat appliance, this is done using a systemd unit file such as the one below. You may need to change the paths to your working directory and app.config.</w:delText>
        </w:r>
      </w:del>
    </w:p>
    <w:p w14:paraId="5DBDA133" w14:textId="1FCE9D6C" w:rsidR="00272C1D" w:rsidDel="00811ACF" w:rsidRDefault="00272C1D" w:rsidP="00272C1D">
      <w:pPr>
        <w:pStyle w:val="BodyText"/>
        <w:rPr>
          <w:del w:id="290" w:author="Tamara Zlender" w:date="2018-10-30T14:39:00Z"/>
          <w:rFonts w:cs="Arial"/>
          <w:color w:val="000000"/>
        </w:rPr>
      </w:pPr>
      <w:del w:id="291" w:author="Tamara Zlender" w:date="2018-10-30T14:39:00Z">
        <w:r w:rsidDel="00811ACF">
          <w:rPr>
            <w:rFonts w:cs="Arial"/>
            <w:color w:val="000000"/>
          </w:rPr>
          <w:delText>The unit file should be named ‘</w:delText>
        </w:r>
        <w:r w:rsidRPr="00A54818" w:rsidDel="00811ACF">
          <w:delText>resilient_circuits.service</w:delText>
        </w:r>
        <w:r w:rsidDel="00811ACF">
          <w:rPr>
            <w:rFonts w:cs="Arial"/>
            <w:color w:val="000000"/>
          </w:rPr>
          <w:delText>’:</w:delText>
        </w:r>
      </w:del>
    </w:p>
    <w:p w14:paraId="4EDE0542" w14:textId="64AAB2E8" w:rsidR="00272C1D" w:rsidRPr="00A54818" w:rsidDel="00811ACF" w:rsidRDefault="00272C1D" w:rsidP="009A711B">
      <w:pPr>
        <w:pStyle w:val="Code0"/>
        <w:ind w:left="547"/>
        <w:rPr>
          <w:del w:id="292" w:author="Tamara Zlender" w:date="2018-10-30T14:39:00Z"/>
        </w:rPr>
      </w:pPr>
      <w:del w:id="293" w:author="Tamara Zlender" w:date="2018-10-30T14:39:00Z">
        <w:r w:rsidRPr="00A54818" w:rsidDel="00811ACF">
          <w:delText>sudo vi /etc/systemd/system/resilient_circuits.service</w:delText>
        </w:r>
      </w:del>
    </w:p>
    <w:p w14:paraId="367C85C0" w14:textId="6EA86C3C" w:rsidR="00272C1D" w:rsidDel="00811ACF" w:rsidRDefault="00272C1D" w:rsidP="009A711B">
      <w:pPr>
        <w:pStyle w:val="BodyText"/>
        <w:keepNext/>
        <w:rPr>
          <w:del w:id="294" w:author="Tamara Zlender" w:date="2018-10-30T14:39:00Z"/>
          <w:rFonts w:cs="Arial"/>
          <w:color w:val="000000"/>
        </w:rPr>
      </w:pPr>
      <w:del w:id="295" w:author="Tamara Zlender" w:date="2018-10-30T14:39:00Z">
        <w:r w:rsidDel="00811ACF">
          <w:rPr>
            <w:rFonts w:cs="Arial"/>
            <w:color w:val="000000"/>
          </w:rPr>
          <w:delText>The contents:</w:delText>
        </w:r>
      </w:del>
    </w:p>
    <w:p w14:paraId="6223E93F" w14:textId="57016A09" w:rsidR="00272C1D" w:rsidRPr="00A54818" w:rsidDel="00811ACF" w:rsidRDefault="00272C1D" w:rsidP="009A711B">
      <w:pPr>
        <w:pStyle w:val="Code0"/>
        <w:keepNext/>
        <w:keepLines/>
        <w:ind w:left="547"/>
        <w:rPr>
          <w:del w:id="296" w:author="Tamara Zlender" w:date="2018-10-30T14:39:00Z"/>
        </w:rPr>
      </w:pPr>
      <w:del w:id="297" w:author="Tamara Zlender" w:date="2018-10-30T14:39:00Z">
        <w:r w:rsidRPr="00A54818" w:rsidDel="00811ACF">
          <w:delText>[Unit]</w:delText>
        </w:r>
        <w:r w:rsidDel="00811ACF">
          <w:br/>
        </w:r>
        <w:r w:rsidRPr="00A54818" w:rsidDel="00811ACF">
          <w:delText>Description=Resilient-Circuits Service</w:delText>
        </w:r>
        <w:r w:rsidDel="00811ACF">
          <w:br/>
        </w:r>
        <w:r w:rsidRPr="00A54818" w:rsidDel="00811ACF">
          <w:delText>After=resilient.service</w:delText>
        </w:r>
        <w:r w:rsidDel="00811ACF">
          <w:br/>
        </w:r>
        <w:r w:rsidRPr="00A54818" w:rsidDel="00811ACF">
          <w:delText>Requires=resilient.service</w:delText>
        </w:r>
      </w:del>
    </w:p>
    <w:p w14:paraId="16B7EF34" w14:textId="5E74CAFB" w:rsidR="00272C1D" w:rsidDel="00811ACF" w:rsidRDefault="00272C1D" w:rsidP="009A711B">
      <w:pPr>
        <w:pStyle w:val="Code0"/>
        <w:keepNext/>
        <w:rPr>
          <w:del w:id="298" w:author="Tamara Zlender" w:date="2018-10-30T14:39:00Z"/>
        </w:rPr>
      </w:pPr>
      <w:del w:id="299" w:author="Tamara Zlender" w:date="2018-10-30T14:39:00Z">
        <w:r w:rsidRPr="00A54818" w:rsidDel="00811ACF">
          <w:delText>[Service]</w:delText>
        </w:r>
        <w:r w:rsidDel="00811ACF">
          <w:br/>
        </w:r>
        <w:r w:rsidRPr="00A54818" w:rsidDel="00811ACF">
          <w:delText>Type=simple</w:delText>
        </w:r>
        <w:r w:rsidDel="00811ACF">
          <w:br/>
        </w:r>
        <w:r w:rsidRPr="00A54818" w:rsidDel="00811ACF">
          <w:delText>User=integration</w:delText>
        </w:r>
        <w:r w:rsidDel="00811ACF">
          <w:br/>
        </w:r>
        <w:r w:rsidRPr="00A54818" w:rsidDel="00811ACF">
          <w:delText>WorkingDirectory=/home/integration</w:delText>
        </w:r>
        <w:r w:rsidDel="00811ACF">
          <w:br/>
        </w:r>
        <w:r w:rsidRPr="00A54818" w:rsidDel="00811ACF">
          <w:delText>ExecStart=/usr/local/bin/resilient-circuits run</w:delText>
        </w:r>
        <w:r w:rsidDel="00811ACF">
          <w:br/>
        </w:r>
        <w:r w:rsidRPr="00A54818" w:rsidDel="00811ACF">
          <w:delText>Restart=always</w:delText>
        </w:r>
        <w:r w:rsidDel="00811ACF">
          <w:br/>
        </w:r>
        <w:r w:rsidRPr="00A54818" w:rsidDel="00811ACF">
          <w:delText>TimeoutSec=10</w:delText>
        </w:r>
        <w:r w:rsidDel="00811ACF">
          <w:br/>
        </w:r>
        <w:r w:rsidRPr="00A54818" w:rsidDel="00811ACF">
          <w:delText>Environment=APP_CONFIG_FILE=/home/integration/.resilient/app.config</w:delText>
        </w:r>
        <w:r w:rsidDel="00811ACF">
          <w:br/>
        </w:r>
        <w:r w:rsidRPr="00A54818" w:rsidDel="00811ACF">
          <w:delText>Environment=APP_LOCK_FILE=/home/integration/.r</w:delText>
        </w:r>
        <w:r w:rsidDel="00811ACF">
          <w:delText>esilient/resilient_circuits.lock</w:delText>
        </w:r>
      </w:del>
    </w:p>
    <w:p w14:paraId="29606526" w14:textId="2DDF42AC" w:rsidR="00272C1D" w:rsidRPr="00A54818" w:rsidDel="00811ACF" w:rsidRDefault="00272C1D" w:rsidP="009A711B">
      <w:pPr>
        <w:pStyle w:val="Code0"/>
        <w:keepNext/>
        <w:rPr>
          <w:del w:id="300" w:author="Tamara Zlender" w:date="2018-10-30T14:39:00Z"/>
        </w:rPr>
      </w:pPr>
      <w:del w:id="301" w:author="Tamara Zlender" w:date="2018-10-30T14:39:00Z">
        <w:r w:rsidRPr="00A54818" w:rsidDel="00811ACF">
          <w:delText>[Install]</w:delText>
        </w:r>
        <w:r w:rsidDel="00811ACF">
          <w:br/>
        </w:r>
        <w:r w:rsidRPr="00A54818" w:rsidDel="00811ACF">
          <w:delText>WantedBy=multi-user.target</w:delText>
        </w:r>
      </w:del>
    </w:p>
    <w:p w14:paraId="721532AD" w14:textId="4939BB95" w:rsidR="00272C1D" w:rsidRPr="00A54818" w:rsidDel="00811ACF" w:rsidRDefault="00272C1D" w:rsidP="00272C1D">
      <w:pPr>
        <w:pStyle w:val="BodyText"/>
        <w:rPr>
          <w:del w:id="302" w:author="Tamara Zlender" w:date="2018-10-30T14:39:00Z"/>
          <w:rFonts w:cs="Arial"/>
          <w:color w:val="000000"/>
        </w:rPr>
      </w:pPr>
      <w:del w:id="303" w:author="Tamara Zlender" w:date="2018-10-30T14:39:00Z">
        <w:r w:rsidRPr="00A54818" w:rsidDel="00811ACF">
          <w:rPr>
            <w:rFonts w:cs="Arial"/>
            <w:color w:val="000000"/>
          </w:rPr>
          <w:delText>Ensure that the service unit file is correctly permissioned:</w:delText>
        </w:r>
      </w:del>
    </w:p>
    <w:p w14:paraId="71AF2639" w14:textId="0BB43753" w:rsidR="00272C1D" w:rsidDel="00811ACF" w:rsidRDefault="00272C1D" w:rsidP="00B17E46">
      <w:pPr>
        <w:pStyle w:val="Code0"/>
        <w:rPr>
          <w:del w:id="304" w:author="Tamara Zlender" w:date="2018-10-30T14:39:00Z"/>
        </w:rPr>
      </w:pPr>
      <w:del w:id="305" w:author="Tamara Zlender" w:date="2018-10-30T14:39:00Z">
        <w:r w:rsidRPr="00A54818" w:rsidDel="00811ACF">
          <w:delText>sudo chmod 664 /etc/systemd/system/resilient_circuits.service</w:delText>
        </w:r>
      </w:del>
    </w:p>
    <w:p w14:paraId="75F8F50C" w14:textId="73CC8115" w:rsidR="00F33F4A" w:rsidRPr="00A54818" w:rsidDel="00811ACF" w:rsidRDefault="00F33F4A" w:rsidP="00F33F4A">
      <w:pPr>
        <w:pStyle w:val="BodyText"/>
        <w:rPr>
          <w:del w:id="306" w:author="Tamara Zlender" w:date="2018-10-30T14:39:00Z"/>
          <w:rFonts w:cs="Arial"/>
          <w:color w:val="000000"/>
        </w:rPr>
      </w:pPr>
      <w:bookmarkStart w:id="307" w:name="_Toc510253268"/>
      <w:del w:id="308" w:author="Tamara Zlender" w:date="2018-10-30T14:39:00Z">
        <w:r w:rsidRPr="00A54818" w:rsidDel="00811ACF">
          <w:rPr>
            <w:rFonts w:cs="Arial"/>
            <w:color w:val="000000"/>
          </w:rPr>
          <w:delText>Use the systemctl command to manually start, stop, restart and return status on the service:</w:delText>
        </w:r>
      </w:del>
    </w:p>
    <w:p w14:paraId="6ADDB848" w14:textId="77E3FEC0" w:rsidR="00F33F4A" w:rsidRPr="00A54818" w:rsidDel="00811ACF" w:rsidRDefault="00F33F4A" w:rsidP="00F33F4A">
      <w:pPr>
        <w:pStyle w:val="Code0"/>
        <w:rPr>
          <w:del w:id="309" w:author="Tamara Zlender" w:date="2018-10-30T14:39:00Z"/>
        </w:rPr>
      </w:pPr>
      <w:del w:id="310" w:author="Tamara Zlender" w:date="2018-10-30T14:39:00Z">
        <w:r w:rsidRPr="00A54818" w:rsidDel="00811ACF">
          <w:delText>sudo systemctl resilient_circuits [start|stop|restart|status]</w:delText>
        </w:r>
      </w:del>
    </w:p>
    <w:p w14:paraId="56F383C9" w14:textId="730ECB0D" w:rsidR="00F33F4A" w:rsidRPr="00A54818" w:rsidDel="00811ACF" w:rsidRDefault="00F33F4A" w:rsidP="00F33F4A">
      <w:pPr>
        <w:pStyle w:val="BodyText"/>
        <w:rPr>
          <w:del w:id="311" w:author="Tamara Zlender" w:date="2018-10-30T14:39:00Z"/>
          <w:rFonts w:cs="Arial"/>
          <w:color w:val="000000"/>
        </w:rPr>
      </w:pPr>
      <w:del w:id="312" w:author="Tamara Zlender" w:date="2018-10-30T14:39:00Z">
        <w:r w:rsidRPr="00A54818" w:rsidDel="00811ACF">
          <w:rPr>
            <w:rFonts w:cs="Arial"/>
            <w:color w:val="000000"/>
          </w:rPr>
          <w:delText>Log files for systemd and the resilient-circuits service can be viewed through the journalctl command:</w:delText>
        </w:r>
      </w:del>
    </w:p>
    <w:p w14:paraId="5713A9EF" w14:textId="51A9148F" w:rsidR="00F33F4A" w:rsidDel="00811ACF" w:rsidRDefault="00F33F4A" w:rsidP="00F33F4A">
      <w:pPr>
        <w:pStyle w:val="Code0"/>
        <w:rPr>
          <w:del w:id="313" w:author="Tamara Zlender" w:date="2018-10-30T14:39:00Z"/>
        </w:rPr>
      </w:pPr>
      <w:del w:id="314" w:author="Tamara Zlender" w:date="2018-10-30T14:39:00Z">
        <w:r w:rsidRPr="00A54818" w:rsidDel="00811ACF">
          <w:delText>sudo journalct</w:delText>
        </w:r>
        <w:r w:rsidDel="00811ACF">
          <w:delText>l -u resilient_circuits --since "</w:delText>
        </w:r>
        <w:r w:rsidRPr="00A54818" w:rsidDel="00811ACF">
          <w:delText>2 hours ag</w:delText>
        </w:r>
        <w:r w:rsidDel="00811ACF">
          <w:delText>o"</w:delText>
        </w:r>
      </w:del>
    </w:p>
    <w:p w14:paraId="1903D526" w14:textId="77777777" w:rsidR="004F6CA4" w:rsidRPr="004943EC" w:rsidRDefault="004F6CA4" w:rsidP="004F6CA4">
      <w:pPr>
        <w:pStyle w:val="Heading10"/>
        <w:rPr>
          <w:rFonts w:ascii="Arial" w:eastAsia="Times New Roman" w:hAnsi="Arial" w:cs="Times New Roman"/>
          <w:color w:val="auto"/>
          <w:sz w:val="20"/>
        </w:rPr>
      </w:pPr>
      <w:bookmarkStart w:id="315" w:name="_Toc510253272"/>
      <w:bookmarkEnd w:id="307"/>
      <w:r>
        <w:t>Function Descriptions</w:t>
      </w:r>
    </w:p>
    <w:p w14:paraId="4314CAA0" w14:textId="3A0F50C2" w:rsidR="004F6CA4" w:rsidRDefault="004F6CA4" w:rsidP="004F6CA4">
      <w:pPr>
        <w:pStyle w:val="BodyText"/>
        <w:keepNext/>
        <w:rPr>
          <w:ins w:id="316" w:author="Tamara Zlender" w:date="2018-10-30T15:01:00Z"/>
        </w:rPr>
      </w:pPr>
      <w:r>
        <w:t>Once the function</w:t>
      </w:r>
      <w:r w:rsidR="00846C90">
        <w:t xml:space="preserve"> package deploys</w:t>
      </w:r>
      <w:del w:id="317" w:author="Tamara Zlender" w:date="2018-10-30T15:01:00Z">
        <w:r w:rsidR="00846C90" w:rsidDel="00E2762C">
          <w:delText xml:space="preserve"> the function</w:delText>
        </w:r>
      </w:del>
      <w:r>
        <w:t xml:space="preserve">, you can view </w:t>
      </w:r>
      <w:ins w:id="318" w:author="Tamara Zlender" w:date="2018-10-30T15:01:00Z">
        <w:r w:rsidR="00E2762C">
          <w:t>three functions</w:t>
        </w:r>
      </w:ins>
      <w:del w:id="319" w:author="Tamara Zlender" w:date="2018-10-30T15:01:00Z">
        <w:r w:rsidR="00846C90" w:rsidDel="00E2762C">
          <w:delText>it</w:delText>
        </w:r>
      </w:del>
      <w:r>
        <w:t xml:space="preserve"> in the Resilient platform Functions tab, as shown below.</w:t>
      </w:r>
      <w:r w:rsidRPr="00D35F7F">
        <w:t xml:space="preserve"> </w:t>
      </w:r>
    </w:p>
    <w:p w14:paraId="7899E815" w14:textId="75645D83" w:rsidR="00E2762C" w:rsidRDefault="00D53CC1" w:rsidP="004F6CA4">
      <w:pPr>
        <w:pStyle w:val="BodyText"/>
        <w:keepNext/>
      </w:pPr>
      <w:ins w:id="320" w:author="Tamara Zlender" w:date="2018-10-30T15:20:00Z">
        <w:r>
          <w:rPr>
            <w:noProof/>
          </w:rPr>
          <w:drawing>
            <wp:inline distT="0" distB="0" distL="0" distR="0" wp14:anchorId="266459C9" wp14:editId="719C46D3">
              <wp:extent cx="5486400" cy="2631440"/>
              <wp:effectExtent l="25400" t="25400" r="88900" b="863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30 at 3.19.58 PM.png"/>
                      <pic:cNvPicPr/>
                    </pic:nvPicPr>
                    <pic:blipFill>
                      <a:blip r:embed="rId14"/>
                      <a:stretch>
                        <a:fillRect/>
                      </a:stretch>
                    </pic:blipFill>
                    <pic:spPr>
                      <a:xfrm>
                        <a:off x="0" y="0"/>
                        <a:ext cx="5486400" cy="2631440"/>
                      </a:xfrm>
                      <a:prstGeom prst="rect">
                        <a:avLst/>
                      </a:prstGeom>
                      <a:effectLst>
                        <a:outerShdw blurRad="50800" dist="38100" dir="2700000" algn="tl" rotWithShape="0">
                          <a:prstClr val="black">
                            <a:alpha val="40000"/>
                          </a:prstClr>
                        </a:outerShdw>
                      </a:effectLst>
                    </pic:spPr>
                  </pic:pic>
                </a:graphicData>
              </a:graphic>
            </wp:inline>
          </w:drawing>
        </w:r>
      </w:ins>
    </w:p>
    <w:p w14:paraId="4BB36906" w14:textId="666FB25D" w:rsidR="008C122C" w:rsidRPr="009A711B" w:rsidRDefault="00846C90" w:rsidP="004F6CA4">
      <w:pPr>
        <w:pStyle w:val="BodyText"/>
        <w:keepNext/>
        <w:rPr>
          <w:color w:val="4F81BD" w:themeColor="accent1"/>
        </w:rPr>
      </w:pPr>
      <w:del w:id="321" w:author="Tamara Zlender" w:date="2018-10-30T14:53:00Z">
        <w:r w:rsidDel="00E2762C">
          <w:rPr>
            <w:noProof/>
            <w:color w:val="4F81BD" w:themeColor="accent1"/>
          </w:rPr>
          <w:drawing>
            <wp:inline distT="0" distB="0" distL="0" distR="0" wp14:anchorId="5C00AF94" wp14:editId="661A945E">
              <wp:extent cx="5486400" cy="3413760"/>
              <wp:effectExtent l="152400" t="152400" r="342900" b="345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7 at 3.11.08 PM.png"/>
                      <pic:cNvPicPr/>
                    </pic:nvPicPr>
                    <pic:blipFill>
                      <a:blip r:embed="rId15"/>
                      <a:stretch>
                        <a:fillRect/>
                      </a:stretch>
                    </pic:blipFill>
                    <pic:spPr>
                      <a:xfrm>
                        <a:off x="0" y="0"/>
                        <a:ext cx="5486400" cy="3413760"/>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47A1125B" w14:textId="3CC940DC" w:rsidR="00D56144" w:rsidRDefault="00461F98" w:rsidP="00B92D6D">
      <w:pPr>
        <w:pStyle w:val="BodyText"/>
        <w:rPr>
          <w:ins w:id="322" w:author="Tamara Zlender" w:date="2018-10-30T15:13:00Z"/>
        </w:rPr>
      </w:pPr>
      <w:r w:rsidRPr="008C122C">
        <w:t>The package includes example workflows and r</w:t>
      </w:r>
      <w:r w:rsidR="000A010A">
        <w:t>ules that show how the function</w:t>
      </w:r>
      <w:r w:rsidRPr="008C122C">
        <w:t xml:space="preserve"> can be used. You can copy and modify these workflows and rules for your own needs.</w:t>
      </w:r>
      <w:r>
        <w:t xml:space="preserve"> </w:t>
      </w:r>
    </w:p>
    <w:p w14:paraId="0FCA02C7" w14:textId="5313BBD9" w:rsidR="00D56144" w:rsidRDefault="00D56144" w:rsidP="00B92D6D">
      <w:pPr>
        <w:pStyle w:val="BodyText"/>
        <w:rPr>
          <w:ins w:id="323" w:author="Tamara Zlender" w:date="2018-10-30T15:13:00Z"/>
        </w:rPr>
      </w:pPr>
      <w:ins w:id="324" w:author="Tamara Zlender" w:date="2018-10-30T15:14:00Z">
        <w:r>
          <w:rPr>
            <w:noProof/>
          </w:rPr>
          <w:drawing>
            <wp:inline distT="0" distB="0" distL="0" distR="0" wp14:anchorId="371A43DB" wp14:editId="1C53F07F">
              <wp:extent cx="5486400" cy="3498215"/>
              <wp:effectExtent l="25400" t="25400" r="88900" b="831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30 at 2.53.33 PM.png"/>
                      <pic:cNvPicPr/>
                    </pic:nvPicPr>
                    <pic:blipFill>
                      <a:blip r:embed="rId16"/>
                      <a:stretch>
                        <a:fillRect/>
                      </a:stretch>
                    </pic:blipFill>
                    <pic:spPr>
                      <a:xfrm>
                        <a:off x="0" y="0"/>
                        <a:ext cx="5486400" cy="3498215"/>
                      </a:xfrm>
                      <a:prstGeom prst="rect">
                        <a:avLst/>
                      </a:prstGeom>
                      <a:effectLst>
                        <a:outerShdw blurRad="50800" dist="38100" dir="2700000" algn="tl" rotWithShape="0">
                          <a:prstClr val="black">
                            <a:alpha val="40000"/>
                          </a:prstClr>
                        </a:outerShdw>
                      </a:effectLst>
                    </pic:spPr>
                  </pic:pic>
                </a:graphicData>
              </a:graphic>
            </wp:inline>
          </w:drawing>
        </w:r>
      </w:ins>
    </w:p>
    <w:p w14:paraId="759052E6" w14:textId="77777777" w:rsidR="00D56144" w:rsidRDefault="00D56144" w:rsidP="00B92D6D">
      <w:pPr>
        <w:pStyle w:val="BodyText"/>
        <w:rPr>
          <w:ins w:id="325" w:author="Tamara Zlender" w:date="2018-10-30T15:13:00Z"/>
        </w:rPr>
      </w:pPr>
    </w:p>
    <w:p w14:paraId="24A4CAEC" w14:textId="1DC10828" w:rsidR="00D56144" w:rsidRDefault="00D56144" w:rsidP="00B92D6D">
      <w:pPr>
        <w:pStyle w:val="BodyText"/>
        <w:rPr>
          <w:ins w:id="326" w:author="Tamara Zlender" w:date="2018-10-30T15:14:00Z"/>
        </w:rPr>
      </w:pPr>
    </w:p>
    <w:p w14:paraId="1607AEE4" w14:textId="4ECFC9D8" w:rsidR="00E2762C" w:rsidRDefault="008C122C">
      <w:pPr>
        <w:pStyle w:val="Heading10"/>
        <w:pPrChange w:id="327" w:author="Tamara Zlender" w:date="2018-10-30T14:52:00Z">
          <w:pPr>
            <w:pStyle w:val="BodyText"/>
          </w:pPr>
        </w:pPrChange>
      </w:pPr>
      <w:del w:id="328" w:author="Tamara Zlender" w:date="2018-10-31T09:03:00Z">
        <w:r w:rsidDel="00563F65">
          <w:lastRenderedPageBreak/>
          <w:delText xml:space="preserve">Refer to the </w:delText>
        </w:r>
        <w:r w:rsidR="003E0536" w:rsidDel="00563F65">
          <w:rPr>
            <w:rStyle w:val="Hyperlink"/>
          </w:rPr>
          <w:fldChar w:fldCharType="begin"/>
        </w:r>
        <w:r w:rsidR="003E0536" w:rsidDel="00563F65">
          <w:rPr>
            <w:rStyle w:val="Hyperlink"/>
          </w:rPr>
          <w:delInstrText xml:space="preserve"> HYPERLINK "https://api.slack.com/methods/chat.postMessage" </w:delInstrText>
        </w:r>
        <w:r w:rsidR="003E0536" w:rsidDel="00563F65">
          <w:rPr>
            <w:rStyle w:val="Hyperlink"/>
          </w:rPr>
          <w:fldChar w:fldCharType="separate"/>
        </w:r>
        <w:r w:rsidRPr="00834800" w:rsidDel="00563F65">
          <w:rPr>
            <w:rStyle w:val="Hyperlink"/>
          </w:rPr>
          <w:delText>Slack API documentation</w:delText>
        </w:r>
        <w:r w:rsidR="003E0536" w:rsidDel="00563F65">
          <w:rPr>
            <w:rStyle w:val="Hyperlink"/>
          </w:rPr>
          <w:fldChar w:fldCharType="end"/>
        </w:r>
        <w:r w:rsidDel="00563F65">
          <w:delText xml:space="preserve"> </w:delText>
        </w:r>
        <w:r w:rsidR="00846C90" w:rsidDel="00563F65">
          <w:delText xml:space="preserve">on the use of the slack arguments such as slack_markdwn, slack_parse, etc. </w:delText>
        </w:r>
      </w:del>
      <w:proofErr w:type="spellStart"/>
      <w:ins w:id="329" w:author="Tamara Zlender" w:date="2018-10-30T14:51:00Z">
        <w:r w:rsidR="00E2762C">
          <w:t>Fn_</w:t>
        </w:r>
      </w:ins>
      <w:ins w:id="330" w:author="Tamara Zlender" w:date="2018-10-30T15:16:00Z">
        <w:r w:rsidR="00D53CC1">
          <w:t>slack</w:t>
        </w:r>
      </w:ins>
      <w:proofErr w:type="spellEnd"/>
      <w:ins w:id="331" w:author="Tamara Zlender" w:date="2018-10-30T14:51:00Z">
        <w:r w:rsidR="00E2762C">
          <w:t xml:space="preserve">: </w:t>
        </w:r>
      </w:ins>
      <w:proofErr w:type="spellStart"/>
      <w:ins w:id="332" w:author="Tamara Zlender" w:date="2018-10-30T15:17:00Z">
        <w:r w:rsidR="00D53CC1" w:rsidRPr="00D53CC1">
          <w:t>slack_post_message</w:t>
        </w:r>
      </w:ins>
      <w:proofErr w:type="spellEnd"/>
    </w:p>
    <w:p w14:paraId="557EA749" w14:textId="3A404DE4" w:rsidR="00D53CC1" w:rsidRDefault="00D53CC1" w:rsidP="00461F98">
      <w:pPr>
        <w:pStyle w:val="BodyText"/>
        <w:keepNext/>
        <w:rPr>
          <w:ins w:id="333" w:author="Tamara Zlender" w:date="2018-10-30T15:17:00Z"/>
          <w:rFonts w:ascii="Helvetica" w:hAnsi="Helvetica" w:cs="Helvetica"/>
        </w:rPr>
      </w:pPr>
      <w:ins w:id="334" w:author="Tamara Zlender" w:date="2018-10-30T15:17:00Z">
        <w:r>
          <w:rPr>
            <w:rFonts w:ascii="Helvetica" w:hAnsi="Helvetica" w:cs="Helvetica"/>
          </w:rPr>
          <w:t>Function that sends a message from an Incident, Task</w:t>
        </w:r>
      </w:ins>
      <w:ins w:id="335" w:author="Tamara Zlender" w:date="2018-10-30T15:18:00Z">
        <w:r>
          <w:rPr>
            <w:rFonts w:ascii="Helvetica" w:hAnsi="Helvetica" w:cs="Helvetica"/>
          </w:rPr>
          <w:t xml:space="preserve">, </w:t>
        </w:r>
      </w:ins>
      <w:ins w:id="336" w:author="Tamara Zlender" w:date="2018-10-30T15:17:00Z">
        <w:r>
          <w:rPr>
            <w:rFonts w:ascii="Helvetica" w:hAnsi="Helvetica" w:cs="Helvetica"/>
          </w:rPr>
          <w:t>Note</w:t>
        </w:r>
      </w:ins>
      <w:ins w:id="337" w:author="Tamara Zlender" w:date="2018-10-30T15:18:00Z">
        <w:r>
          <w:rPr>
            <w:rFonts w:ascii="Helvetica" w:hAnsi="Helvetica" w:cs="Helvetica"/>
          </w:rPr>
          <w:t xml:space="preserve"> or an Artifact</w:t>
        </w:r>
      </w:ins>
      <w:ins w:id="338" w:author="Tamara Zlender" w:date="2018-10-30T15:17:00Z">
        <w:r>
          <w:rPr>
            <w:rFonts w:ascii="Helvetica" w:hAnsi="Helvetica" w:cs="Helvetica"/>
          </w:rPr>
          <w:t xml:space="preserve"> to a Slack channel.</w:t>
        </w:r>
      </w:ins>
    </w:p>
    <w:p w14:paraId="0558AEB8" w14:textId="799146C6" w:rsidR="002B0864" w:rsidRDefault="00D53CC1" w:rsidP="00461F98">
      <w:pPr>
        <w:pStyle w:val="BodyText"/>
        <w:keepNext/>
        <w:rPr>
          <w:ins w:id="339" w:author="Tamara Zlender" w:date="2018-10-30T15:26:00Z"/>
          <w:rFonts w:ascii="Helvetica" w:hAnsi="Helvetica" w:cs="Helvetica"/>
        </w:rPr>
      </w:pPr>
      <w:ins w:id="340" w:author="Tamara Zlender" w:date="2018-10-30T15:21:00Z">
        <w:r>
          <w:t>This function has four example workflows t</w:t>
        </w:r>
      </w:ins>
      <w:ins w:id="341" w:author="Tamara Zlender" w:date="2018-10-30T15:22:00Z">
        <w:r>
          <w:t xml:space="preserve">hat demonstrate </w:t>
        </w:r>
        <w:r>
          <w:rPr>
            <w:rFonts w:ascii="Helvetica" w:hAnsi="Helvetica" w:cs="Helvetica"/>
          </w:rPr>
          <w:t xml:space="preserve">posting a message from the Incident, Task, Note and Artifact to </w:t>
        </w:r>
      </w:ins>
      <w:ins w:id="342" w:author="Tamara Zlender" w:date="2018-10-30T15:25:00Z">
        <w:r w:rsidR="002B0864">
          <w:rPr>
            <w:rFonts w:ascii="Helvetica" w:hAnsi="Helvetica" w:cs="Helvetica"/>
          </w:rPr>
          <w:t xml:space="preserve">a </w:t>
        </w:r>
      </w:ins>
      <w:ins w:id="343" w:author="Tamara Zlender" w:date="2018-10-30T15:23:00Z">
        <w:r>
          <w:rPr>
            <w:rFonts w:ascii="Helvetica" w:hAnsi="Helvetica" w:cs="Helvetica"/>
          </w:rPr>
          <w:t>chosen</w:t>
        </w:r>
      </w:ins>
      <w:ins w:id="344" w:author="Tamara Zlender" w:date="2018-10-30T15:22:00Z">
        <w:r>
          <w:rPr>
            <w:rFonts w:ascii="Helvetica" w:hAnsi="Helvetica" w:cs="Helvetica"/>
          </w:rPr>
          <w:t xml:space="preserve"> Slack channel. </w:t>
        </w:r>
      </w:ins>
      <w:ins w:id="345" w:author="Tamara Zlender" w:date="2018-10-30T15:23:00Z">
        <w:r>
          <w:rPr>
            <w:rFonts w:ascii="Helvetica" w:hAnsi="Helvetica" w:cs="Helvetica"/>
          </w:rPr>
          <w:t xml:space="preserve">Example workflows </w:t>
        </w:r>
      </w:ins>
      <w:ins w:id="346" w:author="Tamara Zlender" w:date="2018-10-30T15:29:00Z">
        <w:r w:rsidR="002B0864">
          <w:rPr>
            <w:rFonts w:ascii="Helvetica" w:hAnsi="Helvetica" w:cs="Helvetica"/>
          </w:rPr>
          <w:t>show how to customize what data from Incident, Note, Task and Artifact</w:t>
        </w:r>
      </w:ins>
      <w:ins w:id="347" w:author="Tamara Zlender" w:date="2018-10-30T15:22:00Z">
        <w:r>
          <w:rPr>
            <w:rFonts w:ascii="Helvetica" w:hAnsi="Helvetica" w:cs="Helvetica"/>
          </w:rPr>
          <w:t xml:space="preserve"> </w:t>
        </w:r>
      </w:ins>
      <w:ins w:id="348" w:author="Tamara Zlender" w:date="2018-10-30T15:30:00Z">
        <w:r w:rsidR="002B0864">
          <w:rPr>
            <w:rFonts w:ascii="Helvetica" w:hAnsi="Helvetica" w:cs="Helvetica"/>
          </w:rPr>
          <w:t xml:space="preserve">to post in Slack and enable you to add </w:t>
        </w:r>
      </w:ins>
      <w:ins w:id="349" w:author="Tamara Zlender" w:date="2018-10-30T15:22:00Z">
        <w:r>
          <w:rPr>
            <w:rFonts w:ascii="Helvetica" w:hAnsi="Helvetica" w:cs="Helvetica"/>
          </w:rPr>
          <w:t>an optional custom text message</w:t>
        </w:r>
      </w:ins>
      <w:ins w:id="350" w:author="Tamara Zlender" w:date="2018-10-30T15:31:00Z">
        <w:r w:rsidR="002B0864">
          <w:rPr>
            <w:rFonts w:ascii="Helvetica" w:hAnsi="Helvetica" w:cs="Helvetica"/>
          </w:rPr>
          <w:t xml:space="preserve"> with it.</w:t>
        </w:r>
      </w:ins>
    </w:p>
    <w:p w14:paraId="0B53890C" w14:textId="2D127402" w:rsidR="00560624" w:rsidRDefault="00B13957" w:rsidP="00560624">
      <w:pPr>
        <w:pStyle w:val="BodyText"/>
        <w:keepNext/>
        <w:rPr>
          <w:ins w:id="351" w:author="Tamara Zlender" w:date="2018-10-31T14:30:00Z"/>
        </w:rPr>
      </w:pPr>
      <w:ins w:id="352" w:author="Tamara Zlender" w:date="2018-10-31T09:12:00Z">
        <w:r>
          <w:t xml:space="preserve">You can see the input fields </w:t>
        </w:r>
      </w:ins>
      <w:del w:id="353" w:author="Tamara Zlender" w:date="2018-10-31T09:11:00Z">
        <w:r w:rsidR="000A010A" w:rsidDel="00B13957">
          <w:delText>See</w:delText>
        </w:r>
        <w:r w:rsidR="00461F98" w:rsidDel="00B13957">
          <w:delText xml:space="preserve"> the </w:delText>
        </w:r>
      </w:del>
      <w:r w:rsidR="00461F98">
        <w:t>Slack function</w:t>
      </w:r>
      <w:ins w:id="354" w:author="Tamara Zlender" w:date="2018-10-31T09:12:00Z">
        <w:r>
          <w:t xml:space="preserve"> takes </w:t>
        </w:r>
      </w:ins>
      <w:del w:id="355" w:author="Tamara Zlender" w:date="2018-10-31T09:12:00Z">
        <w:r w:rsidR="00846C90" w:rsidDel="00B13957">
          <w:delText xml:space="preserve"> </w:delText>
        </w:r>
      </w:del>
      <w:r w:rsidR="00846C90">
        <w:t xml:space="preserve">in the </w:t>
      </w:r>
      <w:ins w:id="356" w:author="Tamara Zlender" w:date="2018-10-31T09:07:00Z">
        <w:r>
          <w:t xml:space="preserve">Example: Post message to Slack </w:t>
        </w:r>
      </w:ins>
      <w:ins w:id="357" w:author="Tamara Zlender" w:date="2018-10-31T09:08:00Z">
        <w:r>
          <w:t>– Incident</w:t>
        </w:r>
      </w:ins>
      <w:ins w:id="358" w:author="Tamara Zlender" w:date="2018-10-31T14:30:00Z">
        <w:r w:rsidR="00560624">
          <w:t>, Example: Post message to Slack – Task, Example: Post message to Slack – Note</w:t>
        </w:r>
        <w:r w:rsidR="00C1563D">
          <w:t xml:space="preserve"> and </w:t>
        </w:r>
        <w:r w:rsidR="00560624">
          <w:t xml:space="preserve">Example: Post message to Slack – </w:t>
        </w:r>
      </w:ins>
      <w:ins w:id="359" w:author="Tamara Zlender" w:date="2018-10-31T14:31:00Z">
        <w:r w:rsidR="00C1563D">
          <w:t>Artifact</w:t>
        </w:r>
      </w:ins>
      <w:ins w:id="360" w:author="Tamara Zlender" w:date="2018-10-31T14:30:00Z">
        <w:r w:rsidR="00560624">
          <w:t xml:space="preserve"> workflow</w:t>
        </w:r>
      </w:ins>
      <w:ins w:id="361" w:author="Tamara Zlender" w:date="2018-10-31T14:31:00Z">
        <w:r w:rsidR="00C1563D">
          <w:t>s</w:t>
        </w:r>
      </w:ins>
      <w:ins w:id="362" w:author="Tamara Zlender" w:date="2018-10-31T14:30:00Z">
        <w:r w:rsidR="00560624">
          <w:t xml:space="preserve">. </w:t>
        </w:r>
      </w:ins>
    </w:p>
    <w:p w14:paraId="1C01D11A" w14:textId="3F74ABFB" w:rsidR="00846C90" w:rsidRDefault="00846C90" w:rsidP="00461F98">
      <w:pPr>
        <w:pStyle w:val="BodyText"/>
        <w:keepNext/>
      </w:pPr>
      <w:del w:id="363" w:author="Tamara Zlender" w:date="2018-10-31T14:31:00Z">
        <w:r w:rsidDel="00C1563D">
          <w:delText>workflow</w:delText>
        </w:r>
      </w:del>
      <w:del w:id="364" w:author="Tamara Zlender" w:date="2018-10-31T09:08:00Z">
        <w:r w:rsidDel="00B13957">
          <w:delText>s: Create Slack Message and Create Slack Reply</w:delText>
        </w:r>
      </w:del>
      <w:del w:id="365" w:author="Tamara Zlender" w:date="2018-10-31T10:04:00Z">
        <w:r w:rsidDel="005F2769">
          <w:delText xml:space="preserve">. </w:delText>
        </w:r>
      </w:del>
      <w:del w:id="366" w:author="Tamara Zlender" w:date="2018-10-31T09:11:00Z">
        <w:r w:rsidR="000A010A" w:rsidDel="00B13957">
          <w:delText>Review</w:delText>
        </w:r>
        <w:r w:rsidDel="00B13957">
          <w:delText xml:space="preserve"> the </w:delText>
        </w:r>
      </w:del>
      <w:del w:id="367" w:author="Tamara Zlender" w:date="2018-10-31T09:13:00Z">
        <w:r w:rsidDel="00B13957">
          <w:delText>Input tab when editing the function within a workflow for the default settings.</w:delText>
        </w:r>
      </w:del>
      <w:ins w:id="368" w:author="Tamara Zlender" w:date="2018-10-31T10:38:00Z">
        <w:r w:rsidR="00311C3D">
          <w:t xml:space="preserve">The function input fields start with </w:t>
        </w:r>
        <w:r w:rsidR="00311C3D" w:rsidRPr="004A1D12">
          <w:rPr>
            <w:rStyle w:val="CodeChar0"/>
          </w:rPr>
          <w:t>slack_</w:t>
        </w:r>
      </w:ins>
      <w:ins w:id="369" w:author="Tamara Zlender" w:date="2018-10-31T10:39:00Z">
        <w:r w:rsidR="00311C3D">
          <w:t xml:space="preserve"> </w:t>
        </w:r>
      </w:ins>
      <w:ins w:id="370" w:author="Tamara Zlender" w:date="2018-10-31T10:38:00Z">
        <w:r w:rsidR="00311C3D">
          <w:t>can be set on the Input Tab of the Workflow</w:t>
        </w:r>
      </w:ins>
      <w:ins w:id="371" w:author="Tamara Zlender" w:date="2018-10-31T10:39:00Z">
        <w:r w:rsidR="007E4A6E">
          <w:t>:</w:t>
        </w:r>
      </w:ins>
    </w:p>
    <w:p w14:paraId="1D6264F2" w14:textId="25718F82" w:rsidR="00846C90" w:rsidRDefault="002B0864" w:rsidP="00846C90">
      <w:pPr>
        <w:pStyle w:val="BodyText"/>
      </w:pPr>
      <w:ins w:id="372" w:author="Tamara Zlender" w:date="2018-10-30T15:35:00Z">
        <w:r>
          <w:rPr>
            <w:i/>
            <w:noProof/>
            <w:color w:val="4F81BD" w:themeColor="accent1"/>
          </w:rPr>
          <w:drawing>
            <wp:inline distT="0" distB="0" distL="0" distR="0" wp14:anchorId="109B320A" wp14:editId="2F01A53E">
              <wp:extent cx="5308600" cy="5575300"/>
              <wp:effectExtent l="25400" t="25400" r="88900" b="889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30 at 3.34.58 PM.png"/>
                      <pic:cNvPicPr/>
                    </pic:nvPicPr>
                    <pic:blipFill>
                      <a:blip r:embed="rId17"/>
                      <a:stretch>
                        <a:fillRect/>
                      </a:stretch>
                    </pic:blipFill>
                    <pic:spPr>
                      <a:xfrm>
                        <a:off x="0" y="0"/>
                        <a:ext cx="5308600" cy="5575300"/>
                      </a:xfrm>
                      <a:prstGeom prst="rect">
                        <a:avLst/>
                      </a:prstGeom>
                      <a:effectLst>
                        <a:outerShdw blurRad="50800" dist="38100" dir="2700000" algn="tl" rotWithShape="0">
                          <a:prstClr val="black">
                            <a:alpha val="40000"/>
                          </a:prstClr>
                        </a:outerShdw>
                      </a:effectLst>
                    </pic:spPr>
                  </pic:pic>
                </a:graphicData>
              </a:graphic>
            </wp:inline>
          </w:drawing>
        </w:r>
      </w:ins>
      <w:del w:id="373" w:author="Tamara Zlender" w:date="2018-10-30T15:35:00Z">
        <w:r w:rsidR="00846C90" w:rsidDel="002B0864">
          <w:rPr>
            <w:i/>
            <w:noProof/>
            <w:color w:val="4F81BD" w:themeColor="accent1"/>
          </w:rPr>
          <w:drawing>
            <wp:inline distT="0" distB="0" distL="0" distR="0" wp14:anchorId="4570FF53" wp14:editId="3BA639E9">
              <wp:extent cx="5486400" cy="2489200"/>
              <wp:effectExtent l="152400" t="152400" r="330200" b="342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7 at 3.15.16 PM.png"/>
                      <pic:cNvPicPr/>
                    </pic:nvPicPr>
                    <pic:blipFill>
                      <a:blip r:embed="rId18"/>
                      <a:stretch>
                        <a:fillRect/>
                      </a:stretch>
                    </pic:blipFill>
                    <pic:spPr>
                      <a:xfrm>
                        <a:off x="0" y="0"/>
                        <a:ext cx="5486400" cy="2489200"/>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626A323" w14:textId="0828C5D6" w:rsidR="007E4A6E" w:rsidRDefault="00311C3D" w:rsidP="00311C3D">
      <w:pPr>
        <w:pStyle w:val="BodyText"/>
        <w:numPr>
          <w:ilvl w:val="0"/>
          <w:numId w:val="37"/>
        </w:numPr>
        <w:rPr>
          <w:ins w:id="374" w:author="Tamara Zlender" w:date="2018-10-31T10:40:00Z"/>
        </w:rPr>
      </w:pPr>
      <w:bookmarkStart w:id="375" w:name="_Toc510253273"/>
      <w:bookmarkEnd w:id="315"/>
      <w:proofErr w:type="spellStart"/>
      <w:ins w:id="376" w:author="Tamara Zlender" w:date="2018-10-31T10:26:00Z">
        <w:r>
          <w:t>slack_channel</w:t>
        </w:r>
      </w:ins>
      <w:proofErr w:type="spellEnd"/>
      <w:ins w:id="377" w:author="Tamara Zlender" w:date="2018-10-31T10:40:00Z">
        <w:r w:rsidR="007E4A6E">
          <w:t xml:space="preserve"> is n</w:t>
        </w:r>
        <w:r w:rsidR="007E4A6E" w:rsidRPr="007E4A6E">
          <w:t>ame of the existing or a new slack channel used to send message to</w:t>
        </w:r>
      </w:ins>
    </w:p>
    <w:p w14:paraId="3556EA43" w14:textId="2EE892D1" w:rsidR="007E4A6E" w:rsidRDefault="007E4A6E" w:rsidP="00311C3D">
      <w:pPr>
        <w:pStyle w:val="BodyText"/>
        <w:numPr>
          <w:ilvl w:val="0"/>
          <w:numId w:val="37"/>
        </w:numPr>
        <w:rPr>
          <w:ins w:id="378" w:author="Tamara Zlender" w:date="2018-10-31T10:43:00Z"/>
        </w:rPr>
      </w:pPr>
      <w:proofErr w:type="spellStart"/>
      <w:ins w:id="379" w:author="Tamara Zlender" w:date="2018-10-31T10:40:00Z">
        <w:r w:rsidRPr="007E4A6E">
          <w:t>slack_is_channel_private</w:t>
        </w:r>
        <w:proofErr w:type="spellEnd"/>
        <w:r>
          <w:t xml:space="preserve"> </w:t>
        </w:r>
      </w:ins>
      <w:ins w:id="380" w:author="Tamara Zlender" w:date="2018-10-31T10:41:00Z">
        <w:r>
          <w:t>i</w:t>
        </w:r>
      </w:ins>
      <w:ins w:id="381" w:author="Tamara Zlender" w:date="2018-10-31T10:40:00Z">
        <w:r w:rsidRPr="007E4A6E">
          <w:t>ndicate</w:t>
        </w:r>
      </w:ins>
      <w:ins w:id="382" w:author="Tamara Zlender" w:date="2018-10-31T10:41:00Z">
        <w:r>
          <w:t>s</w:t>
        </w:r>
      </w:ins>
      <w:ins w:id="383" w:author="Tamara Zlender" w:date="2018-10-31T10:40:00Z">
        <w:r w:rsidRPr="007E4A6E">
          <w:t xml:space="preserve"> if the channel you are posting to should be private</w:t>
        </w:r>
      </w:ins>
    </w:p>
    <w:p w14:paraId="2B551B18" w14:textId="1087E70B" w:rsidR="007E4A6E" w:rsidRDefault="007E4A6E" w:rsidP="00311C3D">
      <w:pPr>
        <w:pStyle w:val="BodyText"/>
        <w:numPr>
          <w:ilvl w:val="0"/>
          <w:numId w:val="37"/>
        </w:numPr>
        <w:rPr>
          <w:ins w:id="384" w:author="Tamara Zlender" w:date="2018-10-31T10:41:00Z"/>
        </w:rPr>
      </w:pPr>
      <w:proofErr w:type="spellStart"/>
      <w:ins w:id="385" w:author="Tamara Zlender" w:date="2018-10-31T10:43:00Z">
        <w:r w:rsidRPr="007E4A6E">
          <w:lastRenderedPageBreak/>
          <w:t>slack_participant_emails</w:t>
        </w:r>
        <w:proofErr w:type="spellEnd"/>
        <w:r>
          <w:t xml:space="preserve"> c</w:t>
        </w:r>
        <w:r w:rsidRPr="007E4A6E">
          <w:t>omma separated list of emails belonging to Slack users in your workspace that will be added to your channel</w:t>
        </w:r>
      </w:ins>
    </w:p>
    <w:p w14:paraId="19F0EC34" w14:textId="136F4300" w:rsidR="007E4A6E" w:rsidRDefault="007E4A6E" w:rsidP="00311C3D">
      <w:pPr>
        <w:pStyle w:val="BodyText"/>
        <w:numPr>
          <w:ilvl w:val="0"/>
          <w:numId w:val="37"/>
        </w:numPr>
        <w:rPr>
          <w:ins w:id="386" w:author="Tamara Zlender" w:date="2018-10-31T10:42:00Z"/>
        </w:rPr>
      </w:pPr>
      <w:proofErr w:type="spellStart"/>
      <w:ins w:id="387" w:author="Tamara Zlender" w:date="2018-10-31T10:41:00Z">
        <w:r w:rsidRPr="007E4A6E">
          <w:t>slack_text</w:t>
        </w:r>
        <w:proofErr w:type="spellEnd"/>
        <w:r>
          <w:t xml:space="preserve"> can be a t</w:t>
        </w:r>
        <w:r w:rsidRPr="007E4A6E">
          <w:t>ext message or a container field to retain JSON fields to send to Slack</w:t>
        </w:r>
      </w:ins>
    </w:p>
    <w:p w14:paraId="2E6A0455" w14:textId="3BFE0E48" w:rsidR="007E4A6E" w:rsidRDefault="007E4A6E" w:rsidP="00311C3D">
      <w:pPr>
        <w:pStyle w:val="BodyText"/>
        <w:numPr>
          <w:ilvl w:val="0"/>
          <w:numId w:val="37"/>
        </w:numPr>
        <w:rPr>
          <w:ins w:id="388" w:author="Tamara Zlender" w:date="2018-10-31T10:43:00Z"/>
        </w:rPr>
      </w:pPr>
      <w:proofErr w:type="spellStart"/>
      <w:ins w:id="389" w:author="Tamara Zlender" w:date="2018-10-31T10:42:00Z">
        <w:r w:rsidRPr="007E4A6E">
          <w:t>slack_mrkdwn</w:t>
        </w:r>
        <w:proofErr w:type="spellEnd"/>
        <w:r>
          <w:t xml:space="preserve"> d</w:t>
        </w:r>
        <w:r w:rsidRPr="007E4A6E">
          <w:t>isable Slack markup parsing by setting to false</w:t>
        </w:r>
      </w:ins>
    </w:p>
    <w:p w14:paraId="1C76B773" w14:textId="2546525E" w:rsidR="007E4A6E" w:rsidRDefault="007E4A6E" w:rsidP="00311C3D">
      <w:pPr>
        <w:pStyle w:val="BodyText"/>
        <w:numPr>
          <w:ilvl w:val="0"/>
          <w:numId w:val="37"/>
        </w:numPr>
        <w:rPr>
          <w:ins w:id="390" w:author="Tamara Zlender" w:date="2018-10-31T10:44:00Z"/>
        </w:rPr>
      </w:pPr>
      <w:proofErr w:type="spellStart"/>
      <w:ins w:id="391" w:author="Tamara Zlender" w:date="2018-10-31T10:43:00Z">
        <w:r w:rsidRPr="007E4A6E">
          <w:t>slack_as_user</w:t>
        </w:r>
        <w:proofErr w:type="spellEnd"/>
        <w:r>
          <w:t xml:space="preserve"> if s</w:t>
        </w:r>
        <w:r w:rsidRPr="007E4A6E">
          <w:t>et to true</w:t>
        </w:r>
        <w:r>
          <w:t>,</w:t>
        </w:r>
      </w:ins>
      <w:ins w:id="392" w:author="Tamara Zlender" w:date="2018-10-31T10:44:00Z">
        <w:r>
          <w:t xml:space="preserve"> </w:t>
        </w:r>
      </w:ins>
      <w:ins w:id="393" w:author="Tamara Zlender" w:date="2018-10-31T10:43:00Z">
        <w:r w:rsidRPr="007E4A6E">
          <w:t xml:space="preserve">the authenticated user of the Slack App will appear as the author of the message, ignoring any values provided for </w:t>
        </w:r>
        <w:proofErr w:type="spellStart"/>
        <w:r w:rsidRPr="007E4A6E">
          <w:t>slack_username</w:t>
        </w:r>
      </w:ins>
      <w:proofErr w:type="spellEnd"/>
    </w:p>
    <w:p w14:paraId="2AC55957" w14:textId="3AC126EB" w:rsidR="00BF76AC" w:rsidRDefault="007E4A6E">
      <w:pPr>
        <w:pStyle w:val="BodyText"/>
        <w:numPr>
          <w:ilvl w:val="0"/>
          <w:numId w:val="37"/>
        </w:numPr>
        <w:rPr>
          <w:ins w:id="394" w:author="Tamara Zlender" w:date="2018-10-31T10:52:00Z"/>
        </w:rPr>
        <w:pPrChange w:id="395" w:author="Tamara Zlender" w:date="2018-10-31T10:52:00Z">
          <w:pPr>
            <w:pStyle w:val="BodyText"/>
          </w:pPr>
        </w:pPrChange>
      </w:pPr>
      <w:proofErr w:type="spellStart"/>
      <w:ins w:id="396" w:author="Tamara Zlender" w:date="2018-10-31T10:44:00Z">
        <w:r w:rsidRPr="007E4A6E">
          <w:t>slack_username</w:t>
        </w:r>
        <w:proofErr w:type="spellEnd"/>
        <w:r>
          <w:t xml:space="preserve"> </w:t>
        </w:r>
      </w:ins>
      <w:ins w:id="397" w:author="Tamara Zlender" w:date="2018-11-01T15:45:00Z">
        <w:r w:rsidR="00984FEA">
          <w:t>replaces</w:t>
        </w:r>
      </w:ins>
      <w:ins w:id="398" w:author="Tamara Zlender" w:date="2018-10-31T10:44:00Z">
        <w:r w:rsidRPr="007E4A6E">
          <w:t xml:space="preserve"> your </w:t>
        </w:r>
        <w:r>
          <w:t xml:space="preserve">Slack </w:t>
        </w:r>
      </w:ins>
      <w:ins w:id="399" w:author="Tamara Zlender" w:date="2018-11-01T15:08:00Z">
        <w:r w:rsidR="00B535CD">
          <w:t>A</w:t>
        </w:r>
      </w:ins>
      <w:ins w:id="400" w:author="Tamara Zlender" w:date="2018-10-31T10:44:00Z">
        <w:r>
          <w:t>pp’s</w:t>
        </w:r>
        <w:r w:rsidRPr="007E4A6E">
          <w:t xml:space="preserve"> name </w:t>
        </w:r>
      </w:ins>
      <w:ins w:id="401" w:author="Tamara Zlender" w:date="2018-11-01T15:46:00Z">
        <w:r w:rsidR="00984FEA">
          <w:t xml:space="preserve">to </w:t>
        </w:r>
      </w:ins>
      <w:ins w:id="402" w:author="Tamara Zlender" w:date="2018-10-31T10:44:00Z">
        <w:r w:rsidRPr="007E4A6E">
          <w:t>appear as the author of the message</w:t>
        </w:r>
      </w:ins>
      <w:ins w:id="403" w:author="Tamara Zlender" w:date="2018-10-31T10:45:00Z">
        <w:r>
          <w:t>, m</w:t>
        </w:r>
      </w:ins>
      <w:ins w:id="404" w:author="Tamara Zlender" w:date="2018-10-31T10:44:00Z">
        <w:r w:rsidRPr="007E4A6E">
          <w:t xml:space="preserve">ust be used in conjunction with </w:t>
        </w:r>
        <w:proofErr w:type="spellStart"/>
        <w:r w:rsidRPr="007E4A6E">
          <w:t>slack_as_user</w:t>
        </w:r>
        <w:proofErr w:type="spellEnd"/>
        <w:r w:rsidRPr="007E4A6E">
          <w:t xml:space="preserve"> set to false, otherwise ignored</w:t>
        </w:r>
      </w:ins>
    </w:p>
    <w:p w14:paraId="7593ECFA" w14:textId="3C6A825B" w:rsidR="00BF76AC" w:rsidRPr="00BF76AC" w:rsidRDefault="00BF76AC">
      <w:pPr>
        <w:pStyle w:val="BodyText"/>
        <w:rPr>
          <w:ins w:id="405" w:author="Tamara Zlender" w:date="2018-10-31T10:52:00Z"/>
        </w:rPr>
        <w:pPrChange w:id="406" w:author="Tamara Zlender" w:date="2018-10-31T10:52:00Z">
          <w:pPr>
            <w:pStyle w:val="ListParagraph"/>
            <w:numPr>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hanging="360"/>
          </w:pPr>
        </w:pPrChange>
      </w:pPr>
      <w:ins w:id="407" w:author="Tamara Zlender" w:date="2018-10-31T10:52:00Z">
        <w:r>
          <w:t>The d</w:t>
        </w:r>
        <w:r w:rsidRPr="00BF76AC">
          <w:t xml:space="preserve">efault settings for posting messages </w:t>
        </w:r>
      </w:ins>
      <w:ins w:id="408" w:author="Tamara Zlender" w:date="2018-10-31T10:53:00Z">
        <w:r>
          <w:t xml:space="preserve">in the function </w:t>
        </w:r>
      </w:ins>
      <w:ins w:id="409" w:author="Tamara Zlender" w:date="2018-10-31T10:52:00Z">
        <w:r w:rsidRPr="00BF76AC">
          <w:t>are:</w:t>
        </w:r>
      </w:ins>
    </w:p>
    <w:p w14:paraId="46F71E44" w14:textId="33EF21AD" w:rsidR="00BF76AC" w:rsidRDefault="00BF76AC" w:rsidP="00BF76AC">
      <w:pPr>
        <w:pStyle w:val="BodyText"/>
        <w:numPr>
          <w:ilvl w:val="0"/>
          <w:numId w:val="38"/>
        </w:numPr>
        <w:rPr>
          <w:ins w:id="410" w:author="Tamara Zlender" w:date="2018-10-31T10:53:00Z"/>
        </w:rPr>
      </w:pPr>
      <w:ins w:id="411" w:author="Tamara Zlender" w:date="2018-10-31T10:52:00Z">
        <w:r w:rsidRPr="00BF76AC">
          <w:t>parse="none"</w:t>
        </w:r>
      </w:ins>
      <w:ins w:id="412" w:author="Tamara Zlender" w:date="2018-10-31T10:53:00Z">
        <w:r>
          <w:t xml:space="preserve"> in order for </w:t>
        </w:r>
      </w:ins>
      <w:ins w:id="413" w:author="Tamara Zlender" w:date="2018-10-31T10:52:00Z">
        <w:r w:rsidRPr="00BF76AC">
          <w:t>Slack not</w:t>
        </w:r>
      </w:ins>
      <w:ins w:id="414" w:author="Tamara Zlender" w:date="2018-10-31T10:53:00Z">
        <w:r>
          <w:t xml:space="preserve"> to</w:t>
        </w:r>
      </w:ins>
      <w:ins w:id="415" w:author="Tamara Zlender" w:date="2018-10-31T10:52:00Z">
        <w:r w:rsidRPr="00BF76AC">
          <w:t xml:space="preserve"> perform any processing on the message, it will keep all markup formatting</w:t>
        </w:r>
      </w:ins>
    </w:p>
    <w:p w14:paraId="65F0D3F2" w14:textId="0A52BFD9" w:rsidR="00BF76AC" w:rsidRPr="004B5A5D" w:rsidRDefault="00BF76AC">
      <w:pPr>
        <w:pStyle w:val="BodyText"/>
        <w:numPr>
          <w:ilvl w:val="0"/>
          <w:numId w:val="38"/>
        </w:numPr>
        <w:rPr>
          <w:ins w:id="416" w:author="Tamara Zlender" w:date="2018-10-31T10:52:00Z"/>
        </w:rPr>
        <w:pPrChange w:id="417" w:author="Tamara Zlender" w:date="2018-10-31T10:49:00Z">
          <w:pPr>
            <w:pStyle w:val="NormalWeb"/>
          </w:pPr>
        </w:pPrChange>
      </w:pPr>
      <w:proofErr w:type="spellStart"/>
      <w:ins w:id="418" w:author="Tamara Zlender" w:date="2018-10-31T10:52:00Z">
        <w:r w:rsidRPr="00BF76AC">
          <w:t>link_names</w:t>
        </w:r>
        <w:proofErr w:type="spellEnd"/>
        <w:r w:rsidRPr="00BF76AC">
          <w:t>=1</w:t>
        </w:r>
      </w:ins>
      <w:ins w:id="419" w:author="Tamara Zlender" w:date="2018-10-31T10:53:00Z">
        <w:r>
          <w:t xml:space="preserve"> in order for </w:t>
        </w:r>
      </w:ins>
      <w:ins w:id="420" w:author="Tamara Zlender" w:date="2018-10-31T10:52:00Z">
        <w:r w:rsidRPr="00BF76AC">
          <w:t xml:space="preserve">Slack </w:t>
        </w:r>
      </w:ins>
      <w:ins w:id="421" w:author="Tamara Zlender" w:date="2018-10-31T10:53:00Z">
        <w:r>
          <w:t>to</w:t>
        </w:r>
      </w:ins>
      <w:ins w:id="422" w:author="Tamara Zlender" w:date="2018-10-31T10:52:00Z">
        <w:r w:rsidRPr="00BF76AC">
          <w:t xml:space="preserve"> linkify URLs, channel names (starting with a '#') and username ids (starting with an '&lt;@ </w:t>
        </w:r>
        <w:proofErr w:type="spellStart"/>
        <w:r w:rsidRPr="00BF76AC">
          <w:t>user_id</w:t>
        </w:r>
        <w:proofErr w:type="spellEnd"/>
        <w:r w:rsidRPr="00BF76AC">
          <w:t xml:space="preserve"> &gt;')</w:t>
        </w:r>
      </w:ins>
      <w:ins w:id="423" w:author="Tamara Zlender" w:date="2018-10-31T10:54:00Z">
        <w:r>
          <w:t xml:space="preserve"> We can send messages like </w:t>
        </w:r>
      </w:ins>
      <w:ins w:id="424" w:author="Tamara Zlender" w:date="2018-10-31T10:55:00Z">
        <w:r>
          <w:t>“</w:t>
        </w:r>
        <w:r w:rsidRPr="00BF76AC">
          <w:t>Hey user &lt;@UCNC5K34J&gt; check out #random</w:t>
        </w:r>
        <w:r>
          <w:t>”</w:t>
        </w:r>
      </w:ins>
      <w:ins w:id="425" w:author="Tamara Zlender" w:date="2018-10-31T10:54:00Z">
        <w:r>
          <w:t xml:space="preserve"> to Slac</w:t>
        </w:r>
      </w:ins>
      <w:ins w:id="426" w:author="Tamara Zlender" w:date="2018-10-31T10:55:00Z">
        <w:r>
          <w:t xml:space="preserve">k and it will </w:t>
        </w:r>
        <w:r>
          <w:rPr>
            <w:rFonts w:ascii="Helvetica" w:hAnsi="Helvetica" w:cs="Helvetica"/>
          </w:rPr>
          <w:t>find and link channel names and usernames.</w:t>
        </w:r>
      </w:ins>
    </w:p>
    <w:p w14:paraId="0733CBA0" w14:textId="0F34528B" w:rsidR="007E4A6E" w:rsidRDefault="007E4A6E">
      <w:pPr>
        <w:pStyle w:val="NormalWeb"/>
        <w:rPr>
          <w:ins w:id="427" w:author="Tamara Zlender" w:date="2018-10-31T10:40:00Z"/>
        </w:rPr>
        <w:pPrChange w:id="428" w:author="Tamara Zlender" w:date="2018-10-31T10:58:00Z">
          <w:pPr>
            <w:pStyle w:val="BodyText"/>
            <w:numPr>
              <w:numId w:val="37"/>
            </w:numPr>
            <w:ind w:left="720" w:hanging="360"/>
          </w:pPr>
        </w:pPrChange>
      </w:pPr>
      <w:ins w:id="429" w:author="Tamara Zlender" w:date="2018-10-31T10:49:00Z">
        <w:r>
          <w:rPr>
            <w:rFonts w:ascii="ArialMT" w:hAnsi="ArialMT"/>
            <w:sz w:val="20"/>
            <w:szCs w:val="20"/>
          </w:rPr>
          <w:t xml:space="preserve">Refer to the </w:t>
        </w:r>
      </w:ins>
      <w:ins w:id="430" w:author="Tamara Zlender" w:date="2018-10-31T10:57:00Z">
        <w:r w:rsidR="00BF76AC">
          <w:rPr>
            <w:rStyle w:val="BodyTextChar"/>
          </w:rPr>
          <w:fldChar w:fldCharType="begin"/>
        </w:r>
        <w:r w:rsidR="00BF76AC">
          <w:rPr>
            <w:rStyle w:val="BodyTextChar"/>
          </w:rPr>
          <w:instrText xml:space="preserve"> HYPERLINK "https://api.slack.com/methods/chat.postMessage" </w:instrText>
        </w:r>
        <w:r w:rsidR="00BF76AC">
          <w:rPr>
            <w:rStyle w:val="BodyTextChar"/>
          </w:rPr>
          <w:fldChar w:fldCharType="separate"/>
        </w:r>
        <w:r w:rsidR="00BF76AC" w:rsidRPr="00BF76AC">
          <w:rPr>
            <w:rStyle w:val="Hyperlink"/>
            <w:rFonts w:ascii="Arial" w:hAnsi="Arial"/>
            <w:sz w:val="20"/>
          </w:rPr>
          <w:t xml:space="preserve">Slack API </w:t>
        </w:r>
        <w:proofErr w:type="spellStart"/>
        <w:proofErr w:type="gramStart"/>
        <w:r w:rsidR="00BF76AC" w:rsidRPr="00BF76AC">
          <w:rPr>
            <w:rStyle w:val="Hyperlink"/>
            <w:rFonts w:ascii="Arial" w:hAnsi="Arial"/>
            <w:sz w:val="20"/>
          </w:rPr>
          <w:t>chat.postMessage</w:t>
        </w:r>
        <w:proofErr w:type="spellEnd"/>
        <w:proofErr w:type="gramEnd"/>
        <w:r w:rsidR="00BF76AC" w:rsidRPr="00BF76AC">
          <w:rPr>
            <w:rStyle w:val="Hyperlink"/>
            <w:rFonts w:ascii="Arial" w:hAnsi="Arial"/>
            <w:sz w:val="20"/>
          </w:rPr>
          <w:t xml:space="preserve"> documentation</w:t>
        </w:r>
        <w:r w:rsidR="00BF76AC">
          <w:rPr>
            <w:rStyle w:val="BodyTextChar"/>
          </w:rPr>
          <w:fldChar w:fldCharType="end"/>
        </w:r>
        <w:r w:rsidR="00BF76AC">
          <w:rPr>
            <w:rStyle w:val="BodyTextChar"/>
          </w:rPr>
          <w:t xml:space="preserve"> </w:t>
        </w:r>
      </w:ins>
      <w:ins w:id="431" w:author="Tamara Zlender" w:date="2018-10-31T10:49:00Z">
        <w:r>
          <w:rPr>
            <w:rFonts w:ascii="ArialMT" w:hAnsi="ArialMT"/>
            <w:sz w:val="20"/>
            <w:szCs w:val="20"/>
          </w:rPr>
          <w:t xml:space="preserve">on </w:t>
        </w:r>
      </w:ins>
      <w:ins w:id="432" w:author="Tamara Zlender" w:date="2018-10-31T10:58:00Z">
        <w:r w:rsidR="00BF76AC">
          <w:rPr>
            <w:rFonts w:ascii="ArialMT" w:hAnsi="ArialMT"/>
            <w:sz w:val="20"/>
            <w:szCs w:val="20"/>
          </w:rPr>
          <w:t>more detailed explanation o</w:t>
        </w:r>
      </w:ins>
      <w:ins w:id="433" w:author="Tamara Zlender" w:date="2018-10-31T10:49:00Z">
        <w:r>
          <w:rPr>
            <w:rFonts w:ascii="ArialMT" w:hAnsi="ArialMT"/>
            <w:sz w:val="20"/>
            <w:szCs w:val="20"/>
          </w:rPr>
          <w:t xml:space="preserve">f the </w:t>
        </w:r>
      </w:ins>
      <w:ins w:id="434" w:author="Tamara Zlender" w:date="2018-10-31T10:58:00Z">
        <w:r w:rsidR="00BF76AC">
          <w:rPr>
            <w:rFonts w:ascii="ArialMT" w:hAnsi="ArialMT"/>
            <w:sz w:val="20"/>
            <w:szCs w:val="20"/>
          </w:rPr>
          <w:t>S</w:t>
        </w:r>
      </w:ins>
      <w:ins w:id="435" w:author="Tamara Zlender" w:date="2018-10-31T10:49:00Z">
        <w:r>
          <w:rPr>
            <w:rFonts w:ascii="ArialMT" w:hAnsi="ArialMT"/>
            <w:sz w:val="20"/>
            <w:szCs w:val="20"/>
          </w:rPr>
          <w:t>lack arguments</w:t>
        </w:r>
      </w:ins>
      <w:ins w:id="436" w:author="Tamara Zlender" w:date="2018-10-31T10:57:00Z">
        <w:r w:rsidR="00BF76AC">
          <w:rPr>
            <w:rFonts w:ascii="ArialMT" w:hAnsi="ArialMT"/>
            <w:sz w:val="20"/>
            <w:szCs w:val="20"/>
          </w:rPr>
          <w:t>.</w:t>
        </w:r>
      </w:ins>
    </w:p>
    <w:p w14:paraId="61FC7229" w14:textId="1676CF54" w:rsidR="006718DB" w:rsidRDefault="00B13957">
      <w:pPr>
        <w:pStyle w:val="Heading20"/>
        <w:rPr>
          <w:ins w:id="437" w:author="Tamara Zlender" w:date="2018-10-31T09:15:00Z"/>
        </w:rPr>
        <w:pPrChange w:id="438" w:author="Tamara Zlender" w:date="2018-10-31T10:47:00Z">
          <w:pPr>
            <w:pStyle w:val="BodyText"/>
          </w:pPr>
        </w:pPrChange>
      </w:pPr>
      <w:ins w:id="439" w:author="Tamara Zlender" w:date="2018-10-31T09:15:00Z">
        <w:r>
          <w:t>Inputs</w:t>
        </w:r>
      </w:ins>
    </w:p>
    <w:p w14:paraId="6D41328D" w14:textId="413AB7F9" w:rsidR="005F2769" w:rsidRDefault="007E4A6E" w:rsidP="005F2769">
      <w:pPr>
        <w:pStyle w:val="BodyText"/>
        <w:keepNext/>
        <w:rPr>
          <w:ins w:id="440" w:author="Tamara Zlender" w:date="2018-10-31T10:04:00Z"/>
        </w:rPr>
      </w:pPr>
      <w:ins w:id="441" w:author="Tamara Zlender" w:date="2018-10-31T10:39:00Z">
        <w:r>
          <w:t>Some of the</w:t>
        </w:r>
      </w:ins>
      <w:ins w:id="442" w:author="Tamara Zlender" w:date="2018-10-31T10:04:00Z">
        <w:r w:rsidR="005F2769">
          <w:t xml:space="preserve"> function input fields can </w:t>
        </w:r>
      </w:ins>
      <w:ins w:id="443" w:author="Tamara Zlender" w:date="2018-10-31T10:39:00Z">
        <w:r>
          <w:t xml:space="preserve">also </w:t>
        </w:r>
      </w:ins>
      <w:ins w:id="444" w:author="Tamara Zlender" w:date="2018-10-31T10:04:00Z">
        <w:r w:rsidR="005F2769">
          <w:t xml:space="preserve">be set when clicking a </w:t>
        </w:r>
      </w:ins>
      <w:ins w:id="445" w:author="Tamara Zlender" w:date="2018-10-31T13:51:00Z">
        <w:r w:rsidR="003827E2">
          <w:t>M</w:t>
        </w:r>
      </w:ins>
      <w:ins w:id="446" w:author="Tamara Zlender" w:date="2018-10-31T10:04:00Z">
        <w:r w:rsidR="005F2769">
          <w:t xml:space="preserve">enu </w:t>
        </w:r>
      </w:ins>
      <w:ins w:id="447" w:author="Tamara Zlender" w:date="2018-10-31T13:51:00Z">
        <w:r w:rsidR="003827E2">
          <w:t>I</w:t>
        </w:r>
      </w:ins>
      <w:ins w:id="448" w:author="Tamara Zlender" w:date="2018-10-31T10:04:00Z">
        <w:r w:rsidR="005F2769">
          <w:t>tem</w:t>
        </w:r>
      </w:ins>
      <w:ins w:id="449" w:author="Tamara Zlender" w:date="2018-10-31T10:39:00Z">
        <w:r>
          <w:t>:</w:t>
        </w:r>
      </w:ins>
    </w:p>
    <w:p w14:paraId="2B768E94" w14:textId="72C3EC41" w:rsidR="006718DB" w:rsidRDefault="00C30858">
      <w:pPr>
        <w:pStyle w:val="BodyText"/>
        <w:jc w:val="center"/>
        <w:rPr>
          <w:ins w:id="450" w:author="Tamara Zlender" w:date="2018-10-31T10:26:00Z"/>
        </w:rPr>
        <w:pPrChange w:id="451" w:author="Tamara Zlender" w:date="2018-10-31T10:38:00Z">
          <w:pPr>
            <w:pStyle w:val="BodyText"/>
          </w:pPr>
        </w:pPrChange>
      </w:pPr>
      <w:ins w:id="452" w:author="Tamara Zlender" w:date="2018-11-01T16:41:00Z">
        <w:r>
          <w:rPr>
            <w:noProof/>
          </w:rPr>
          <w:drawing>
            <wp:inline distT="0" distB="0" distL="0" distR="0" wp14:anchorId="614B7DEF" wp14:editId="1ABCBF08">
              <wp:extent cx="3759200" cy="1892300"/>
              <wp:effectExtent l="25400" t="25400" r="88900" b="889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1 at 4.38.04 PM.png"/>
                      <pic:cNvPicPr/>
                    </pic:nvPicPr>
                    <pic:blipFill>
                      <a:blip r:embed="rId19"/>
                      <a:stretch>
                        <a:fillRect/>
                      </a:stretch>
                    </pic:blipFill>
                    <pic:spPr>
                      <a:xfrm>
                        <a:off x="0" y="0"/>
                        <a:ext cx="3759200" cy="1892300"/>
                      </a:xfrm>
                      <a:prstGeom prst="rect">
                        <a:avLst/>
                      </a:prstGeom>
                      <a:effectLst>
                        <a:outerShdw blurRad="50800" dist="38100" dir="2700000" algn="tl" rotWithShape="0">
                          <a:prstClr val="black">
                            <a:alpha val="40000"/>
                          </a:prstClr>
                        </a:outerShdw>
                      </a:effectLst>
                    </pic:spPr>
                  </pic:pic>
                </a:graphicData>
              </a:graphic>
            </wp:inline>
          </w:drawing>
        </w:r>
      </w:ins>
    </w:p>
    <w:p w14:paraId="1087252A" w14:textId="092E68F4" w:rsidR="00311C3D" w:rsidRDefault="00311C3D" w:rsidP="00311C3D">
      <w:pPr>
        <w:pStyle w:val="BodyText"/>
        <w:numPr>
          <w:ilvl w:val="0"/>
          <w:numId w:val="37"/>
        </w:numPr>
        <w:rPr>
          <w:ins w:id="453" w:author="Tamara Zlender" w:date="2018-10-31T10:27:00Z"/>
        </w:rPr>
      </w:pPr>
      <w:ins w:id="454" w:author="Tamara Zlender" w:date="2018-10-31T10:27:00Z">
        <w:r>
          <w:t>S</w:t>
        </w:r>
      </w:ins>
      <w:ins w:id="455" w:author="Tamara Zlender" w:date="2018-10-31T10:26:00Z">
        <w:r w:rsidRPr="00311C3D">
          <w:t>lack</w:t>
        </w:r>
        <w:r>
          <w:t xml:space="preserve"> </w:t>
        </w:r>
        <w:r w:rsidRPr="00311C3D">
          <w:t>channel name</w:t>
        </w:r>
      </w:ins>
      <w:ins w:id="456" w:author="Tamara Zlender" w:date="2018-10-31T10:27:00Z">
        <w:r>
          <w:t xml:space="preserve"> is a</w:t>
        </w:r>
      </w:ins>
      <w:ins w:id="457" w:author="Tamara Zlender" w:date="2018-10-31T10:26:00Z">
        <w:r>
          <w:t xml:space="preserve"> </w:t>
        </w:r>
      </w:ins>
      <w:ins w:id="458" w:author="Tamara Zlender" w:date="2018-10-31T10:27:00Z">
        <w:r>
          <w:t>n</w:t>
        </w:r>
      </w:ins>
      <w:ins w:id="459" w:author="Tamara Zlender" w:date="2018-10-31T10:26:00Z">
        <w:r>
          <w:t>ame of the existing Slack Workspace channel or a new Slack channel you are posting to</w:t>
        </w:r>
      </w:ins>
      <w:ins w:id="460" w:author="Tamara Zlender" w:date="2018-10-31T14:32:00Z">
        <w:r w:rsidR="00C1563D">
          <w:t>,</w:t>
        </w:r>
      </w:ins>
      <w:ins w:id="461" w:author="Tamara Zlender" w:date="2018-10-31T10:26:00Z">
        <w:r>
          <w:t xml:space="preserve"> </w:t>
        </w:r>
      </w:ins>
      <w:ins w:id="462" w:author="Tamara Zlender" w:date="2018-10-31T14:32:00Z">
        <w:r w:rsidR="00C1563D">
          <w:t>c</w:t>
        </w:r>
      </w:ins>
      <w:ins w:id="463" w:author="Tamara Zlender" w:date="2018-10-31T10:26:00Z">
        <w:r>
          <w:t xml:space="preserve">hannel names can only contain lowercase letters, numbers, hyphens, and underscores, and must be 21 characters or less. </w:t>
        </w:r>
      </w:ins>
      <w:ins w:id="464" w:author="Tamara Zlender" w:date="2018-10-31T14:32:00Z">
        <w:r w:rsidR="00C1563D">
          <w:br/>
        </w:r>
      </w:ins>
      <w:ins w:id="465" w:author="Tamara Zlender" w:date="2018-10-31T10:26:00Z">
        <w:r>
          <w:t xml:space="preserve">If you leave this field empty, function will try to use the </w:t>
        </w:r>
        <w:proofErr w:type="spellStart"/>
        <w:r>
          <w:t>slack_channel</w:t>
        </w:r>
        <w:proofErr w:type="spellEnd"/>
        <w:r>
          <w:t xml:space="preserve"> associated with the Incident or Task found in the Slack Conversations </w:t>
        </w:r>
        <w:proofErr w:type="spellStart"/>
        <w:r>
          <w:t>datatable</w:t>
        </w:r>
        <w:proofErr w:type="spellEnd"/>
        <w:r>
          <w:t>. It there isn’t one defined, the workflow will terminate.</w:t>
        </w:r>
      </w:ins>
    </w:p>
    <w:p w14:paraId="4FC419E1" w14:textId="20A1BA8C" w:rsidR="00311C3D" w:rsidRDefault="00311C3D" w:rsidP="00311C3D">
      <w:pPr>
        <w:pStyle w:val="BodyText"/>
        <w:numPr>
          <w:ilvl w:val="0"/>
          <w:numId w:val="37"/>
        </w:numPr>
        <w:rPr>
          <w:ins w:id="466" w:author="Tamara Zlender" w:date="2018-10-31T10:27:00Z"/>
        </w:rPr>
      </w:pPr>
      <w:ins w:id="467" w:author="Tamara Zlender" w:date="2018-10-31T10:27:00Z">
        <w:r>
          <w:t>Slack is channel private indicates if the channel you are posting to should be private.</w:t>
        </w:r>
      </w:ins>
    </w:p>
    <w:p w14:paraId="777E50D1" w14:textId="76E02B3F" w:rsidR="00311C3D" w:rsidRDefault="00311C3D" w:rsidP="00311C3D">
      <w:pPr>
        <w:pStyle w:val="BodyText"/>
        <w:numPr>
          <w:ilvl w:val="0"/>
          <w:numId w:val="37"/>
        </w:numPr>
        <w:rPr>
          <w:ins w:id="468" w:author="Tamara Zlender" w:date="2018-10-31T10:29:00Z"/>
        </w:rPr>
      </w:pPr>
      <w:ins w:id="469" w:author="Tamara Zlender" w:date="2018-10-31T10:27:00Z">
        <w:r>
          <w:t xml:space="preserve">Slack user emails </w:t>
        </w:r>
        <w:proofErr w:type="gramStart"/>
        <w:r>
          <w:t>i</w:t>
        </w:r>
      </w:ins>
      <w:ins w:id="470" w:author="Tamara Zlender" w:date="2018-10-31T10:28:00Z">
        <w:r>
          <w:t>s</w:t>
        </w:r>
        <w:proofErr w:type="gramEnd"/>
        <w:r>
          <w:t xml:space="preserve"> </w:t>
        </w:r>
      </w:ins>
      <w:ins w:id="471" w:author="Tamara Zlender" w:date="2018-10-31T10:27:00Z">
        <w:r>
          <w:t>comma separated list of emails belonging to Slack users in your workspace that will be added to the channel you are posting to.</w:t>
        </w:r>
      </w:ins>
    </w:p>
    <w:p w14:paraId="3D1CA207" w14:textId="5B521443" w:rsidR="00311C3D" w:rsidRDefault="00311C3D">
      <w:pPr>
        <w:pStyle w:val="BodyText"/>
        <w:numPr>
          <w:ilvl w:val="0"/>
          <w:numId w:val="37"/>
        </w:numPr>
        <w:rPr>
          <w:ins w:id="472" w:author="Tamara Zlender" w:date="2018-10-31T09:28:00Z"/>
        </w:rPr>
        <w:pPrChange w:id="473" w:author="Tamara Zlender" w:date="2018-10-31T10:29:00Z">
          <w:pPr>
            <w:pStyle w:val="BodyText"/>
          </w:pPr>
        </w:pPrChange>
      </w:pPr>
      <w:ins w:id="474" w:author="Tamara Zlender" w:date="2018-10-31T10:29:00Z">
        <w:r>
          <w:t xml:space="preserve">Slack additional text message to </w:t>
        </w:r>
      </w:ins>
      <w:ins w:id="475" w:author="Tamara Zlender" w:date="2018-10-31T10:30:00Z">
        <w:r>
          <w:t>include</w:t>
        </w:r>
      </w:ins>
      <w:ins w:id="476" w:author="Tamara Zlender" w:date="2018-10-31T10:29:00Z">
        <w:r>
          <w:t xml:space="preserve"> with the Incident, Note, Artifact, Attachment or Task data.</w:t>
        </w:r>
      </w:ins>
    </w:p>
    <w:p w14:paraId="5926623F" w14:textId="243BF6C4" w:rsidR="001C730F" w:rsidRDefault="00461F98" w:rsidP="00461F98">
      <w:pPr>
        <w:pStyle w:val="BodyText"/>
      </w:pPr>
      <w:r>
        <w:lastRenderedPageBreak/>
        <w:t>Before using a workflow</w:t>
      </w:r>
    </w:p>
    <w:p w14:paraId="1BBF7D91" w14:textId="6CC2F1B4" w:rsidR="00461F98" w:rsidDel="007E4A6E" w:rsidRDefault="00461F98" w:rsidP="00461F98">
      <w:pPr>
        <w:pStyle w:val="BodyText"/>
        <w:numPr>
          <w:ilvl w:val="0"/>
          <w:numId w:val="31"/>
        </w:numPr>
        <w:rPr>
          <w:del w:id="477" w:author="Tamara Zlender" w:date="2018-10-31T10:47:00Z"/>
        </w:rPr>
      </w:pPr>
      <w:del w:id="478" w:author="Tamara Zlender" w:date="2018-10-31T10:47:00Z">
        <w:r w:rsidDel="007E4A6E">
          <w:delText>Change the defined slack_channel in the Input tab for your environment.</w:delText>
        </w:r>
      </w:del>
    </w:p>
    <w:p w14:paraId="331B4060" w14:textId="4B454880" w:rsidR="00461F98" w:rsidRDefault="00461F98" w:rsidP="00461F98">
      <w:pPr>
        <w:pStyle w:val="BodyText"/>
        <w:numPr>
          <w:ilvl w:val="0"/>
          <w:numId w:val="31"/>
        </w:numPr>
      </w:pPr>
      <w:r>
        <w:t>Review the Incident</w:t>
      </w:r>
      <w:ins w:id="479" w:author="Tamara Zlender" w:date="2018-10-31T13:26:00Z">
        <w:r w:rsidR="0037548C">
          <w:t xml:space="preserve">, </w:t>
        </w:r>
      </w:ins>
      <w:del w:id="480" w:author="Tamara Zlender" w:date="2018-10-31T13:26:00Z">
        <w:r w:rsidDel="0037548C">
          <w:delText xml:space="preserve"> and </w:delText>
        </w:r>
      </w:del>
      <w:del w:id="481" w:author="Tamara Zlender" w:date="2018-10-31T13:28:00Z">
        <w:r w:rsidDel="00FA5655">
          <w:delText>Not</w:delText>
        </w:r>
      </w:del>
      <w:ins w:id="482" w:author="Tamara Zlender" w:date="2018-10-31T13:27:00Z">
        <w:r w:rsidR="00FA5655">
          <w:t>Task</w:t>
        </w:r>
      </w:ins>
      <w:ins w:id="483" w:author="Tamara Zlender" w:date="2018-10-31T13:28:00Z">
        <w:r w:rsidR="00FA5655">
          <w:t>, Note</w:t>
        </w:r>
      </w:ins>
      <w:ins w:id="484" w:author="Tamara Zlender" w:date="2018-10-31T13:27:00Z">
        <w:r w:rsidR="00FA5655">
          <w:t xml:space="preserve"> and Artifact</w:t>
        </w:r>
      </w:ins>
      <w:del w:id="485" w:author="Tamara Zlender" w:date="2018-10-31T13:27:00Z">
        <w:r w:rsidDel="00FA5655">
          <w:delText>e</w:delText>
        </w:r>
      </w:del>
      <w:r>
        <w:t xml:space="preserve"> fields </w:t>
      </w:r>
      <w:r w:rsidR="00C919F8">
        <w:t>selected for posting</w:t>
      </w:r>
      <w:r>
        <w:t xml:space="preserve"> to Slack in the workflow’s Pre-Processing Script. A flexible JSON structure is used to define the </w:t>
      </w:r>
      <w:ins w:id="486" w:author="Tamara Zlender" w:date="2018-10-31T08:55:00Z">
        <w:r w:rsidR="00E47B45">
          <w:t>I</w:t>
        </w:r>
      </w:ins>
      <w:del w:id="487" w:author="Tamara Zlender" w:date="2018-10-31T08:55:00Z">
        <w:r w:rsidDel="00E47B45">
          <w:delText>i</w:delText>
        </w:r>
      </w:del>
      <w:r>
        <w:t xml:space="preserve">ncident, </w:t>
      </w:r>
      <w:ins w:id="488" w:author="Tamara Zlender" w:date="2018-10-31T08:56:00Z">
        <w:r w:rsidR="00E47B45">
          <w:t>T</w:t>
        </w:r>
      </w:ins>
      <w:del w:id="489" w:author="Tamara Zlender" w:date="2018-10-31T08:56:00Z">
        <w:r w:rsidDel="00E47B45">
          <w:delText>t</w:delText>
        </w:r>
      </w:del>
      <w:r>
        <w:t>ask</w:t>
      </w:r>
      <w:ins w:id="490" w:author="Tamara Zlender" w:date="2018-10-31T08:56:00Z">
        <w:r w:rsidR="00E47B45">
          <w:t xml:space="preserve">, </w:t>
        </w:r>
      </w:ins>
      <w:del w:id="491" w:author="Tamara Zlender" w:date="2018-10-31T08:56:00Z">
        <w:r w:rsidDel="00E47B45">
          <w:delText xml:space="preserve"> and </w:delText>
        </w:r>
      </w:del>
      <w:ins w:id="492" w:author="Tamara Zlender" w:date="2018-10-31T08:56:00Z">
        <w:r w:rsidR="00E47B45">
          <w:t>N</w:t>
        </w:r>
      </w:ins>
      <w:del w:id="493" w:author="Tamara Zlender" w:date="2018-10-31T08:56:00Z">
        <w:r w:rsidDel="00E47B45">
          <w:delText>n</w:delText>
        </w:r>
      </w:del>
      <w:r>
        <w:t>ote</w:t>
      </w:r>
      <w:ins w:id="494" w:author="Tamara Zlender" w:date="2018-10-31T08:56:00Z">
        <w:r w:rsidR="00E47B45">
          <w:t xml:space="preserve"> and Artifact</w:t>
        </w:r>
      </w:ins>
      <w:r>
        <w:t xml:space="preserve"> fields to post to Slack using user-defined labels and formatting identifiers. Fields can be removed and added following the data structure defined.</w:t>
      </w:r>
    </w:p>
    <w:p w14:paraId="2DEEEE63" w14:textId="6EE4B3A1" w:rsidR="00461F98" w:rsidRDefault="00C2023A">
      <w:pPr>
        <w:pStyle w:val="BodyText"/>
        <w:jc w:val="center"/>
        <w:rPr>
          <w:ins w:id="495" w:author="Tamara Zlender" w:date="2018-10-31T14:19:00Z"/>
        </w:rPr>
        <w:pPrChange w:id="496" w:author="Tamara Zlender" w:date="2018-10-31T14:26:00Z">
          <w:pPr>
            <w:pStyle w:val="BodyText"/>
          </w:pPr>
        </w:pPrChange>
      </w:pPr>
      <w:ins w:id="497" w:author="Tamara Zlender" w:date="2018-10-31T14:26:00Z">
        <w:r>
          <w:rPr>
            <w:noProof/>
          </w:rPr>
          <w:drawing>
            <wp:inline distT="0" distB="0" distL="0" distR="0" wp14:anchorId="56CC109D" wp14:editId="58F5DBD6">
              <wp:extent cx="4470400" cy="3187700"/>
              <wp:effectExtent l="25400" t="25400" r="88900" b="889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0-31 at 2.26.25 PM.png"/>
                      <pic:cNvPicPr/>
                    </pic:nvPicPr>
                    <pic:blipFill>
                      <a:blip r:embed="rId20"/>
                      <a:stretch>
                        <a:fillRect/>
                      </a:stretch>
                    </pic:blipFill>
                    <pic:spPr>
                      <a:xfrm>
                        <a:off x="0" y="0"/>
                        <a:ext cx="4470400" cy="3187700"/>
                      </a:xfrm>
                      <a:prstGeom prst="rect">
                        <a:avLst/>
                      </a:prstGeom>
                      <a:effectLst>
                        <a:outerShdw blurRad="50800" dist="38100" dir="2700000" algn="tl" rotWithShape="0">
                          <a:prstClr val="black">
                            <a:alpha val="40000"/>
                          </a:prstClr>
                        </a:outerShdw>
                      </a:effectLst>
                    </pic:spPr>
                  </pic:pic>
                </a:graphicData>
              </a:graphic>
            </wp:inline>
          </w:drawing>
        </w:r>
      </w:ins>
      <w:del w:id="498" w:author="Tamara Zlender" w:date="2018-10-31T08:57:00Z">
        <w:r w:rsidR="00461F98" w:rsidDel="00563F65">
          <w:rPr>
            <w:noProof/>
          </w:rPr>
          <w:drawing>
            <wp:inline distT="0" distB="0" distL="0" distR="0" wp14:anchorId="52877A60" wp14:editId="69963C39">
              <wp:extent cx="5486400" cy="3107690"/>
              <wp:effectExtent l="152400" t="152400" r="330200" b="3467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7 at 3.27.17 PM.png"/>
                      <pic:cNvPicPr/>
                    </pic:nvPicPr>
                    <pic:blipFill>
                      <a:blip r:embed="rId21"/>
                      <a:stretch>
                        <a:fillRect/>
                      </a:stretch>
                    </pic:blipFill>
                    <pic:spPr>
                      <a:xfrm>
                        <a:off x="0" y="0"/>
                        <a:ext cx="5486400" cy="3107690"/>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6BAD5DB6" w14:textId="2897F009" w:rsidR="00C2023A" w:rsidRDefault="00C2023A" w:rsidP="00461F98">
      <w:pPr>
        <w:pStyle w:val="BodyText"/>
        <w:rPr>
          <w:ins w:id="499" w:author="Tamara Zlender" w:date="2018-10-31T14:27:00Z"/>
        </w:rPr>
      </w:pPr>
      <w:ins w:id="500" w:author="Tamara Zlender" w:date="2018-10-31T14:23:00Z">
        <w:r>
          <w:t xml:space="preserve">Your </w:t>
        </w:r>
      </w:ins>
      <w:ins w:id="501" w:author="Tamara Zlender" w:date="2018-10-31T14:26:00Z">
        <w:r>
          <w:t xml:space="preserve">posted </w:t>
        </w:r>
      </w:ins>
      <w:ins w:id="502" w:author="Tamara Zlender" w:date="2018-10-31T14:23:00Z">
        <w:r>
          <w:t xml:space="preserve">message will look </w:t>
        </w:r>
      </w:ins>
      <w:ins w:id="503" w:author="Tamara Zlender" w:date="2018-10-31T14:26:00Z">
        <w:r>
          <w:t>like this in Sl</w:t>
        </w:r>
      </w:ins>
      <w:ins w:id="504" w:author="Tamara Zlender" w:date="2018-10-31T14:27:00Z">
        <w:r>
          <w:t>ack:</w:t>
        </w:r>
      </w:ins>
    </w:p>
    <w:p w14:paraId="67E063A2" w14:textId="0FFEEF19" w:rsidR="00C2023A" w:rsidRPr="00461F98" w:rsidRDefault="00C2023A">
      <w:pPr>
        <w:pStyle w:val="BodyText"/>
        <w:jc w:val="center"/>
        <w:pPrChange w:id="505" w:author="Tamara Zlender" w:date="2018-10-31T14:27:00Z">
          <w:pPr>
            <w:pStyle w:val="BodyText"/>
          </w:pPr>
        </w:pPrChange>
      </w:pPr>
      <w:ins w:id="506" w:author="Tamara Zlender" w:date="2018-10-31T14:27:00Z">
        <w:r>
          <w:rPr>
            <w:noProof/>
          </w:rPr>
          <w:drawing>
            <wp:inline distT="0" distB="0" distL="0" distR="0" wp14:anchorId="42273C91" wp14:editId="03E50100">
              <wp:extent cx="3747173" cy="2841172"/>
              <wp:effectExtent l="25400" t="25400" r="88265" b="927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0-31 at 2.23.06 PM.png"/>
                      <pic:cNvPicPr/>
                    </pic:nvPicPr>
                    <pic:blipFill>
                      <a:blip r:embed="rId22"/>
                      <a:stretch>
                        <a:fillRect/>
                      </a:stretch>
                    </pic:blipFill>
                    <pic:spPr>
                      <a:xfrm>
                        <a:off x="0" y="0"/>
                        <a:ext cx="3773924" cy="2861455"/>
                      </a:xfrm>
                      <a:prstGeom prst="rect">
                        <a:avLst/>
                      </a:prstGeom>
                      <a:effectLst>
                        <a:outerShdw blurRad="50800" dist="38100" dir="2700000" algn="tl" rotWithShape="0">
                          <a:prstClr val="black">
                            <a:alpha val="40000"/>
                          </a:prstClr>
                        </a:outerShdw>
                      </a:effectLst>
                    </pic:spPr>
                  </pic:pic>
                </a:graphicData>
              </a:graphic>
            </wp:inline>
          </w:drawing>
        </w:r>
      </w:ins>
    </w:p>
    <w:p w14:paraId="5B103A89" w14:textId="77777777" w:rsidR="00C1563D" w:rsidRDefault="00C1563D">
      <w:pPr>
        <w:rPr>
          <w:ins w:id="507" w:author="Tamara Zlender" w:date="2018-10-31T14:33:00Z"/>
          <w:rFonts w:ascii="Calibri" w:eastAsia="Calibri" w:hAnsi="Calibri" w:cs="Calibri"/>
          <w:b/>
          <w:color w:val="1F497D" w:themeColor="text2"/>
          <w:sz w:val="36"/>
          <w:szCs w:val="36"/>
        </w:rPr>
      </w:pPr>
      <w:ins w:id="508" w:author="Tamara Zlender" w:date="2018-10-31T14:33:00Z">
        <w:r>
          <w:br w:type="page"/>
        </w:r>
      </w:ins>
    </w:p>
    <w:p w14:paraId="581C302E" w14:textId="77777777" w:rsidR="00C1563D" w:rsidRDefault="00C1563D">
      <w:pPr>
        <w:pStyle w:val="Heading10"/>
        <w:rPr>
          <w:ins w:id="509" w:author="Tamara Zlender" w:date="2018-10-31T14:40:00Z"/>
        </w:rPr>
        <w:pPrChange w:id="510" w:author="Tamara Zlender" w:date="2018-10-31T14:40:00Z">
          <w:pPr>
            <w:pStyle w:val="Heading20"/>
          </w:pPr>
        </w:pPrChange>
      </w:pPr>
      <w:proofErr w:type="spellStart"/>
      <w:ins w:id="511" w:author="Tamara Zlender" w:date="2018-10-31T14:33:00Z">
        <w:r>
          <w:lastRenderedPageBreak/>
          <w:t>Fn_slack</w:t>
        </w:r>
        <w:proofErr w:type="spellEnd"/>
        <w:r>
          <w:t xml:space="preserve">: </w:t>
        </w:r>
        <w:proofErr w:type="spellStart"/>
        <w:r w:rsidRPr="00C1563D">
          <w:t>slack_post_attachment</w:t>
        </w:r>
        <w:proofErr w:type="spellEnd"/>
        <w:r w:rsidRPr="00C1563D">
          <w:t xml:space="preserve"> </w:t>
        </w:r>
      </w:ins>
    </w:p>
    <w:p w14:paraId="4C7135AB" w14:textId="3560E719" w:rsidR="00C1563D" w:rsidRDefault="00C1563D" w:rsidP="00C1563D">
      <w:pPr>
        <w:pStyle w:val="BodyText"/>
        <w:keepNext/>
        <w:rPr>
          <w:ins w:id="512" w:author="Tamara Zlender" w:date="2018-10-31T14:40:00Z"/>
          <w:rFonts w:ascii="Helvetica" w:hAnsi="Helvetica" w:cs="Helvetica"/>
        </w:rPr>
      </w:pPr>
      <w:ins w:id="513" w:author="Tamara Zlender" w:date="2018-10-31T14:40:00Z">
        <w:r>
          <w:rPr>
            <w:rFonts w:ascii="Helvetica" w:hAnsi="Helvetica" w:cs="Helvetica"/>
          </w:rPr>
          <w:t xml:space="preserve">Function that </w:t>
        </w:r>
      </w:ins>
      <w:ins w:id="514" w:author="Tamara Zlender" w:date="2018-10-31T14:41:00Z">
        <w:r w:rsidRPr="00C1563D">
          <w:rPr>
            <w:rFonts w:ascii="Helvetica" w:hAnsi="Helvetica" w:cs="Helvetica"/>
          </w:rPr>
          <w:t>uploads Incident, Task or Artifact attachment</w:t>
        </w:r>
        <w:r>
          <w:rPr>
            <w:rFonts w:ascii="Helvetica" w:hAnsi="Helvetica" w:cs="Helvetica"/>
          </w:rPr>
          <w:t>s</w:t>
        </w:r>
        <w:r w:rsidRPr="00C1563D">
          <w:rPr>
            <w:rFonts w:ascii="Helvetica" w:hAnsi="Helvetica" w:cs="Helvetica"/>
          </w:rPr>
          <w:t xml:space="preserve"> to Slack channe</w:t>
        </w:r>
        <w:r w:rsidR="004B7B73">
          <w:rPr>
            <w:rFonts w:ascii="Helvetica" w:hAnsi="Helvetica" w:cs="Helvetica"/>
          </w:rPr>
          <w:t>l</w:t>
        </w:r>
      </w:ins>
      <w:ins w:id="515" w:author="Tamara Zlender" w:date="2018-10-31T14:40:00Z">
        <w:r>
          <w:rPr>
            <w:rFonts w:ascii="Helvetica" w:hAnsi="Helvetica" w:cs="Helvetica"/>
          </w:rPr>
          <w:t>.</w:t>
        </w:r>
      </w:ins>
    </w:p>
    <w:p w14:paraId="676E69EE" w14:textId="5CF3B919" w:rsidR="00A734E7" w:rsidRDefault="00C1563D" w:rsidP="00C1563D">
      <w:pPr>
        <w:pStyle w:val="BodyText"/>
        <w:keepNext/>
        <w:rPr>
          <w:ins w:id="516" w:author="Tamara Zlender" w:date="2018-10-31T14:47:00Z"/>
          <w:rFonts w:ascii="Helvetica" w:hAnsi="Helvetica" w:cs="Helvetica"/>
        </w:rPr>
      </w:pPr>
      <w:ins w:id="517" w:author="Tamara Zlender" w:date="2018-10-31T14:40:00Z">
        <w:r>
          <w:t xml:space="preserve">This function has </w:t>
        </w:r>
      </w:ins>
      <w:ins w:id="518" w:author="Tamara Zlender" w:date="2018-10-31T14:45:00Z">
        <w:r w:rsidR="00A734E7">
          <w:t>two</w:t>
        </w:r>
      </w:ins>
      <w:ins w:id="519" w:author="Tamara Zlender" w:date="2018-10-31T14:40:00Z">
        <w:r>
          <w:t xml:space="preserve"> example workflows that demonstrate </w:t>
        </w:r>
      </w:ins>
      <w:ins w:id="520" w:author="Tamara Zlender" w:date="2018-10-31T14:46:00Z">
        <w:r w:rsidR="00A734E7">
          <w:rPr>
            <w:rFonts w:ascii="Helvetica" w:hAnsi="Helvetica" w:cs="Helvetica"/>
          </w:rPr>
          <w:t>uploading</w:t>
        </w:r>
      </w:ins>
      <w:ins w:id="521" w:author="Tamara Zlender" w:date="2018-10-31T14:40:00Z">
        <w:r>
          <w:rPr>
            <w:rFonts w:ascii="Helvetica" w:hAnsi="Helvetica" w:cs="Helvetica"/>
          </w:rPr>
          <w:t xml:space="preserve"> Incident, Task, </w:t>
        </w:r>
      </w:ins>
      <w:ins w:id="522" w:author="Tamara Zlender" w:date="2018-10-31T14:46:00Z">
        <w:r w:rsidR="00A734E7">
          <w:rPr>
            <w:rFonts w:ascii="Helvetica" w:hAnsi="Helvetica" w:cs="Helvetica"/>
          </w:rPr>
          <w:t>or</w:t>
        </w:r>
      </w:ins>
      <w:ins w:id="523" w:author="Tamara Zlender" w:date="2018-10-31T14:40:00Z">
        <w:r>
          <w:rPr>
            <w:rFonts w:ascii="Helvetica" w:hAnsi="Helvetica" w:cs="Helvetica"/>
          </w:rPr>
          <w:t xml:space="preserve"> Artifact</w:t>
        </w:r>
      </w:ins>
      <w:ins w:id="524" w:author="Tamara Zlender" w:date="2018-10-31T14:46:00Z">
        <w:r w:rsidR="00A734E7">
          <w:rPr>
            <w:rFonts w:ascii="Helvetica" w:hAnsi="Helvetica" w:cs="Helvetica"/>
          </w:rPr>
          <w:t xml:space="preserve"> Attachments</w:t>
        </w:r>
      </w:ins>
      <w:ins w:id="525" w:author="Tamara Zlender" w:date="2018-10-31T14:40:00Z">
        <w:r>
          <w:rPr>
            <w:rFonts w:ascii="Helvetica" w:hAnsi="Helvetica" w:cs="Helvetica"/>
          </w:rPr>
          <w:t xml:space="preserve"> to a chosen Slack channel. </w:t>
        </w:r>
      </w:ins>
    </w:p>
    <w:p w14:paraId="52647E31" w14:textId="2D5BC6C5" w:rsidR="00C1563D" w:rsidRDefault="00C1563D" w:rsidP="00C1563D">
      <w:pPr>
        <w:pStyle w:val="BodyText"/>
        <w:keepNext/>
        <w:rPr>
          <w:ins w:id="526" w:author="Tamara Zlender" w:date="2018-10-31T14:40:00Z"/>
        </w:rPr>
      </w:pPr>
      <w:ins w:id="527" w:author="Tamara Zlender" w:date="2018-10-31T14:40:00Z">
        <w:r>
          <w:t>You can see the input fields Slack function takes in</w:t>
        </w:r>
      </w:ins>
      <w:ins w:id="528" w:author="Tamara Zlender" w:date="2018-10-31T14:48:00Z">
        <w:r w:rsidR="00A734E7">
          <w:t xml:space="preserve"> </w:t>
        </w:r>
        <w:r w:rsidR="00A734E7">
          <w:rPr>
            <w:rFonts w:ascii="Helvetica" w:hAnsi="Helvetica" w:cs="Helvetica"/>
          </w:rPr>
          <w:t>Example: Post attachment to Slack and</w:t>
        </w:r>
      </w:ins>
      <w:ins w:id="529" w:author="Tamara Zlender" w:date="2018-10-31T14:40:00Z">
        <w:r>
          <w:t xml:space="preserve"> </w:t>
        </w:r>
      </w:ins>
      <w:ins w:id="530" w:author="Tamara Zlender" w:date="2018-10-31T14:48:00Z">
        <w:r w:rsidR="00A734E7">
          <w:rPr>
            <w:rFonts w:ascii="Helvetica" w:hAnsi="Helvetica" w:cs="Helvetica"/>
          </w:rPr>
          <w:t>Example: Post attachment to Slack – Artifact</w:t>
        </w:r>
      </w:ins>
      <w:ins w:id="531" w:author="Tamara Zlender" w:date="2018-10-31T14:40:00Z">
        <w:r>
          <w:t xml:space="preserve">. </w:t>
        </w:r>
      </w:ins>
    </w:p>
    <w:p w14:paraId="744A0F9D" w14:textId="6B59D8BA" w:rsidR="00C1563D" w:rsidRDefault="00C1563D" w:rsidP="00C1563D">
      <w:pPr>
        <w:pStyle w:val="BodyText"/>
        <w:keepNext/>
        <w:rPr>
          <w:ins w:id="532" w:author="Tamara Zlender" w:date="2018-10-31T14:40:00Z"/>
        </w:rPr>
      </w:pPr>
      <w:ins w:id="533" w:author="Tamara Zlender" w:date="2018-10-31T14:40:00Z">
        <w:r>
          <w:t xml:space="preserve">The function input fields start with </w:t>
        </w:r>
        <w:r w:rsidRPr="004A1D12">
          <w:rPr>
            <w:rStyle w:val="CodeChar0"/>
          </w:rPr>
          <w:t>slack_</w:t>
        </w:r>
        <w:r>
          <w:t xml:space="preserve"> can be set on the Input Tab of the Workflow</w:t>
        </w:r>
      </w:ins>
      <w:ins w:id="534" w:author="Tamara Zlender" w:date="2018-10-31T14:52:00Z">
        <w:r w:rsidR="00535CC2">
          <w:t xml:space="preserve"> or </w:t>
        </w:r>
      </w:ins>
      <w:ins w:id="535" w:author="Tamara Zlender" w:date="2018-10-31T14:53:00Z">
        <w:r w:rsidR="00535CC2">
          <w:t xml:space="preserve">when you click on </w:t>
        </w:r>
      </w:ins>
      <w:ins w:id="536" w:author="Tamara Zlender" w:date="2018-10-31T14:52:00Z">
        <w:r w:rsidR="00535CC2">
          <w:t>the Menu Item</w:t>
        </w:r>
      </w:ins>
      <w:ins w:id="537" w:author="Tamara Zlender" w:date="2018-10-31T14:53:00Z">
        <w:r w:rsidR="00535CC2">
          <w:t xml:space="preserve">, </w:t>
        </w:r>
      </w:ins>
      <w:ins w:id="538" w:author="Tamara Zlender" w:date="2018-10-31T14:54:00Z">
        <w:r w:rsidR="00535CC2">
          <w:t>the same way as</w:t>
        </w:r>
      </w:ins>
      <w:ins w:id="539" w:author="Tamara Zlender" w:date="2018-10-31T14:53:00Z">
        <w:r w:rsidR="00535CC2">
          <w:t xml:space="preserve"> </w:t>
        </w:r>
      </w:ins>
      <w:ins w:id="540" w:author="Tamara Zlender" w:date="2018-10-31T14:54:00Z">
        <w:r w:rsidR="00535CC2">
          <w:t xml:space="preserve">it’s shown </w:t>
        </w:r>
      </w:ins>
      <w:ins w:id="541" w:author="Tamara Zlender" w:date="2018-10-31T14:55:00Z">
        <w:r w:rsidR="00535CC2">
          <w:t>for</w:t>
        </w:r>
      </w:ins>
      <w:ins w:id="542" w:author="Tamara Zlender" w:date="2018-10-31T14:54:00Z">
        <w:r w:rsidR="00535CC2">
          <w:t xml:space="preserve"> the</w:t>
        </w:r>
      </w:ins>
      <w:ins w:id="543" w:author="Tamara Zlender" w:date="2018-10-31T14:53:00Z">
        <w:r w:rsidR="00535CC2">
          <w:t xml:space="preserve"> </w:t>
        </w:r>
      </w:ins>
      <w:proofErr w:type="spellStart"/>
      <w:ins w:id="544" w:author="Tamara Zlender" w:date="2018-10-31T14:54:00Z">
        <w:r w:rsidR="00535CC2" w:rsidRPr="00535CC2">
          <w:t>slack_post_message</w:t>
        </w:r>
        <w:proofErr w:type="spellEnd"/>
        <w:r w:rsidR="00535CC2">
          <w:t>.</w:t>
        </w:r>
      </w:ins>
    </w:p>
    <w:p w14:paraId="01306958" w14:textId="58620849" w:rsidR="00C1563D" w:rsidRDefault="00A734E7">
      <w:pPr>
        <w:pStyle w:val="Heading20"/>
        <w:rPr>
          <w:ins w:id="545" w:author="Tamara Zlender" w:date="2018-10-31T14:33:00Z"/>
          <w:color w:val="1F497D" w:themeColor="text2"/>
          <w:sz w:val="36"/>
          <w:szCs w:val="36"/>
        </w:rPr>
        <w:pPrChange w:id="546" w:author="Tamara Zlender" w:date="2018-10-31T14:33:00Z">
          <w:pPr/>
        </w:pPrChange>
      </w:pPr>
      <w:ins w:id="547" w:author="Tamara Zlender" w:date="2018-10-31T14:50:00Z">
        <w:r>
          <w:rPr>
            <w:noProof/>
          </w:rPr>
          <w:drawing>
            <wp:inline distT="0" distB="0" distL="0" distR="0" wp14:anchorId="43E4B535" wp14:editId="272CE7D5">
              <wp:extent cx="5080000" cy="5918200"/>
              <wp:effectExtent l="25400" t="25400" r="88900" b="889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0-31 at 2.50.08 PM.png"/>
                      <pic:cNvPicPr/>
                    </pic:nvPicPr>
                    <pic:blipFill>
                      <a:blip r:embed="rId23"/>
                      <a:stretch>
                        <a:fillRect/>
                      </a:stretch>
                    </pic:blipFill>
                    <pic:spPr>
                      <a:xfrm>
                        <a:off x="0" y="0"/>
                        <a:ext cx="5080000" cy="5918200"/>
                      </a:xfrm>
                      <a:prstGeom prst="rect">
                        <a:avLst/>
                      </a:prstGeom>
                      <a:effectLst>
                        <a:outerShdw blurRad="50800" dist="38100" dir="2700000" algn="tl" rotWithShape="0">
                          <a:prstClr val="black">
                            <a:alpha val="40000"/>
                          </a:prstClr>
                        </a:outerShdw>
                      </a:effectLst>
                    </pic:spPr>
                  </pic:pic>
                </a:graphicData>
              </a:graphic>
            </wp:inline>
          </w:drawing>
        </w:r>
      </w:ins>
      <w:ins w:id="548" w:author="Tamara Zlender" w:date="2018-10-31T14:33:00Z">
        <w:r w:rsidR="00C1563D">
          <w:br w:type="page"/>
        </w:r>
      </w:ins>
    </w:p>
    <w:p w14:paraId="300C39FA" w14:textId="40C60E80" w:rsidR="00967F16" w:rsidRDefault="00967F16" w:rsidP="00967F16">
      <w:pPr>
        <w:pStyle w:val="BodyText"/>
        <w:rPr>
          <w:ins w:id="549" w:author="Tamara Zlender" w:date="2018-11-01T14:32:00Z"/>
        </w:rPr>
      </w:pPr>
      <w:ins w:id="550" w:author="Tamara Zlender" w:date="2018-11-01T14:29:00Z">
        <w:r>
          <w:lastRenderedPageBreak/>
          <w:t>Your posted message with a file upload will look like this in Slack:</w:t>
        </w:r>
      </w:ins>
    </w:p>
    <w:p w14:paraId="0927102E" w14:textId="5A98A31E" w:rsidR="00967F16" w:rsidRDefault="00967F16" w:rsidP="00967F16">
      <w:pPr>
        <w:pStyle w:val="BodyText"/>
        <w:jc w:val="center"/>
        <w:rPr>
          <w:ins w:id="551" w:author="Tamara Zlender" w:date="2018-11-01T14:34:00Z"/>
        </w:rPr>
      </w:pPr>
      <w:ins w:id="552" w:author="Tamara Zlender" w:date="2018-11-01T14:32:00Z">
        <w:r>
          <w:rPr>
            <w:noProof/>
          </w:rPr>
          <w:drawing>
            <wp:inline distT="0" distB="0" distL="0" distR="0" wp14:anchorId="3A0294FA" wp14:editId="35DF825B">
              <wp:extent cx="2939143" cy="2779939"/>
              <wp:effectExtent l="25400" t="25400" r="83820" b="908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_Shot_2018-11-01_at_2_31_43_PM.png"/>
                      <pic:cNvPicPr/>
                    </pic:nvPicPr>
                    <pic:blipFill>
                      <a:blip r:embed="rId24"/>
                      <a:stretch>
                        <a:fillRect/>
                      </a:stretch>
                    </pic:blipFill>
                    <pic:spPr>
                      <a:xfrm>
                        <a:off x="0" y="0"/>
                        <a:ext cx="2970725" cy="2809810"/>
                      </a:xfrm>
                      <a:prstGeom prst="rect">
                        <a:avLst/>
                      </a:prstGeom>
                      <a:effectLst>
                        <a:outerShdw blurRad="50800" dist="38100" dir="2700000" algn="tl" rotWithShape="0">
                          <a:prstClr val="black">
                            <a:alpha val="40000"/>
                          </a:prstClr>
                        </a:outerShdw>
                      </a:effectLst>
                    </pic:spPr>
                  </pic:pic>
                </a:graphicData>
              </a:graphic>
            </wp:inline>
          </w:drawing>
        </w:r>
      </w:ins>
    </w:p>
    <w:p w14:paraId="2CB6895F" w14:textId="002987F6" w:rsidR="00967F16" w:rsidRDefault="00967F16">
      <w:pPr>
        <w:pStyle w:val="BodyText"/>
        <w:rPr>
          <w:ins w:id="553" w:author="Tamara Zlender" w:date="2018-11-01T14:28:00Z"/>
        </w:rPr>
        <w:pPrChange w:id="554" w:author="Tamara Zlender" w:date="2018-11-01T14:34:00Z">
          <w:pPr>
            <w:pStyle w:val="Heading10"/>
          </w:pPr>
        </w:pPrChange>
      </w:pPr>
      <w:ins w:id="555" w:author="Tamara Zlender" w:date="2018-11-01T14:34:00Z">
        <w:r>
          <w:rPr>
            <w:rFonts w:ascii="Helvetica" w:hAnsi="Helvetica" w:cs="Helvetica"/>
          </w:rPr>
          <w:t xml:space="preserve">To upload files </w:t>
        </w:r>
      </w:ins>
      <w:ins w:id="556" w:author="Tamara Zlender" w:date="2018-11-01T14:36:00Z">
        <w:r w:rsidR="006D1D80">
          <w:rPr>
            <w:rFonts w:ascii="Helvetica" w:hAnsi="Helvetica" w:cs="Helvetica"/>
          </w:rPr>
          <w:t xml:space="preserve">we use </w:t>
        </w:r>
      </w:ins>
      <w:ins w:id="557" w:author="Tamara Zlender" w:date="2018-11-01T14:37:00Z">
        <w:r w:rsidR="006D1D80">
          <w:rPr>
            <w:rFonts w:ascii="Helvetica" w:hAnsi="Helvetica" w:cs="Helvetica"/>
          </w:rPr>
          <w:fldChar w:fldCharType="begin"/>
        </w:r>
        <w:r w:rsidR="006D1D80">
          <w:rPr>
            <w:rFonts w:ascii="Helvetica" w:hAnsi="Helvetica" w:cs="Helvetica"/>
          </w:rPr>
          <w:instrText xml:space="preserve"> HYPERLINK "https://api.slack.com/methods/files.upload" </w:instrText>
        </w:r>
        <w:r w:rsidR="006D1D80">
          <w:rPr>
            <w:rFonts w:ascii="Helvetica" w:hAnsi="Helvetica" w:cs="Helvetica"/>
          </w:rPr>
          <w:fldChar w:fldCharType="separate"/>
        </w:r>
        <w:r w:rsidR="006D1D80" w:rsidRPr="006D1D80">
          <w:rPr>
            <w:rStyle w:val="Hyperlink"/>
            <w:rFonts w:ascii="Helvetica" w:hAnsi="Helvetica" w:cs="Helvetica"/>
          </w:rPr>
          <w:t xml:space="preserve">Slack API </w:t>
        </w:r>
        <w:proofErr w:type="spellStart"/>
        <w:proofErr w:type="gramStart"/>
        <w:r w:rsidR="006D1D80" w:rsidRPr="006D1D80">
          <w:rPr>
            <w:rStyle w:val="Hyperlink"/>
            <w:rFonts w:ascii="Helvetica" w:hAnsi="Helvetica" w:cs="Helvetica"/>
          </w:rPr>
          <w:t>files.upload</w:t>
        </w:r>
        <w:proofErr w:type="spellEnd"/>
        <w:proofErr w:type="gramEnd"/>
        <w:r w:rsidR="006D1D80" w:rsidRPr="006D1D80">
          <w:rPr>
            <w:rStyle w:val="Hyperlink"/>
            <w:rFonts w:ascii="Helvetica" w:hAnsi="Helvetica" w:cs="Helvetica"/>
          </w:rPr>
          <w:t xml:space="preserve"> method</w:t>
        </w:r>
        <w:r w:rsidR="006D1D80">
          <w:rPr>
            <w:rFonts w:ascii="Helvetica" w:hAnsi="Helvetica" w:cs="Helvetica"/>
          </w:rPr>
          <w:fldChar w:fldCharType="end"/>
        </w:r>
      </w:ins>
      <w:ins w:id="558" w:author="Tamara Zlender" w:date="2018-11-01T14:50:00Z">
        <w:r w:rsidR="00333FF1">
          <w:rPr>
            <w:rFonts w:ascii="Helvetica" w:hAnsi="Helvetica" w:cs="Helvetica"/>
          </w:rPr>
          <w:t>. Method</w:t>
        </w:r>
      </w:ins>
      <w:ins w:id="559" w:author="Tamara Zlender" w:date="2018-11-01T14:34:00Z">
        <w:r>
          <w:rPr>
            <w:rFonts w:ascii="Helvetica" w:hAnsi="Helvetica" w:cs="Helvetica"/>
          </w:rPr>
          <w:t xml:space="preserve"> </w:t>
        </w:r>
      </w:ins>
      <w:ins w:id="560" w:author="Tamara Zlender" w:date="2018-11-01T14:54:00Z">
        <w:r w:rsidR="00333FF1">
          <w:rPr>
            <w:rFonts w:ascii="Helvetica" w:hAnsi="Helvetica" w:cs="Helvetica"/>
          </w:rPr>
          <w:t>uses Slack App OAut</w:t>
        </w:r>
      </w:ins>
      <w:ins w:id="561" w:author="Tamara Zlender" w:date="2018-11-01T14:55:00Z">
        <w:r w:rsidR="00333FF1">
          <w:rPr>
            <w:rFonts w:ascii="Helvetica" w:hAnsi="Helvetica" w:cs="Helvetica"/>
          </w:rPr>
          <w:t xml:space="preserve">h </w:t>
        </w:r>
      </w:ins>
      <w:ins w:id="562" w:author="Tamara Zlender" w:date="2018-11-01T14:54:00Z">
        <w:r w:rsidR="00333FF1">
          <w:rPr>
            <w:rFonts w:ascii="Helvetica" w:hAnsi="Helvetica" w:cs="Helvetica"/>
          </w:rPr>
          <w:t xml:space="preserve">Token </w:t>
        </w:r>
      </w:ins>
      <w:ins w:id="563" w:author="Tamara Zlender" w:date="2018-11-01T14:55:00Z">
        <w:r w:rsidR="00333FF1">
          <w:rPr>
            <w:rFonts w:ascii="Helvetica" w:hAnsi="Helvetica" w:cs="Helvetica"/>
          </w:rPr>
          <w:t xml:space="preserve">that </w:t>
        </w:r>
      </w:ins>
      <w:ins w:id="564" w:author="Tamara Zlender" w:date="2018-11-01T15:10:00Z">
        <w:r w:rsidR="00B535CD">
          <w:rPr>
            <w:rFonts w:ascii="Helvetica" w:hAnsi="Helvetica" w:cs="Helvetica"/>
          </w:rPr>
          <w:t>belongs</w:t>
        </w:r>
      </w:ins>
      <w:ins w:id="565" w:author="Tamara Zlender" w:date="2018-11-01T14:55:00Z">
        <w:r w:rsidR="00333FF1">
          <w:rPr>
            <w:rFonts w:ascii="Helvetica" w:hAnsi="Helvetica" w:cs="Helvetica"/>
          </w:rPr>
          <w:t xml:space="preserve"> t</w:t>
        </w:r>
      </w:ins>
      <w:ins w:id="566" w:author="Tamara Zlender" w:date="2018-11-01T15:09:00Z">
        <w:r w:rsidR="00B535CD">
          <w:rPr>
            <w:rFonts w:ascii="Helvetica" w:hAnsi="Helvetica" w:cs="Helvetica"/>
          </w:rPr>
          <w:t>o</w:t>
        </w:r>
      </w:ins>
      <w:ins w:id="567" w:author="Tamara Zlender" w:date="2018-11-01T14:55:00Z">
        <w:r w:rsidR="00333FF1">
          <w:rPr>
            <w:rFonts w:ascii="Helvetica" w:hAnsi="Helvetica" w:cs="Helvetica"/>
          </w:rPr>
          <w:t xml:space="preserve"> </w:t>
        </w:r>
      </w:ins>
      <w:ins w:id="568" w:author="Tamara Zlender" w:date="2018-11-01T15:10:00Z">
        <w:r w:rsidR="00B535CD">
          <w:rPr>
            <w:rFonts w:ascii="Helvetica" w:hAnsi="Helvetica" w:cs="Helvetica"/>
          </w:rPr>
          <w:t>the</w:t>
        </w:r>
      </w:ins>
      <w:ins w:id="569" w:author="Tamara Zlender" w:date="2018-11-01T15:09:00Z">
        <w:r w:rsidR="00B535CD">
          <w:rPr>
            <w:rFonts w:ascii="Helvetica" w:hAnsi="Helvetica" w:cs="Helvetica"/>
          </w:rPr>
          <w:t xml:space="preserve"> authenticated user of the Slack App</w:t>
        </w:r>
      </w:ins>
      <w:ins w:id="570" w:author="Tamara Zlender" w:date="2018-11-01T14:55:00Z">
        <w:r w:rsidR="00333FF1">
          <w:rPr>
            <w:rFonts w:ascii="Helvetica" w:hAnsi="Helvetica" w:cs="Helvetica"/>
          </w:rPr>
          <w:t xml:space="preserve">. File </w:t>
        </w:r>
      </w:ins>
      <w:ins w:id="571" w:author="Tamara Zlender" w:date="2018-11-01T14:34:00Z">
        <w:r>
          <w:rPr>
            <w:rFonts w:ascii="Helvetica" w:hAnsi="Helvetica" w:cs="Helvetica"/>
          </w:rPr>
          <w:t xml:space="preserve">uploads </w:t>
        </w:r>
      </w:ins>
      <w:ins w:id="572" w:author="Tamara Zlender" w:date="2018-11-01T14:55:00Z">
        <w:r w:rsidR="00333FF1">
          <w:rPr>
            <w:rFonts w:ascii="Helvetica" w:hAnsi="Helvetica" w:cs="Helvetica"/>
          </w:rPr>
          <w:t xml:space="preserve">sent using </w:t>
        </w:r>
      </w:ins>
      <w:ins w:id="573" w:author="Tamara Zlender" w:date="2018-11-01T14:56:00Z">
        <w:r w:rsidR="00333FF1">
          <w:rPr>
            <w:rFonts w:ascii="Helvetica" w:hAnsi="Helvetica" w:cs="Helvetica"/>
          </w:rPr>
          <w:t>this token will be uploaded on behalf of the user</w:t>
        </w:r>
      </w:ins>
      <w:ins w:id="574" w:author="Tamara Zlender" w:date="2018-11-01T15:44:00Z">
        <w:r w:rsidR="00984FEA">
          <w:rPr>
            <w:rFonts w:ascii="Helvetica" w:hAnsi="Helvetica" w:cs="Helvetica"/>
          </w:rPr>
          <w:t xml:space="preserve"> - not the Slack App</w:t>
        </w:r>
      </w:ins>
      <w:ins w:id="575" w:author="Tamara Zlender" w:date="2018-11-01T14:56:00Z">
        <w:r w:rsidR="00333FF1">
          <w:rPr>
            <w:rFonts w:ascii="Helvetica" w:hAnsi="Helvetica" w:cs="Helvetica"/>
          </w:rPr>
          <w:t>.</w:t>
        </w:r>
      </w:ins>
      <w:ins w:id="576" w:author="Tamara Zlender" w:date="2018-11-01T14:38:00Z">
        <w:r w:rsidR="006D1D80">
          <w:rPr>
            <w:rFonts w:ascii="Helvetica" w:hAnsi="Helvetica" w:cs="Helvetica"/>
          </w:rPr>
          <w:t xml:space="preserve"> </w:t>
        </w:r>
      </w:ins>
      <w:ins w:id="577" w:author="Tamara Zlender" w:date="2018-11-01T14:50:00Z">
        <w:r w:rsidR="00333FF1">
          <w:t xml:space="preserve">This </w:t>
        </w:r>
      </w:ins>
      <w:ins w:id="578" w:author="Tamara Zlender" w:date="2018-11-01T14:51:00Z">
        <w:r w:rsidR="00333FF1">
          <w:t>behavior</w:t>
        </w:r>
      </w:ins>
      <w:ins w:id="579" w:author="Tamara Zlender" w:date="2018-11-01T14:50:00Z">
        <w:r w:rsidR="00333FF1">
          <w:t xml:space="preserve"> can be changed by adding a </w:t>
        </w:r>
      </w:ins>
      <w:ins w:id="580" w:author="Tamara Zlender" w:date="2018-11-01T14:59:00Z">
        <w:r w:rsidR="00333CE5">
          <w:fldChar w:fldCharType="begin"/>
        </w:r>
        <w:r w:rsidR="00333CE5">
          <w:instrText xml:space="preserve"> HYPERLINK "https://api.slack.com/bot-users" </w:instrText>
        </w:r>
        <w:r w:rsidR="00333CE5">
          <w:fldChar w:fldCharType="separate"/>
        </w:r>
        <w:r w:rsidR="00333FF1" w:rsidRPr="00333CE5">
          <w:rPr>
            <w:rStyle w:val="Hyperlink"/>
          </w:rPr>
          <w:t>Bot User</w:t>
        </w:r>
        <w:r w:rsidR="00333CE5">
          <w:fldChar w:fldCharType="end"/>
        </w:r>
      </w:ins>
      <w:ins w:id="581" w:author="Tamara Zlender" w:date="2018-11-01T14:50:00Z">
        <w:r w:rsidR="00333FF1">
          <w:t xml:space="preserve"> to your Slack </w:t>
        </w:r>
      </w:ins>
      <w:ins w:id="582" w:author="Tamara Zlender" w:date="2018-11-01T14:51:00Z">
        <w:r w:rsidR="00333FF1">
          <w:t>App and</w:t>
        </w:r>
      </w:ins>
      <w:ins w:id="583" w:author="Tamara Zlender" w:date="2018-11-01T14:57:00Z">
        <w:r w:rsidR="00333FF1">
          <w:t xml:space="preserve"> using Bot User OAuth Token </w:t>
        </w:r>
        <w:r w:rsidR="00333CE5">
          <w:t>f</w:t>
        </w:r>
      </w:ins>
      <w:ins w:id="584" w:author="Tamara Zlender" w:date="2018-11-01T14:58:00Z">
        <w:r w:rsidR="00333CE5">
          <w:t>or file uploads</w:t>
        </w:r>
      </w:ins>
      <w:ins w:id="585" w:author="Tamara Zlender" w:date="2018-11-01T14:50:00Z">
        <w:r w:rsidR="00333FF1">
          <w:rPr>
            <w:rFonts w:ascii="Helvetica" w:hAnsi="Helvetica" w:cs="Helvetica"/>
          </w:rPr>
          <w:t>.</w:t>
        </w:r>
      </w:ins>
    </w:p>
    <w:p w14:paraId="468FFB05" w14:textId="366DDEE1" w:rsidR="00535CC2" w:rsidRDefault="00535CC2">
      <w:pPr>
        <w:pStyle w:val="Heading10"/>
        <w:rPr>
          <w:ins w:id="586" w:author="Tamara Zlender" w:date="2018-10-31T14:56:00Z"/>
        </w:rPr>
        <w:pPrChange w:id="587" w:author="Tamara Zlender" w:date="2018-10-31T14:56:00Z">
          <w:pPr/>
        </w:pPrChange>
      </w:pPr>
      <w:proofErr w:type="spellStart"/>
      <w:ins w:id="588" w:author="Tamara Zlender" w:date="2018-10-31T14:56:00Z">
        <w:r>
          <w:t>Fn_slack</w:t>
        </w:r>
        <w:proofErr w:type="spellEnd"/>
        <w:r>
          <w:t xml:space="preserve">: </w:t>
        </w:r>
        <w:proofErr w:type="spellStart"/>
        <w:r w:rsidRPr="00535CC2">
          <w:t>slack_archive_channel</w:t>
        </w:r>
        <w:proofErr w:type="spellEnd"/>
        <w:r w:rsidRPr="00535CC2">
          <w:t xml:space="preserve"> </w:t>
        </w:r>
      </w:ins>
    </w:p>
    <w:p w14:paraId="7DBA43AC" w14:textId="5C88EE81" w:rsidR="00535CC2" w:rsidRDefault="00535CC2">
      <w:pPr>
        <w:pStyle w:val="BodyText"/>
        <w:rPr>
          <w:ins w:id="589" w:author="Tamara Zlender" w:date="2018-10-31T14:56:00Z"/>
        </w:rPr>
        <w:pPrChange w:id="590" w:author="Tamara Zlender" w:date="2018-10-31T14:58:00Z">
          <w:pPr/>
        </w:pPrChange>
      </w:pPr>
      <w:ins w:id="591" w:author="Tamara Zlender" w:date="2018-10-31T14:56:00Z">
        <w:r w:rsidRPr="00535CC2">
          <w:t xml:space="preserve">Function </w:t>
        </w:r>
      </w:ins>
      <w:ins w:id="592" w:author="Tamara Zlender" w:date="2018-10-31T14:57:00Z">
        <w:r>
          <w:t xml:space="preserve">that </w:t>
        </w:r>
      </w:ins>
      <w:ins w:id="593" w:author="Tamara Zlender" w:date="2018-10-31T14:56:00Z">
        <w:r w:rsidRPr="00535CC2">
          <w:t>exports conversation history from Slack channel to a text file, saves the text file as a</w:t>
        </w:r>
      </w:ins>
      <w:ins w:id="594" w:author="Tamara Zlender" w:date="2018-11-01T16:00:00Z">
        <w:r w:rsidR="00EE31B7">
          <w:t xml:space="preserve"> Resilient </w:t>
        </w:r>
      </w:ins>
      <w:ins w:id="595" w:author="Tamara Zlender" w:date="2018-10-31T14:56:00Z">
        <w:r w:rsidRPr="00535CC2">
          <w:t xml:space="preserve">attachment and archives the Slack channel. </w:t>
        </w:r>
      </w:ins>
    </w:p>
    <w:p w14:paraId="71AFD6BF" w14:textId="27EB2C4F" w:rsidR="00535CC2" w:rsidRDefault="00535CC2">
      <w:pPr>
        <w:pStyle w:val="BodyText"/>
        <w:rPr>
          <w:ins w:id="596" w:author="Tamara Zlender" w:date="2018-10-31T14:56:00Z"/>
          <w:rFonts w:ascii="Helvetica" w:hAnsi="Helvetica" w:cs="Helvetica"/>
        </w:rPr>
        <w:pPrChange w:id="597" w:author="Tamara Zlender" w:date="2018-10-31T14:58:00Z">
          <w:pPr>
            <w:pStyle w:val="BodyText"/>
            <w:keepNext/>
          </w:pPr>
        </w:pPrChange>
      </w:pPr>
      <w:ins w:id="598" w:author="Tamara Zlender" w:date="2018-10-31T14:56:00Z">
        <w:r>
          <w:t xml:space="preserve">This function has two example workflows that demonstrate </w:t>
        </w:r>
      </w:ins>
      <w:ins w:id="599" w:author="Tamara Zlender" w:date="2018-10-31T14:57:00Z">
        <w:r>
          <w:rPr>
            <w:rFonts w:ascii="Helvetica" w:hAnsi="Helvetica" w:cs="Helvetica"/>
          </w:rPr>
          <w:t>archiving</w:t>
        </w:r>
      </w:ins>
      <w:ins w:id="600" w:author="Tamara Zlender" w:date="2018-10-31T14:56:00Z">
        <w:r>
          <w:rPr>
            <w:rFonts w:ascii="Helvetica" w:hAnsi="Helvetica" w:cs="Helvetica"/>
          </w:rPr>
          <w:t xml:space="preserve"> Incident</w:t>
        </w:r>
      </w:ins>
      <w:ins w:id="601" w:author="Tamara Zlender" w:date="2018-10-31T14:57:00Z">
        <w:r>
          <w:rPr>
            <w:rFonts w:ascii="Helvetica" w:hAnsi="Helvetica" w:cs="Helvetica"/>
          </w:rPr>
          <w:t xml:space="preserve"> and </w:t>
        </w:r>
      </w:ins>
      <w:ins w:id="602" w:author="Tamara Zlender" w:date="2018-10-31T14:56:00Z">
        <w:r>
          <w:rPr>
            <w:rFonts w:ascii="Helvetica" w:hAnsi="Helvetica" w:cs="Helvetica"/>
          </w:rPr>
          <w:t xml:space="preserve">Task. </w:t>
        </w:r>
      </w:ins>
    </w:p>
    <w:p w14:paraId="01CE5E7E" w14:textId="51976F79" w:rsidR="00535CC2" w:rsidRDefault="00535CC2">
      <w:pPr>
        <w:pStyle w:val="BodyText"/>
        <w:rPr>
          <w:ins w:id="603" w:author="Tamara Zlender" w:date="2018-10-31T14:56:00Z"/>
        </w:rPr>
        <w:pPrChange w:id="604" w:author="Tamara Zlender" w:date="2018-10-31T14:58:00Z">
          <w:pPr>
            <w:pStyle w:val="BodyText"/>
            <w:keepNext/>
          </w:pPr>
        </w:pPrChange>
      </w:pPr>
      <w:ins w:id="605" w:author="Tamara Zlender" w:date="2018-10-31T14:56:00Z">
        <w:r>
          <w:t xml:space="preserve">You can see the input fields Slack function takes in </w:t>
        </w:r>
      </w:ins>
      <w:ins w:id="606" w:author="Tamara Zlender" w:date="2018-10-31T14:57:00Z">
        <w:r w:rsidRPr="00535CC2">
          <w:rPr>
            <w:rFonts w:ascii="Helvetica" w:hAnsi="Helvetica" w:cs="Helvetica"/>
          </w:rPr>
          <w:t xml:space="preserve">Example: Archive Slack Channel </w:t>
        </w:r>
        <w:r>
          <w:rPr>
            <w:rFonts w:ascii="Helvetica" w:hAnsi="Helvetica" w:cs="Helvetica"/>
          </w:rPr>
          <w:t>–</w:t>
        </w:r>
        <w:r w:rsidRPr="00535CC2">
          <w:rPr>
            <w:rFonts w:ascii="Helvetica" w:hAnsi="Helvetica" w:cs="Helvetica"/>
          </w:rPr>
          <w:t xml:space="preserve"> Incident</w:t>
        </w:r>
        <w:r>
          <w:rPr>
            <w:rFonts w:ascii="Helvetica" w:hAnsi="Helvetica" w:cs="Helvetica"/>
          </w:rPr>
          <w:t xml:space="preserve"> and </w:t>
        </w:r>
      </w:ins>
      <w:ins w:id="607" w:author="Tamara Zlender" w:date="2018-10-31T14:58:00Z">
        <w:r w:rsidRPr="00535CC2">
          <w:rPr>
            <w:rFonts w:ascii="Helvetica" w:hAnsi="Helvetica" w:cs="Helvetica"/>
          </w:rPr>
          <w:t>Example: Archive Slack Channel - Task</w:t>
        </w:r>
      </w:ins>
      <w:ins w:id="608" w:author="Tamara Zlender" w:date="2018-10-31T14:56:00Z">
        <w:r>
          <w:t xml:space="preserve">. </w:t>
        </w:r>
      </w:ins>
    </w:p>
    <w:p w14:paraId="48CF30EA" w14:textId="77777777" w:rsidR="000D6E09" w:rsidRDefault="00535CC2" w:rsidP="00535CC2">
      <w:pPr>
        <w:pStyle w:val="BodyText"/>
        <w:rPr>
          <w:ins w:id="609" w:author="Tamara Zlender" w:date="2018-11-01T09:23:00Z"/>
        </w:rPr>
      </w:pPr>
      <w:ins w:id="610" w:author="Tamara Zlender" w:date="2018-10-31T14:56:00Z">
        <w:r>
          <w:t xml:space="preserve">The function input fields start with </w:t>
        </w:r>
        <w:r w:rsidRPr="004A1D12">
          <w:rPr>
            <w:rStyle w:val="CodeChar0"/>
          </w:rPr>
          <w:t>slack_</w:t>
        </w:r>
        <w:r>
          <w:t xml:space="preserve"> can </w:t>
        </w:r>
      </w:ins>
      <w:ins w:id="611" w:author="Tamara Zlender" w:date="2018-11-01T09:22:00Z">
        <w:r w:rsidR="00FA797E">
          <w:t xml:space="preserve">only </w:t>
        </w:r>
      </w:ins>
      <w:ins w:id="612" w:author="Tamara Zlender" w:date="2018-10-31T14:56:00Z">
        <w:r>
          <w:t>be set on the Input Tab of the Workflow.</w:t>
        </w:r>
      </w:ins>
    </w:p>
    <w:p w14:paraId="36090D6F" w14:textId="5C28262F" w:rsidR="00281A79" w:rsidRDefault="00281A79" w:rsidP="00281A79">
      <w:pPr>
        <w:pStyle w:val="BodyText"/>
        <w:rPr>
          <w:ins w:id="613" w:author="Tamara Zlender" w:date="2018-11-01T16:00:00Z"/>
        </w:rPr>
      </w:pPr>
      <w:ins w:id="614" w:author="Tamara Zlender" w:date="2018-11-01T15:57:00Z">
        <w:r>
          <w:t xml:space="preserve">When invoking the </w:t>
        </w:r>
        <w:r w:rsidRPr="00281A79">
          <w:t>Archive Slack Channel</w:t>
        </w:r>
        <w:r>
          <w:t xml:space="preserve"> function, </w:t>
        </w:r>
      </w:ins>
      <w:ins w:id="615" w:author="Tamara Zlender" w:date="2018-11-01T15:58:00Z">
        <w:r>
          <w:t>it</w:t>
        </w:r>
      </w:ins>
      <w:ins w:id="616" w:author="Tamara Zlender" w:date="2018-11-01T15:57:00Z">
        <w:r w:rsidRPr="004A1D12">
          <w:t xml:space="preserve"> will search for the associated </w:t>
        </w:r>
        <w:proofErr w:type="spellStart"/>
        <w:r w:rsidRPr="004A1D12">
          <w:t>channel_name</w:t>
        </w:r>
        <w:proofErr w:type="spellEnd"/>
        <w:r w:rsidRPr="004A1D12">
          <w:t xml:space="preserve"> in Slack Conversations </w:t>
        </w:r>
        <w:proofErr w:type="spellStart"/>
        <w:r w:rsidRPr="004A1D12">
          <w:t>Datatable</w:t>
        </w:r>
      </w:ins>
      <w:proofErr w:type="spellEnd"/>
      <w:ins w:id="617" w:author="Tamara Zlender" w:date="2018-11-01T15:58:00Z">
        <w:r>
          <w:t>.</w:t>
        </w:r>
      </w:ins>
      <w:ins w:id="618" w:author="Tamara Zlender" w:date="2018-11-01T15:57:00Z">
        <w:r w:rsidRPr="004A1D12">
          <w:t xml:space="preserve"> If Incident or Task </w:t>
        </w:r>
        <w:r>
          <w:t xml:space="preserve">have an existing </w:t>
        </w:r>
        <w:r w:rsidRPr="004A1D12">
          <w:t xml:space="preserve">connection with a </w:t>
        </w:r>
        <w:proofErr w:type="spellStart"/>
        <w:r w:rsidRPr="004A1D12">
          <w:t>slack_channel</w:t>
        </w:r>
        <w:proofErr w:type="spellEnd"/>
        <w:r w:rsidRPr="004A1D12">
          <w:t xml:space="preserve">, </w:t>
        </w:r>
      </w:ins>
      <w:ins w:id="619" w:author="Tamara Zlender" w:date="2018-11-01T15:58:00Z">
        <w:r>
          <w:t>function</w:t>
        </w:r>
      </w:ins>
      <w:ins w:id="620" w:author="Tamara Zlender" w:date="2018-11-01T15:57:00Z">
        <w:r w:rsidRPr="004A1D12">
          <w:t xml:space="preserve"> will</w:t>
        </w:r>
        <w:r>
          <w:t xml:space="preserve"> </w:t>
        </w:r>
      </w:ins>
      <w:ins w:id="621" w:author="Tamara Zlender" w:date="2018-11-01T15:58:00Z">
        <w:r>
          <w:t>archive</w:t>
        </w:r>
      </w:ins>
      <w:ins w:id="622" w:author="Tamara Zlender" w:date="2018-11-01T15:57:00Z">
        <w:r>
          <w:t xml:space="preserve"> this channe</w:t>
        </w:r>
      </w:ins>
      <w:ins w:id="623" w:author="Tamara Zlender" w:date="2018-11-01T15:58:00Z">
        <w:r>
          <w:t>l</w:t>
        </w:r>
      </w:ins>
      <w:ins w:id="624" w:author="Tamara Zlender" w:date="2018-11-01T15:57:00Z">
        <w:r>
          <w:t>.</w:t>
        </w:r>
      </w:ins>
    </w:p>
    <w:p w14:paraId="0B4DBD55" w14:textId="0AA4F875" w:rsidR="00EE31B7" w:rsidRDefault="007D11A5" w:rsidP="00281A79">
      <w:pPr>
        <w:pStyle w:val="BodyText"/>
        <w:rPr>
          <w:ins w:id="625" w:author="Tamara Zlender" w:date="2018-11-01T16:05:00Z"/>
        </w:rPr>
      </w:pPr>
      <w:ins w:id="626" w:author="Tamara Zlender" w:date="2018-11-01T16:04:00Z">
        <w:r>
          <w:t xml:space="preserve">The </w:t>
        </w:r>
      </w:ins>
      <w:ins w:id="627" w:author="Tamara Zlender" w:date="2018-11-01T16:05:00Z">
        <w:r>
          <w:t>exported conversation history looks like this:</w:t>
        </w:r>
      </w:ins>
    </w:p>
    <w:p w14:paraId="75DC5B9F" w14:textId="0925FCCD" w:rsidR="007D11A5" w:rsidRDefault="007D11A5">
      <w:pPr>
        <w:pStyle w:val="BodyText"/>
        <w:jc w:val="center"/>
        <w:rPr>
          <w:ins w:id="628" w:author="Tamara Zlender" w:date="2018-11-01T15:57:00Z"/>
        </w:rPr>
        <w:pPrChange w:id="629" w:author="Tamara Zlender" w:date="2018-11-01T16:05:00Z">
          <w:pPr>
            <w:pStyle w:val="BodyText"/>
          </w:pPr>
        </w:pPrChange>
      </w:pPr>
      <w:ins w:id="630" w:author="Tamara Zlender" w:date="2018-11-01T16:05:00Z">
        <w:r>
          <w:rPr>
            <w:noProof/>
          </w:rPr>
          <w:drawing>
            <wp:inline distT="0" distB="0" distL="0" distR="0" wp14:anchorId="115FEC30" wp14:editId="4EC18280">
              <wp:extent cx="4008664" cy="1844264"/>
              <wp:effectExtent l="25400" t="25400" r="93980" b="863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_Shot_2018-11-01_at_4_03_12_PM.png"/>
                      <pic:cNvPicPr/>
                    </pic:nvPicPr>
                    <pic:blipFill>
                      <a:blip r:embed="rId25"/>
                      <a:stretch>
                        <a:fillRect/>
                      </a:stretch>
                    </pic:blipFill>
                    <pic:spPr>
                      <a:xfrm>
                        <a:off x="0" y="0"/>
                        <a:ext cx="4035107" cy="1856429"/>
                      </a:xfrm>
                      <a:prstGeom prst="rect">
                        <a:avLst/>
                      </a:prstGeom>
                      <a:effectLst>
                        <a:outerShdw blurRad="50800" dist="38100" dir="2700000" algn="tl" rotWithShape="0">
                          <a:prstClr val="black">
                            <a:alpha val="40000"/>
                          </a:prstClr>
                        </a:outerShdw>
                      </a:effectLst>
                    </pic:spPr>
                  </pic:pic>
                </a:graphicData>
              </a:graphic>
            </wp:inline>
          </w:drawing>
        </w:r>
      </w:ins>
    </w:p>
    <w:p w14:paraId="1AFB38FE" w14:textId="70B8518C" w:rsidR="00EC4648" w:rsidRPr="007D11A5" w:rsidRDefault="00EE31B7">
      <w:pPr>
        <w:pStyle w:val="Heading10"/>
      </w:pPr>
      <w:ins w:id="631" w:author="Tamara Zlender" w:date="2018-11-01T16:00:00Z">
        <w:r>
          <w:br w:type="page"/>
        </w:r>
      </w:ins>
      <w:r w:rsidR="00EC4648" w:rsidRPr="00C951A3">
        <w:lastRenderedPageBreak/>
        <w:t xml:space="preserve">Resilient </w:t>
      </w:r>
      <w:r w:rsidR="00EC4648">
        <w:t xml:space="preserve">Platform </w:t>
      </w:r>
      <w:r w:rsidR="00EC4648" w:rsidRPr="00C951A3">
        <w:t>Configuration</w:t>
      </w:r>
    </w:p>
    <w:p w14:paraId="51BE5482" w14:textId="52E062EB" w:rsidR="00531E5C" w:rsidRDefault="00846C90" w:rsidP="00846C90">
      <w:pPr>
        <w:pStyle w:val="BodyText"/>
        <w:rPr>
          <w:rStyle w:val="IntenseEmphasis"/>
          <w:i w:val="0"/>
          <w:iCs w:val="0"/>
          <w:color w:val="auto"/>
        </w:rPr>
      </w:pPr>
      <w:del w:id="632" w:author="Tamara Zlender" w:date="2018-10-31T13:30:00Z">
        <w:r w:rsidDel="00E06907">
          <w:rPr>
            <w:rStyle w:val="IntenseEmphasis"/>
            <w:i w:val="0"/>
            <w:iCs w:val="0"/>
            <w:color w:val="auto"/>
          </w:rPr>
          <w:delText xml:space="preserve">Two </w:delText>
        </w:r>
      </w:del>
      <w:ins w:id="633" w:author="Tamara Zlender" w:date="2018-10-31T13:30:00Z">
        <w:r w:rsidR="00E06907">
          <w:rPr>
            <w:rStyle w:val="IntenseEmphasis"/>
            <w:i w:val="0"/>
            <w:iCs w:val="0"/>
            <w:color w:val="auto"/>
          </w:rPr>
          <w:t xml:space="preserve">Eight </w:t>
        </w:r>
      </w:ins>
      <w:r w:rsidR="00531E5C">
        <w:rPr>
          <w:rStyle w:val="IntenseEmphasis"/>
          <w:i w:val="0"/>
          <w:iCs w:val="0"/>
          <w:color w:val="auto"/>
        </w:rPr>
        <w:t>rules</w:t>
      </w:r>
      <w:r>
        <w:rPr>
          <w:rStyle w:val="IntenseEmphasis"/>
          <w:i w:val="0"/>
          <w:iCs w:val="0"/>
          <w:color w:val="auto"/>
        </w:rPr>
        <w:t xml:space="preserve"> are defined which you can customize</w:t>
      </w:r>
      <w:r w:rsidR="00531E5C">
        <w:rPr>
          <w:rStyle w:val="IntenseEmphasis"/>
          <w:i w:val="0"/>
          <w:iCs w:val="0"/>
          <w:color w:val="auto"/>
        </w:rPr>
        <w:t>:</w:t>
      </w:r>
      <w:del w:id="634" w:author="Tamara Zlender" w:date="2018-10-31T13:30:00Z">
        <w:r w:rsidR="00531E5C" w:rsidDel="00E06907">
          <w:rPr>
            <w:rStyle w:val="IntenseEmphasis"/>
            <w:i w:val="0"/>
            <w:iCs w:val="0"/>
            <w:color w:val="auto"/>
          </w:rPr>
          <w:delText xml:space="preserve"> Create Slack Message</w:delText>
        </w:r>
        <w:r w:rsidR="00C919F8" w:rsidDel="00E06907">
          <w:rPr>
            <w:rStyle w:val="IntenseEmphasis"/>
            <w:i w:val="0"/>
            <w:iCs w:val="0"/>
            <w:color w:val="auto"/>
          </w:rPr>
          <w:delText xml:space="preserve"> and Create Slack R</w:delText>
        </w:r>
        <w:r w:rsidR="00531E5C" w:rsidDel="00E06907">
          <w:rPr>
            <w:rStyle w:val="IntenseEmphasis"/>
            <w:i w:val="0"/>
            <w:iCs w:val="0"/>
            <w:color w:val="auto"/>
          </w:rPr>
          <w:delText>eply.</w:delText>
        </w:r>
      </w:del>
      <w:r w:rsidR="00531E5C">
        <w:rPr>
          <w:rStyle w:val="IntenseEmphasis"/>
          <w:i w:val="0"/>
          <w:iCs w:val="0"/>
          <w:color w:val="auto"/>
        </w:rPr>
        <w:t xml:space="preserve"> </w:t>
      </w:r>
    </w:p>
    <w:p w14:paraId="0FDD6357" w14:textId="6A6FE0F9" w:rsidR="00E06907" w:rsidRDefault="00531E5C" w:rsidP="00846C90">
      <w:pPr>
        <w:pStyle w:val="BodyText"/>
        <w:rPr>
          <w:ins w:id="635" w:author="Tamara Zlender" w:date="2018-10-31T13:31:00Z"/>
          <w:rStyle w:val="IntenseEmphasis"/>
          <w:i w:val="0"/>
          <w:iCs w:val="0"/>
          <w:color w:val="auto"/>
        </w:rPr>
      </w:pPr>
      <w:moveFromRangeStart w:id="636" w:author="Tamara Zlender" w:date="2018-10-31T13:31:00Z" w:name="move528755971"/>
      <w:moveFrom w:id="637" w:author="Tamara Zlender" w:date="2018-10-31T13:31:00Z">
        <w:r w:rsidDel="00E06907">
          <w:rPr>
            <w:rStyle w:val="IntenseEmphasis"/>
            <w:i w:val="0"/>
            <w:iCs w:val="0"/>
            <w:color w:val="auto"/>
          </w:rPr>
          <w:t xml:space="preserve">Create Slack Message – this is a manual rule </w:t>
        </w:r>
        <w:r w:rsidR="00834800" w:rsidDel="00E06907">
          <w:rPr>
            <w:rStyle w:val="IntenseEmphasis"/>
            <w:i w:val="0"/>
            <w:iCs w:val="0"/>
            <w:color w:val="auto"/>
          </w:rPr>
          <w:t xml:space="preserve">that </w:t>
        </w:r>
        <w:r w:rsidDel="00E06907">
          <w:rPr>
            <w:rStyle w:val="IntenseEmphasis"/>
            <w:i w:val="0"/>
            <w:iCs w:val="0"/>
            <w:color w:val="auto"/>
          </w:rPr>
          <w:t xml:space="preserve">is run from an </w:t>
        </w:r>
        <w:r w:rsidR="00834800" w:rsidDel="00E06907">
          <w:rPr>
            <w:rStyle w:val="IntenseEmphasis"/>
            <w:i w:val="0"/>
            <w:iCs w:val="0"/>
            <w:color w:val="auto"/>
          </w:rPr>
          <w:t>i</w:t>
        </w:r>
        <w:r w:rsidDel="00E06907">
          <w:rPr>
            <w:rStyle w:val="IntenseEmphasis"/>
            <w:i w:val="0"/>
            <w:iCs w:val="0"/>
            <w:color w:val="auto"/>
          </w:rPr>
          <w:t>ncident’</w:t>
        </w:r>
        <w:r w:rsidR="00C919F8" w:rsidDel="00E06907">
          <w:rPr>
            <w:rStyle w:val="IntenseEmphasis"/>
            <w:i w:val="0"/>
            <w:iCs w:val="0"/>
            <w:color w:val="auto"/>
          </w:rPr>
          <w:t>s Action m</w:t>
        </w:r>
        <w:r w:rsidDel="00E06907">
          <w:rPr>
            <w:rStyle w:val="IntenseEmphasis"/>
            <w:i w:val="0"/>
            <w:iCs w:val="0"/>
            <w:color w:val="auto"/>
          </w:rPr>
          <w:t xml:space="preserve">enu. A Slack thread </w:t>
        </w:r>
        <w:r w:rsidR="00834800" w:rsidDel="00E06907">
          <w:rPr>
            <w:rStyle w:val="IntenseEmphasis"/>
            <w:i w:val="0"/>
            <w:iCs w:val="0"/>
            <w:color w:val="auto"/>
          </w:rPr>
          <w:t xml:space="preserve">ID </w:t>
        </w:r>
        <w:r w:rsidDel="00E06907">
          <w:rPr>
            <w:rStyle w:val="IntenseEmphasis"/>
            <w:i w:val="0"/>
            <w:iCs w:val="0"/>
            <w:color w:val="auto"/>
          </w:rPr>
          <w:t>is retained to create threaded conversations when notes are added (see the use of the input field slack_</w:t>
        </w:r>
        <w:r w:rsidR="005962E3" w:rsidDel="00E06907">
          <w:rPr>
            <w:rStyle w:val="IntenseEmphasis"/>
            <w:i w:val="0"/>
            <w:iCs w:val="0"/>
            <w:color w:val="auto"/>
          </w:rPr>
          <w:t>thread_i</w:t>
        </w:r>
        <w:r w:rsidDel="00E06907">
          <w:rPr>
            <w:rStyle w:val="IntenseEmphasis"/>
            <w:i w:val="0"/>
            <w:iCs w:val="0"/>
            <w:color w:val="auto"/>
          </w:rPr>
          <w:t>d)</w:t>
        </w:r>
        <w:r w:rsidR="00834800" w:rsidDel="00E06907">
          <w:rPr>
            <w:rStyle w:val="IntenseEmphasis"/>
            <w:i w:val="0"/>
            <w:iCs w:val="0"/>
            <w:color w:val="auto"/>
          </w:rPr>
          <w:t>.</w:t>
        </w:r>
      </w:moveFrom>
      <w:moveFromRangeEnd w:id="636"/>
      <w:ins w:id="638" w:author="Tamara Zlender" w:date="2018-10-31T13:29:00Z">
        <w:r w:rsidR="00E06907">
          <w:rPr>
            <w:noProof/>
          </w:rPr>
          <w:drawing>
            <wp:inline distT="0" distB="0" distL="0" distR="0" wp14:anchorId="0A2D721F" wp14:editId="7457F943">
              <wp:extent cx="5486400" cy="3108325"/>
              <wp:effectExtent l="25400" t="25400" r="88900" b="920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0-30 at 3.15.52 PM.png"/>
                      <pic:cNvPicPr/>
                    </pic:nvPicPr>
                    <pic:blipFill>
                      <a:blip r:embed="rId26"/>
                      <a:stretch>
                        <a:fillRect/>
                      </a:stretch>
                    </pic:blipFill>
                    <pic:spPr>
                      <a:xfrm>
                        <a:off x="0" y="0"/>
                        <a:ext cx="5486400" cy="3108325"/>
                      </a:xfrm>
                      <a:prstGeom prst="rect">
                        <a:avLst/>
                      </a:prstGeom>
                      <a:effectLst>
                        <a:outerShdw blurRad="50800" dist="38100" dir="2700000" algn="tl" rotWithShape="0">
                          <a:prstClr val="black">
                            <a:alpha val="40000"/>
                          </a:prstClr>
                        </a:outerShdw>
                      </a:effectLst>
                    </pic:spPr>
                  </pic:pic>
                </a:graphicData>
              </a:graphic>
            </wp:inline>
          </w:drawing>
        </w:r>
      </w:ins>
    </w:p>
    <w:p w14:paraId="7A468C35" w14:textId="68AC1674" w:rsidR="007567B9" w:rsidRDefault="00305AE4" w:rsidP="00E06907">
      <w:pPr>
        <w:pStyle w:val="BodyText"/>
        <w:rPr>
          <w:ins w:id="639" w:author="Tamara Zlender" w:date="2018-11-01T14:23:00Z"/>
          <w:rStyle w:val="IntenseEmphasis"/>
          <w:i w:val="0"/>
          <w:iCs w:val="0"/>
          <w:color w:val="auto"/>
        </w:rPr>
      </w:pPr>
      <w:ins w:id="640" w:author="Tamara Zlender" w:date="2018-11-01T14:23:00Z">
        <w:r>
          <w:rPr>
            <w:rFonts w:ascii="Helvetica" w:hAnsi="Helvetica" w:cs="Helvetica"/>
          </w:rPr>
          <w:t>Example: Post Attachment to Slack – Artifact</w:t>
        </w:r>
        <w:r>
          <w:rPr>
            <w:rStyle w:val="IntenseEmphasis"/>
            <w:i w:val="0"/>
            <w:iCs w:val="0"/>
            <w:color w:val="auto"/>
          </w:rPr>
          <w:t xml:space="preserve"> rule </w:t>
        </w:r>
      </w:ins>
      <w:ins w:id="641" w:author="Tamara Zlender" w:date="2018-11-01T14:26:00Z">
        <w:r>
          <w:rPr>
            <w:rStyle w:val="IntenseEmphasis"/>
            <w:i w:val="0"/>
            <w:iCs w:val="0"/>
            <w:color w:val="auto"/>
          </w:rPr>
          <w:t>allows uploading attachments from only</w:t>
        </w:r>
      </w:ins>
      <w:ins w:id="642" w:author="Tamara Zlender" w:date="2018-11-01T14:23:00Z">
        <w:r>
          <w:rPr>
            <w:rStyle w:val="IntenseEmphasis"/>
            <w:i w:val="0"/>
            <w:iCs w:val="0"/>
            <w:color w:val="auto"/>
          </w:rPr>
          <w:t xml:space="preserve"> certain types of artifacts</w:t>
        </w:r>
      </w:ins>
      <w:ins w:id="643" w:author="Tamara Zlender" w:date="2018-11-01T14:26:00Z">
        <w:r>
          <w:rPr>
            <w:rStyle w:val="IntenseEmphasis"/>
            <w:i w:val="0"/>
            <w:iCs w:val="0"/>
            <w:color w:val="auto"/>
          </w:rPr>
          <w:t xml:space="preserve">. It’s important to note that Artifact type </w:t>
        </w:r>
        <w:r w:rsidRPr="006D1D80">
          <w:rPr>
            <w:rStyle w:val="CodeChar0"/>
            <w:rPrChange w:id="644" w:author="Tamara Zlender" w:date="2018-11-01T14:35:00Z">
              <w:rPr>
                <w:rStyle w:val="IntenseEmphasis"/>
                <w:i w:val="0"/>
                <w:iCs w:val="0"/>
                <w:color w:val="auto"/>
              </w:rPr>
            </w:rPrChange>
          </w:rPr>
          <w:t>Malware sample</w:t>
        </w:r>
        <w:r>
          <w:rPr>
            <w:rStyle w:val="IntenseEmphasis"/>
            <w:i w:val="0"/>
            <w:iCs w:val="0"/>
            <w:color w:val="auto"/>
          </w:rPr>
          <w:t xml:space="preserve"> is </w:t>
        </w:r>
      </w:ins>
      <w:ins w:id="645" w:author="Tamara Zlender" w:date="2018-11-01T14:27:00Z">
        <w:r>
          <w:rPr>
            <w:rStyle w:val="IntenseEmphasis"/>
            <w:i w:val="0"/>
            <w:iCs w:val="0"/>
            <w:color w:val="auto"/>
          </w:rPr>
          <w:t xml:space="preserve">excluded </w:t>
        </w:r>
      </w:ins>
      <w:ins w:id="646" w:author="Tamara Zlender" w:date="2018-11-01T14:35:00Z">
        <w:r w:rsidR="006D1D80">
          <w:rPr>
            <w:rStyle w:val="IntenseEmphasis"/>
            <w:i w:val="0"/>
            <w:iCs w:val="0"/>
            <w:color w:val="auto"/>
          </w:rPr>
          <w:t xml:space="preserve">because </w:t>
        </w:r>
      </w:ins>
      <w:ins w:id="647" w:author="Tamara Zlender" w:date="2018-11-01T14:27:00Z">
        <w:r>
          <w:rPr>
            <w:rStyle w:val="IntenseEmphasis"/>
            <w:i w:val="0"/>
            <w:iCs w:val="0"/>
            <w:color w:val="auto"/>
          </w:rPr>
          <w:t>of the potential risk of sending malware samples to your Slack channel.</w:t>
        </w:r>
      </w:ins>
    </w:p>
    <w:p w14:paraId="585CACCA" w14:textId="62AED85B" w:rsidR="00305AE4" w:rsidRDefault="00305AE4" w:rsidP="00E06907">
      <w:pPr>
        <w:pStyle w:val="BodyText"/>
        <w:rPr>
          <w:ins w:id="648" w:author="Tamara Zlender" w:date="2018-11-01T14:21:00Z"/>
          <w:rStyle w:val="IntenseEmphasis"/>
          <w:i w:val="0"/>
          <w:iCs w:val="0"/>
          <w:color w:val="auto"/>
        </w:rPr>
      </w:pPr>
      <w:ins w:id="649" w:author="Tamara Zlender" w:date="2018-11-01T14:25:00Z">
        <w:r>
          <w:rPr>
            <w:noProof/>
          </w:rPr>
          <w:drawing>
            <wp:inline distT="0" distB="0" distL="0" distR="0" wp14:anchorId="68AF0D66" wp14:editId="12E5E223">
              <wp:extent cx="5334000" cy="2336800"/>
              <wp:effectExtent l="25400" t="25400" r="88900" b="889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1-01 at 2.25.21 PM.png"/>
                      <pic:cNvPicPr/>
                    </pic:nvPicPr>
                    <pic:blipFill>
                      <a:blip r:embed="rId27"/>
                      <a:stretch>
                        <a:fillRect/>
                      </a:stretch>
                    </pic:blipFill>
                    <pic:spPr>
                      <a:xfrm>
                        <a:off x="0" y="0"/>
                        <a:ext cx="5334000" cy="2336800"/>
                      </a:xfrm>
                      <a:prstGeom prst="rect">
                        <a:avLst/>
                      </a:prstGeom>
                      <a:effectLst>
                        <a:outerShdw blurRad="50800" dist="38100" dir="2700000" algn="tl" rotWithShape="0">
                          <a:prstClr val="black">
                            <a:alpha val="40000"/>
                          </a:prstClr>
                        </a:outerShdw>
                      </a:effectLst>
                    </pic:spPr>
                  </pic:pic>
                </a:graphicData>
              </a:graphic>
            </wp:inline>
          </w:drawing>
        </w:r>
      </w:ins>
    </w:p>
    <w:p w14:paraId="7B8EA493" w14:textId="77777777" w:rsidR="00305AE4" w:rsidRDefault="00305AE4" w:rsidP="00E06907">
      <w:pPr>
        <w:pStyle w:val="BodyText"/>
        <w:rPr>
          <w:ins w:id="650" w:author="Tamara Zlender" w:date="2018-11-01T14:24:00Z"/>
          <w:rStyle w:val="IntenseEmphasis"/>
          <w:i w:val="0"/>
          <w:iCs w:val="0"/>
          <w:color w:val="auto"/>
        </w:rPr>
      </w:pPr>
    </w:p>
    <w:p w14:paraId="343B9B7A" w14:textId="77777777" w:rsidR="00984FEA" w:rsidRDefault="00984FEA">
      <w:pPr>
        <w:rPr>
          <w:ins w:id="651" w:author="Tamara Zlender" w:date="2018-11-01T15:46:00Z"/>
          <w:rStyle w:val="IntenseEmphasis"/>
          <w:rFonts w:ascii="Arial" w:eastAsia="Times New Roman" w:hAnsi="Arial" w:cs="Times New Roman"/>
          <w:i w:val="0"/>
          <w:iCs w:val="0"/>
          <w:color w:val="auto"/>
          <w:sz w:val="20"/>
        </w:rPr>
      </w:pPr>
      <w:ins w:id="652" w:author="Tamara Zlender" w:date="2018-11-01T15:46:00Z">
        <w:r>
          <w:rPr>
            <w:rStyle w:val="IntenseEmphasis"/>
            <w:i w:val="0"/>
            <w:iCs w:val="0"/>
            <w:color w:val="auto"/>
          </w:rPr>
          <w:br w:type="page"/>
        </w:r>
      </w:ins>
    </w:p>
    <w:p w14:paraId="4F9879AB" w14:textId="6508FFB5" w:rsidR="00E06907" w:rsidRDefault="00A77835" w:rsidP="00E06907">
      <w:pPr>
        <w:pStyle w:val="BodyText"/>
        <w:rPr>
          <w:ins w:id="653" w:author="Tamara Zlender" w:date="2018-10-31T13:35:00Z"/>
          <w:rStyle w:val="IntenseEmphasis"/>
          <w:i w:val="0"/>
          <w:iCs w:val="0"/>
          <w:color w:val="auto"/>
        </w:rPr>
      </w:pPr>
      <w:ins w:id="654" w:author="Tamara Zlender" w:date="2018-10-31T13:42:00Z">
        <w:r>
          <w:rPr>
            <w:rStyle w:val="IntenseEmphasis"/>
            <w:i w:val="0"/>
            <w:iCs w:val="0"/>
            <w:color w:val="auto"/>
          </w:rPr>
          <w:lastRenderedPageBreak/>
          <w:t xml:space="preserve">When you import </w:t>
        </w:r>
        <w:proofErr w:type="spellStart"/>
        <w:r>
          <w:rPr>
            <w:rStyle w:val="IntenseEmphasis"/>
            <w:i w:val="0"/>
            <w:iCs w:val="0"/>
            <w:color w:val="auto"/>
          </w:rPr>
          <w:t>fn_slack</w:t>
        </w:r>
        <w:proofErr w:type="spellEnd"/>
        <w:r>
          <w:rPr>
            <w:rStyle w:val="IntenseEmphasis"/>
            <w:i w:val="0"/>
            <w:iCs w:val="0"/>
            <w:color w:val="auto"/>
          </w:rPr>
          <w:t xml:space="preserve"> in the customize </w:t>
        </w:r>
      </w:ins>
      <w:moveToRangeStart w:id="655" w:author="Tamara Zlender" w:date="2018-10-31T13:31:00Z" w:name="move528755971"/>
      <w:moveTo w:id="656" w:author="Tamara Zlender" w:date="2018-10-31T13:31:00Z">
        <w:del w:id="657" w:author="Tamara Zlender" w:date="2018-10-31T13:31:00Z">
          <w:r w:rsidR="00E06907" w:rsidDel="00E06907">
            <w:rPr>
              <w:rStyle w:val="IntenseEmphasis"/>
              <w:i w:val="0"/>
              <w:iCs w:val="0"/>
              <w:color w:val="auto"/>
            </w:rPr>
            <w:delText xml:space="preserve">Create Slack Message – this is a manual rule that is run from an incident’s Action menu. </w:delText>
          </w:r>
        </w:del>
      </w:moveTo>
      <w:ins w:id="658" w:author="Tamara Zlender" w:date="2018-10-31T13:43:00Z">
        <w:r>
          <w:rPr>
            <w:rStyle w:val="IntenseEmphasis"/>
            <w:i w:val="0"/>
            <w:iCs w:val="0"/>
            <w:color w:val="auto"/>
          </w:rPr>
          <w:t xml:space="preserve">step it will </w:t>
        </w:r>
      </w:ins>
      <w:ins w:id="659" w:author="Tamara Zlender" w:date="2018-10-31T13:37:00Z">
        <w:r>
          <w:rPr>
            <w:rStyle w:val="IntenseEmphasis"/>
            <w:i w:val="0"/>
            <w:iCs w:val="0"/>
            <w:color w:val="auto"/>
          </w:rPr>
          <w:t>crea</w:t>
        </w:r>
      </w:ins>
      <w:ins w:id="660" w:author="Tamara Zlender" w:date="2018-10-31T13:38:00Z">
        <w:r>
          <w:rPr>
            <w:rStyle w:val="IntenseEmphasis"/>
            <w:i w:val="0"/>
            <w:iCs w:val="0"/>
            <w:color w:val="auto"/>
          </w:rPr>
          <w:t xml:space="preserve">te </w:t>
        </w:r>
      </w:ins>
      <w:ins w:id="661" w:author="Tamara Zlender" w:date="2018-10-31T13:34:00Z">
        <w:r w:rsidR="00E06907">
          <w:rPr>
            <w:rStyle w:val="IntenseEmphasis"/>
            <w:i w:val="0"/>
            <w:iCs w:val="0"/>
            <w:color w:val="auto"/>
          </w:rPr>
          <w:t>a custom incident field</w:t>
        </w:r>
      </w:ins>
      <w:moveTo w:id="662" w:author="Tamara Zlender" w:date="2018-10-31T13:31:00Z">
        <w:del w:id="663" w:author="Tamara Zlender" w:date="2018-10-31T13:34:00Z">
          <w:r w:rsidR="00E06907" w:rsidDel="00E06907">
            <w:rPr>
              <w:rStyle w:val="IntenseEmphasis"/>
              <w:i w:val="0"/>
              <w:iCs w:val="0"/>
              <w:color w:val="auto"/>
            </w:rPr>
            <w:delText>A</w:delText>
          </w:r>
        </w:del>
      </w:moveTo>
      <w:ins w:id="664" w:author="Tamara Zlender" w:date="2018-10-31T13:34:00Z">
        <w:r w:rsidR="00E06907">
          <w:rPr>
            <w:rStyle w:val="IntenseEmphasis"/>
            <w:i w:val="0"/>
            <w:iCs w:val="0"/>
            <w:color w:val="auto"/>
          </w:rPr>
          <w:t xml:space="preserve"> </w:t>
        </w:r>
      </w:ins>
      <w:moveTo w:id="665" w:author="Tamara Zlender" w:date="2018-10-31T13:31:00Z">
        <w:del w:id="666" w:author="Tamara Zlender" w:date="2018-10-31T13:34:00Z">
          <w:r w:rsidR="00E06907" w:rsidRPr="00E06907" w:rsidDel="00E06907">
            <w:rPr>
              <w:rStyle w:val="CodeChar0"/>
              <w:rPrChange w:id="667" w:author="Tamara Zlender" w:date="2018-10-31T13:34:00Z">
                <w:rPr>
                  <w:rStyle w:val="IntenseEmphasis"/>
                  <w:i w:val="0"/>
                  <w:iCs w:val="0"/>
                  <w:color w:val="auto"/>
                </w:rPr>
              </w:rPrChange>
            </w:rPr>
            <w:delText xml:space="preserve"> </w:delText>
          </w:r>
        </w:del>
      </w:moveTo>
      <w:proofErr w:type="spellStart"/>
      <w:ins w:id="668" w:author="Tamara Zlender" w:date="2018-10-31T13:31:00Z">
        <w:r w:rsidR="00E06907" w:rsidRPr="00E06907">
          <w:rPr>
            <w:rStyle w:val="CodeChar0"/>
            <w:rPrChange w:id="669" w:author="Tamara Zlender" w:date="2018-10-31T13:34:00Z">
              <w:rPr>
                <w:rStyle w:val="IntenseEmphasis"/>
                <w:i w:val="0"/>
                <w:iCs w:val="0"/>
                <w:color w:val="auto"/>
              </w:rPr>
            </w:rPrChange>
          </w:rPr>
          <w:t>s</w:t>
        </w:r>
      </w:ins>
      <w:moveTo w:id="670" w:author="Tamara Zlender" w:date="2018-10-31T13:31:00Z">
        <w:del w:id="671" w:author="Tamara Zlender" w:date="2018-10-31T13:31:00Z">
          <w:r w:rsidR="00E06907" w:rsidRPr="00E06907" w:rsidDel="00E06907">
            <w:rPr>
              <w:rStyle w:val="CodeChar0"/>
              <w:rPrChange w:id="672" w:author="Tamara Zlender" w:date="2018-10-31T13:34:00Z">
                <w:rPr>
                  <w:rStyle w:val="IntenseEmphasis"/>
                  <w:i w:val="0"/>
                  <w:iCs w:val="0"/>
                  <w:color w:val="auto"/>
                </w:rPr>
              </w:rPrChange>
            </w:rPr>
            <w:delText>S</w:delText>
          </w:r>
        </w:del>
        <w:r w:rsidR="00E06907" w:rsidRPr="00E06907">
          <w:rPr>
            <w:rStyle w:val="CodeChar0"/>
            <w:rPrChange w:id="673" w:author="Tamara Zlender" w:date="2018-10-31T13:34:00Z">
              <w:rPr>
                <w:rStyle w:val="IntenseEmphasis"/>
                <w:i w:val="0"/>
                <w:iCs w:val="0"/>
                <w:color w:val="auto"/>
              </w:rPr>
            </w:rPrChange>
          </w:rPr>
          <w:t>lack</w:t>
        </w:r>
      </w:moveTo>
      <w:ins w:id="674" w:author="Tamara Zlender" w:date="2018-10-31T13:31:00Z">
        <w:r w:rsidR="00E06907" w:rsidRPr="00E06907">
          <w:rPr>
            <w:rStyle w:val="CodeChar0"/>
            <w:rPrChange w:id="675" w:author="Tamara Zlender" w:date="2018-10-31T13:34:00Z">
              <w:rPr>
                <w:rStyle w:val="IntenseEmphasis"/>
                <w:i w:val="0"/>
                <w:iCs w:val="0"/>
                <w:color w:val="auto"/>
              </w:rPr>
            </w:rPrChange>
          </w:rPr>
          <w:t>_url</w:t>
        </w:r>
        <w:proofErr w:type="spellEnd"/>
        <w:r w:rsidR="00E06907">
          <w:rPr>
            <w:rStyle w:val="IntenseEmphasis"/>
            <w:i w:val="0"/>
            <w:iCs w:val="0"/>
            <w:color w:val="auto"/>
          </w:rPr>
          <w:t xml:space="preserve"> </w:t>
        </w:r>
      </w:ins>
      <w:ins w:id="676" w:author="Tamara Zlender" w:date="2018-11-01T16:19:00Z">
        <w:r w:rsidR="00E22372">
          <w:rPr>
            <w:rStyle w:val="IntenseEmphasis"/>
            <w:i w:val="0"/>
            <w:iCs w:val="0"/>
            <w:color w:val="auto"/>
          </w:rPr>
          <w:t xml:space="preserve">which is used in </w:t>
        </w:r>
        <w:r w:rsidR="00F93F26">
          <w:rPr>
            <w:rStyle w:val="IntenseEmphasis"/>
            <w:i w:val="0"/>
            <w:iCs w:val="0"/>
            <w:color w:val="auto"/>
          </w:rPr>
          <w:t xml:space="preserve">certain </w:t>
        </w:r>
      </w:ins>
      <w:ins w:id="677" w:author="Tamara Zlender" w:date="2018-11-01T16:20:00Z">
        <w:r w:rsidR="00F93F26">
          <w:rPr>
            <w:rStyle w:val="IntenseEmphasis"/>
            <w:i w:val="0"/>
            <w:iCs w:val="0"/>
            <w:color w:val="auto"/>
          </w:rPr>
          <w:t xml:space="preserve">Workflow </w:t>
        </w:r>
      </w:ins>
      <w:ins w:id="678" w:author="Tamara Zlender" w:date="2018-11-01T16:19:00Z">
        <w:r w:rsidR="00E22372">
          <w:rPr>
            <w:rStyle w:val="IntenseEmphasis"/>
            <w:i w:val="0"/>
            <w:iCs w:val="0"/>
            <w:color w:val="auto"/>
          </w:rPr>
          <w:t>post-process scripts</w:t>
        </w:r>
      </w:ins>
      <w:ins w:id="679" w:author="Tamara Zlender" w:date="2018-10-31T13:34:00Z">
        <w:r w:rsidR="00E06907">
          <w:rPr>
            <w:rStyle w:val="IntenseEmphasis"/>
            <w:i w:val="0"/>
            <w:iCs w:val="0"/>
            <w:color w:val="auto"/>
          </w:rPr>
          <w:t xml:space="preserve"> </w:t>
        </w:r>
      </w:ins>
      <w:ins w:id="680" w:author="Tamara Zlender" w:date="2018-11-01T16:20:00Z">
        <w:r w:rsidR="00F93F26">
          <w:rPr>
            <w:rStyle w:val="IntenseEmphasis"/>
            <w:i w:val="0"/>
            <w:iCs w:val="0"/>
            <w:color w:val="auto"/>
          </w:rPr>
          <w:t>to save the</w:t>
        </w:r>
      </w:ins>
      <w:ins w:id="681" w:author="Tamara Zlender" w:date="2018-10-31T13:34:00Z">
        <w:r w:rsidR="00E06907">
          <w:rPr>
            <w:rStyle w:val="IntenseEmphasis"/>
            <w:i w:val="0"/>
            <w:iCs w:val="0"/>
            <w:color w:val="auto"/>
          </w:rPr>
          <w:t xml:space="preserve"> </w:t>
        </w:r>
      </w:ins>
      <w:ins w:id="682" w:author="Tamara Zlender" w:date="2018-10-31T13:35:00Z">
        <w:r w:rsidR="00E06907">
          <w:rPr>
            <w:rStyle w:val="IntenseEmphasis"/>
            <w:i w:val="0"/>
            <w:iCs w:val="0"/>
            <w:color w:val="auto"/>
          </w:rPr>
          <w:t>URL</w:t>
        </w:r>
      </w:ins>
      <w:ins w:id="683" w:author="Tamara Zlender" w:date="2018-10-31T13:34:00Z">
        <w:r w:rsidR="00E06907">
          <w:rPr>
            <w:rStyle w:val="IntenseEmphasis"/>
            <w:i w:val="0"/>
            <w:iCs w:val="0"/>
            <w:color w:val="auto"/>
          </w:rPr>
          <w:t xml:space="preserve"> to </w:t>
        </w:r>
      </w:ins>
      <w:ins w:id="684" w:author="Tamara Zlender" w:date="2018-10-31T13:35:00Z">
        <w:r w:rsidR="00E06907">
          <w:rPr>
            <w:rStyle w:val="IntenseEmphasis"/>
            <w:i w:val="0"/>
            <w:iCs w:val="0"/>
            <w:color w:val="auto"/>
          </w:rPr>
          <w:t>your Slack channel. Users may add this field to the Summary layout of the Incident.</w:t>
        </w:r>
      </w:ins>
    </w:p>
    <w:p w14:paraId="35687A95" w14:textId="1AFAFD52" w:rsidR="00E06907" w:rsidDel="00984FEA" w:rsidRDefault="00E06907">
      <w:pPr>
        <w:pStyle w:val="BodyText"/>
        <w:jc w:val="center"/>
        <w:rPr>
          <w:del w:id="685" w:author="Tamara Zlender" w:date="2018-11-01T15:47:00Z"/>
          <w:moveTo w:id="686" w:author="Tamara Zlender" w:date="2018-10-31T13:31:00Z"/>
          <w:rStyle w:val="IntenseEmphasis"/>
          <w:i w:val="0"/>
          <w:iCs w:val="0"/>
          <w:color w:val="auto"/>
        </w:rPr>
        <w:pPrChange w:id="687" w:author="Tamara Zlender" w:date="2018-10-31T13:37:00Z">
          <w:pPr>
            <w:pStyle w:val="BodyText"/>
          </w:pPr>
        </w:pPrChange>
      </w:pPr>
      <w:ins w:id="688" w:author="Tamara Zlender" w:date="2018-10-31T13:36:00Z">
        <w:r>
          <w:rPr>
            <w:noProof/>
          </w:rPr>
          <w:drawing>
            <wp:inline distT="0" distB="0" distL="0" distR="0" wp14:anchorId="1A326EA8" wp14:editId="132F4A06">
              <wp:extent cx="1785258" cy="2677886"/>
              <wp:effectExtent l="25400" t="25400" r="94615" b="908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0-31 at 1.36.05 PM.png"/>
                      <pic:cNvPicPr/>
                    </pic:nvPicPr>
                    <pic:blipFill>
                      <a:blip r:embed="rId28"/>
                      <a:stretch>
                        <a:fillRect/>
                      </a:stretch>
                    </pic:blipFill>
                    <pic:spPr>
                      <a:xfrm>
                        <a:off x="0" y="0"/>
                        <a:ext cx="1793667" cy="2690500"/>
                      </a:xfrm>
                      <a:prstGeom prst="rect">
                        <a:avLst/>
                      </a:prstGeom>
                      <a:effectLst>
                        <a:outerShdw blurRad="50800" dist="38100" dir="2700000" algn="tl" rotWithShape="0">
                          <a:prstClr val="black">
                            <a:alpha val="40000"/>
                          </a:prstClr>
                        </a:outerShdw>
                      </a:effectLst>
                    </pic:spPr>
                  </pic:pic>
                </a:graphicData>
              </a:graphic>
            </wp:inline>
          </w:drawing>
        </w:r>
      </w:ins>
      <w:moveTo w:id="689" w:author="Tamara Zlender" w:date="2018-10-31T13:31:00Z">
        <w:del w:id="690" w:author="Tamara Zlender" w:date="2018-10-31T13:31:00Z">
          <w:r w:rsidDel="00E06907">
            <w:rPr>
              <w:rStyle w:val="IntenseEmphasis"/>
              <w:i w:val="0"/>
              <w:iCs w:val="0"/>
              <w:color w:val="auto"/>
            </w:rPr>
            <w:delText xml:space="preserve">thread ID </w:delText>
          </w:r>
        </w:del>
        <w:del w:id="691" w:author="Tamara Zlender" w:date="2018-10-31T13:34:00Z">
          <w:r w:rsidDel="00E06907">
            <w:rPr>
              <w:rStyle w:val="IntenseEmphasis"/>
              <w:i w:val="0"/>
              <w:iCs w:val="0"/>
              <w:color w:val="auto"/>
            </w:rPr>
            <w:delText>is retained to create threaded conversations when notes are added (see the use of the input field slack_thread_id).</w:delText>
          </w:r>
        </w:del>
      </w:moveTo>
    </w:p>
    <w:moveToRangeEnd w:id="655"/>
    <w:p w14:paraId="34E03C65" w14:textId="7B77A1E4" w:rsidR="00E06907" w:rsidRDefault="00E06907">
      <w:pPr>
        <w:pStyle w:val="BodyText"/>
        <w:jc w:val="center"/>
        <w:rPr>
          <w:ins w:id="692" w:author="Tamara Zlender" w:date="2018-10-31T13:40:00Z"/>
          <w:rStyle w:val="IntenseEmphasis"/>
          <w:rFonts w:ascii="Cambria" w:eastAsia="Cambria" w:hAnsi="Cambria" w:cs="Cambria"/>
          <w:i w:val="0"/>
          <w:iCs w:val="0"/>
          <w:color w:val="auto"/>
          <w:sz w:val="24"/>
        </w:rPr>
        <w:pPrChange w:id="693" w:author="Tamara Zlender" w:date="2018-11-01T15:47:00Z">
          <w:pPr>
            <w:pStyle w:val="BodyText"/>
          </w:pPr>
        </w:pPrChange>
      </w:pPr>
    </w:p>
    <w:p w14:paraId="378AA6AF" w14:textId="6BE3FB93" w:rsidR="00A77835" w:rsidRPr="00984FEA" w:rsidRDefault="00A77835">
      <w:pPr>
        <w:pStyle w:val="BodyText"/>
        <w:rPr>
          <w:ins w:id="694" w:author="Tamara Zlender" w:date="2018-10-31T13:45:00Z"/>
          <w:rStyle w:val="IntenseEmphasis"/>
          <w:i w:val="0"/>
          <w:iCs w:val="0"/>
          <w:color w:val="auto"/>
        </w:rPr>
      </w:pPr>
      <w:ins w:id="695" w:author="Tamara Zlender" w:date="2018-10-31T13:43:00Z">
        <w:r>
          <w:rPr>
            <w:rStyle w:val="IntenseEmphasis"/>
            <w:i w:val="0"/>
            <w:iCs w:val="0"/>
            <w:color w:val="auto"/>
          </w:rPr>
          <w:t xml:space="preserve">There is also a </w:t>
        </w:r>
      </w:ins>
      <w:ins w:id="696" w:author="Tamara Zlender" w:date="2018-10-31T13:44:00Z">
        <w:r>
          <w:rPr>
            <w:rStyle w:val="IntenseEmphasis"/>
            <w:i w:val="0"/>
            <w:iCs w:val="0"/>
            <w:color w:val="auto"/>
          </w:rPr>
          <w:t xml:space="preserve">Slack conversations </w:t>
        </w:r>
      </w:ins>
      <w:proofErr w:type="spellStart"/>
      <w:ins w:id="697" w:author="Tamara Zlender" w:date="2018-10-31T13:43:00Z">
        <w:r>
          <w:rPr>
            <w:rStyle w:val="IntenseEmphasis"/>
            <w:i w:val="0"/>
            <w:iCs w:val="0"/>
            <w:color w:val="auto"/>
          </w:rPr>
          <w:t>datatable</w:t>
        </w:r>
        <w:proofErr w:type="spellEnd"/>
        <w:r>
          <w:rPr>
            <w:rStyle w:val="IntenseEmphasis"/>
            <w:i w:val="0"/>
            <w:iCs w:val="0"/>
            <w:color w:val="auto"/>
          </w:rPr>
          <w:t xml:space="preserve"> </w:t>
        </w:r>
      </w:ins>
      <w:proofErr w:type="spellStart"/>
      <w:ins w:id="698" w:author="Tamara Zlender" w:date="2018-10-31T13:44:00Z">
        <w:r w:rsidRPr="00A77835">
          <w:rPr>
            <w:rStyle w:val="CodeChar0"/>
            <w:rPrChange w:id="699" w:author="Tamara Zlender" w:date="2018-10-31T13:44:00Z">
              <w:rPr>
                <w:rStyle w:val="IntenseEmphasis"/>
                <w:i w:val="0"/>
                <w:iCs w:val="0"/>
                <w:color w:val="auto"/>
              </w:rPr>
            </w:rPrChange>
          </w:rPr>
          <w:t>slack_conversations_db</w:t>
        </w:r>
        <w:proofErr w:type="spellEnd"/>
        <w:r>
          <w:rPr>
            <w:rStyle w:val="IntenseEmphasis"/>
            <w:i w:val="0"/>
            <w:iCs w:val="0"/>
            <w:color w:val="auto"/>
          </w:rPr>
          <w:t xml:space="preserve"> </w:t>
        </w:r>
      </w:ins>
      <w:ins w:id="700" w:author="Tamara Zlender" w:date="2018-10-31T13:43:00Z">
        <w:r>
          <w:rPr>
            <w:rStyle w:val="IntenseEmphasis"/>
            <w:i w:val="0"/>
            <w:iCs w:val="0"/>
            <w:color w:val="auto"/>
          </w:rPr>
          <w:t>create</w:t>
        </w:r>
      </w:ins>
      <w:ins w:id="701" w:author="Tamara Zlender" w:date="2018-10-31T13:44:00Z">
        <w:r>
          <w:rPr>
            <w:rStyle w:val="IntenseEmphasis"/>
            <w:i w:val="0"/>
            <w:iCs w:val="0"/>
            <w:color w:val="auto"/>
          </w:rPr>
          <w:t>d</w:t>
        </w:r>
      </w:ins>
      <w:ins w:id="702" w:author="Tamara Zlender" w:date="2018-10-31T13:43:00Z">
        <w:r>
          <w:rPr>
            <w:rStyle w:val="IntenseEmphasis"/>
            <w:i w:val="0"/>
            <w:iCs w:val="0"/>
            <w:color w:val="auto"/>
          </w:rPr>
          <w:t xml:space="preserve"> in the</w:t>
        </w:r>
      </w:ins>
      <w:ins w:id="703" w:author="Tamara Zlender" w:date="2018-11-01T15:46:00Z">
        <w:r w:rsidR="00984FEA">
          <w:rPr>
            <w:rStyle w:val="IntenseEmphasis"/>
            <w:i w:val="0"/>
            <w:iCs w:val="0"/>
            <w:color w:val="auto"/>
          </w:rPr>
          <w:t xml:space="preserve"> </w:t>
        </w:r>
      </w:ins>
      <w:ins w:id="704" w:author="Tamara Zlender" w:date="2018-10-31T13:43:00Z">
        <w:r>
          <w:rPr>
            <w:rStyle w:val="IntenseEmphasis"/>
            <w:i w:val="0"/>
            <w:iCs w:val="0"/>
            <w:color w:val="auto"/>
          </w:rPr>
          <w:t>customize step.</w:t>
        </w:r>
      </w:ins>
      <w:ins w:id="705" w:author="Tamara Zlender" w:date="2018-10-31T14:03:00Z">
        <w:r w:rsidR="004F3D29">
          <w:rPr>
            <w:rStyle w:val="IntenseEmphasis"/>
            <w:i w:val="0"/>
            <w:iCs w:val="0"/>
            <w:color w:val="auto"/>
          </w:rPr>
          <w:t xml:space="preserve"> Users may add this </w:t>
        </w:r>
        <w:proofErr w:type="spellStart"/>
        <w:r w:rsidR="004F3D29">
          <w:rPr>
            <w:rStyle w:val="IntenseEmphasis"/>
            <w:i w:val="0"/>
            <w:iCs w:val="0"/>
            <w:color w:val="auto"/>
          </w:rPr>
          <w:t>datatable</w:t>
        </w:r>
        <w:proofErr w:type="spellEnd"/>
        <w:r w:rsidR="004F3D29">
          <w:rPr>
            <w:rStyle w:val="IntenseEmphasis"/>
            <w:i w:val="0"/>
            <w:iCs w:val="0"/>
            <w:color w:val="auto"/>
          </w:rPr>
          <w:t xml:space="preserve"> to a </w:t>
        </w:r>
      </w:ins>
      <w:ins w:id="706" w:author="Tamara Zlender" w:date="2018-10-31T14:04:00Z">
        <w:r w:rsidR="004F3D29">
          <w:rPr>
            <w:rStyle w:val="IntenseEmphasis"/>
            <w:i w:val="0"/>
            <w:iCs w:val="0"/>
            <w:color w:val="auto"/>
          </w:rPr>
          <w:t xml:space="preserve">custom </w:t>
        </w:r>
      </w:ins>
      <w:ins w:id="707" w:author="Tamara Zlender" w:date="2018-10-31T14:03:00Z">
        <w:r w:rsidR="004F3D29">
          <w:rPr>
            <w:rStyle w:val="IntenseEmphasis"/>
            <w:i w:val="0"/>
            <w:iCs w:val="0"/>
            <w:color w:val="auto"/>
          </w:rPr>
          <w:t>layout</w:t>
        </w:r>
      </w:ins>
      <w:ins w:id="708" w:author="Tamara Zlender" w:date="2018-10-31T14:04:00Z">
        <w:r w:rsidR="004F3D29">
          <w:rPr>
            <w:rStyle w:val="IntenseEmphasis"/>
            <w:i w:val="0"/>
            <w:iCs w:val="0"/>
            <w:color w:val="auto"/>
          </w:rPr>
          <w:t>.</w:t>
        </w:r>
      </w:ins>
    </w:p>
    <w:p w14:paraId="14986C12" w14:textId="0414D862" w:rsidR="00A77835" w:rsidRDefault="00A77835">
      <w:pPr>
        <w:pStyle w:val="BodyText"/>
        <w:jc w:val="center"/>
        <w:rPr>
          <w:ins w:id="709" w:author="Tamara Zlender" w:date="2018-10-31T13:43:00Z"/>
          <w:rStyle w:val="IntenseEmphasis"/>
          <w:i w:val="0"/>
          <w:iCs w:val="0"/>
          <w:color w:val="auto"/>
        </w:rPr>
        <w:pPrChange w:id="710" w:author="Tamara Zlender" w:date="2018-11-01T16:20:00Z">
          <w:pPr>
            <w:pStyle w:val="BodyText"/>
          </w:pPr>
        </w:pPrChange>
      </w:pPr>
      <w:ins w:id="711" w:author="Tamara Zlender" w:date="2018-10-31T13:48:00Z">
        <w:r>
          <w:rPr>
            <w:noProof/>
          </w:rPr>
          <w:drawing>
            <wp:inline distT="0" distB="0" distL="0" distR="0" wp14:anchorId="2EBDD42F" wp14:editId="6A4145A2">
              <wp:extent cx="4457700" cy="220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0-31 at 1.47.58 PM.png"/>
                      <pic:cNvPicPr/>
                    </pic:nvPicPr>
                    <pic:blipFill>
                      <a:blip r:embed="rId29"/>
                      <a:stretch>
                        <a:fillRect/>
                      </a:stretch>
                    </pic:blipFill>
                    <pic:spPr>
                      <a:xfrm>
                        <a:off x="0" y="0"/>
                        <a:ext cx="4457700" cy="2209800"/>
                      </a:xfrm>
                      <a:prstGeom prst="rect">
                        <a:avLst/>
                      </a:prstGeom>
                    </pic:spPr>
                  </pic:pic>
                </a:graphicData>
              </a:graphic>
            </wp:inline>
          </w:drawing>
        </w:r>
      </w:ins>
    </w:p>
    <w:p w14:paraId="6165DDB0" w14:textId="689A46B2" w:rsidR="004F3D29" w:rsidRPr="00736175" w:rsidRDefault="003827E2" w:rsidP="003827E2">
      <w:pPr>
        <w:pStyle w:val="BodyText"/>
        <w:rPr>
          <w:ins w:id="712" w:author="Tamara Zlender" w:date="2018-10-31T14:01:00Z"/>
          <w:rPrChange w:id="713" w:author="Tamara Zlender" w:date="2018-11-01T16:42:00Z">
            <w:rPr>
              <w:ins w:id="714" w:author="Tamara Zlender" w:date="2018-10-31T14:01:00Z"/>
              <w:rFonts w:ascii="Helvetica" w:hAnsi="Helvetica" w:cs="Helvetica"/>
            </w:rPr>
          </w:rPrChange>
        </w:rPr>
      </w:pPr>
      <w:ins w:id="715" w:author="Tamara Zlender" w:date="2018-10-31T13:48:00Z">
        <w:r>
          <w:t>The purpose o</w:t>
        </w:r>
      </w:ins>
      <w:ins w:id="716" w:author="Tamara Zlender" w:date="2018-10-31T13:56:00Z">
        <w:r>
          <w:t>f</w:t>
        </w:r>
      </w:ins>
      <w:ins w:id="717" w:author="Tamara Zlender" w:date="2018-10-31T13:48:00Z">
        <w:r>
          <w:t xml:space="preserve"> the </w:t>
        </w:r>
        <w:proofErr w:type="spellStart"/>
        <w:r>
          <w:t>datatable</w:t>
        </w:r>
        <w:proofErr w:type="spellEnd"/>
        <w:r>
          <w:t xml:space="preserve"> is to save connection</w:t>
        </w:r>
      </w:ins>
      <w:ins w:id="718" w:author="Tamara Zlender" w:date="2018-10-31T13:58:00Z">
        <w:r>
          <w:t>s</w:t>
        </w:r>
      </w:ins>
      <w:ins w:id="719" w:author="Tamara Zlender" w:date="2018-10-31T13:48:00Z">
        <w:r>
          <w:t xml:space="preserve"> between an Incident </w:t>
        </w:r>
      </w:ins>
      <w:ins w:id="720" w:author="Tamara Zlender" w:date="2018-10-31T14:02:00Z">
        <w:r w:rsidR="004F3D29">
          <w:t xml:space="preserve">and a Slack channel </w:t>
        </w:r>
      </w:ins>
      <w:ins w:id="721" w:author="Tamara Zlender" w:date="2018-10-31T13:59:00Z">
        <w:r w:rsidR="004F3D29">
          <w:t>or</w:t>
        </w:r>
      </w:ins>
      <w:ins w:id="722" w:author="Tamara Zlender" w:date="2018-10-31T13:49:00Z">
        <w:r>
          <w:t xml:space="preserve"> a Task and a Slack channe</w:t>
        </w:r>
      </w:ins>
      <w:ins w:id="723" w:author="Tamara Zlender" w:date="2018-10-31T14:01:00Z">
        <w:r w:rsidR="004F3D29">
          <w:t>l</w:t>
        </w:r>
      </w:ins>
      <w:ins w:id="724" w:author="Tamara Zlender" w:date="2018-10-31T13:49:00Z">
        <w:r>
          <w:t xml:space="preserve">. </w:t>
        </w:r>
      </w:ins>
      <w:ins w:id="725" w:author="Tamara Zlender" w:date="2018-10-31T13:56:00Z">
        <w:r>
          <w:t>Incident and Tasks can each have one associated channel</w:t>
        </w:r>
      </w:ins>
      <w:ins w:id="726" w:author="Tamara Zlender" w:date="2018-10-31T13:58:00Z">
        <w:r>
          <w:t xml:space="preserve"> </w:t>
        </w:r>
      </w:ins>
      <w:ins w:id="727" w:author="Tamara Zlender" w:date="2018-10-31T14:00:00Z">
        <w:r w:rsidR="004F3D29">
          <w:t xml:space="preserve">– the default channel, but users may also post </w:t>
        </w:r>
      </w:ins>
      <w:ins w:id="728" w:author="Tamara Zlender" w:date="2018-10-31T13:58:00Z">
        <w:r>
          <w:rPr>
            <w:rFonts w:ascii="Helvetica" w:hAnsi="Helvetica" w:cs="Helvetica"/>
          </w:rPr>
          <w:t xml:space="preserve">to </w:t>
        </w:r>
      </w:ins>
      <w:ins w:id="729" w:author="Tamara Zlender" w:date="2018-10-31T14:02:00Z">
        <w:r w:rsidR="004F3D29">
          <w:rPr>
            <w:rFonts w:ascii="Helvetica" w:hAnsi="Helvetica" w:cs="Helvetica"/>
          </w:rPr>
          <w:t xml:space="preserve">other channels </w:t>
        </w:r>
        <w:r w:rsidR="004F3D29">
          <w:t>–</w:t>
        </w:r>
        <w:r w:rsidR="004F3D29">
          <w:rPr>
            <w:rFonts w:ascii="Helvetica" w:hAnsi="Helvetica" w:cs="Helvetica"/>
          </w:rPr>
          <w:t xml:space="preserve"> </w:t>
        </w:r>
      </w:ins>
      <w:ins w:id="730" w:author="Tamara Zlender" w:date="2018-10-31T13:58:00Z">
        <w:r>
          <w:rPr>
            <w:rFonts w:ascii="Helvetica" w:hAnsi="Helvetica" w:cs="Helvetica"/>
          </w:rPr>
          <w:t>separate special channel</w:t>
        </w:r>
      </w:ins>
      <w:ins w:id="731" w:author="Tamara Zlender" w:date="2018-11-01T16:42:00Z">
        <w:r w:rsidR="00736175">
          <w:rPr>
            <w:rFonts w:ascii="Helvetica" w:hAnsi="Helvetica" w:cs="Helvetica"/>
          </w:rPr>
          <w:t>s</w:t>
        </w:r>
      </w:ins>
      <w:ins w:id="732" w:author="Tamara Zlender" w:date="2018-10-31T14:01:00Z">
        <w:r w:rsidR="004F3D29">
          <w:rPr>
            <w:rFonts w:ascii="Helvetica" w:hAnsi="Helvetica" w:cs="Helvetica"/>
          </w:rPr>
          <w:t>, if they wish to.</w:t>
        </w:r>
      </w:ins>
      <w:ins w:id="733" w:author="Tamara Zlender" w:date="2018-10-31T13:58:00Z">
        <w:r>
          <w:rPr>
            <w:rFonts w:ascii="Helvetica" w:hAnsi="Helvetica" w:cs="Helvetica"/>
          </w:rPr>
          <w:t xml:space="preserve"> </w:t>
        </w:r>
      </w:ins>
      <w:ins w:id="734" w:author="Tamara Zlender" w:date="2018-10-31T14:01:00Z">
        <w:r w:rsidR="004F3D29">
          <w:rPr>
            <w:rFonts w:ascii="Helvetica" w:hAnsi="Helvetica" w:cs="Helvetica"/>
          </w:rPr>
          <w:t xml:space="preserve">The function only saves the connection </w:t>
        </w:r>
      </w:ins>
      <w:ins w:id="735" w:author="Tamara Zlender" w:date="2018-11-01T16:42:00Z">
        <w:r w:rsidR="00736175" w:rsidRPr="00736175">
          <w:rPr>
            <w:rPrChange w:id="736" w:author="Tamara Zlender" w:date="2018-11-01T16:42:00Z">
              <w:rPr>
                <w:rFonts w:ascii="AppleSystemUIFont" w:hAnsi="AppleSystemUIFont" w:cs="AppleSystemUIFont"/>
              </w:rPr>
            </w:rPrChange>
          </w:rPr>
          <w:t>to the first Slack channel user posted in</w:t>
        </w:r>
      </w:ins>
      <w:ins w:id="737" w:author="Tamara Zlender" w:date="2018-10-31T14:01:00Z">
        <w:r w:rsidR="004F3D29" w:rsidRPr="00736175">
          <w:rPr>
            <w:rPrChange w:id="738" w:author="Tamara Zlender" w:date="2018-11-01T16:42:00Z">
              <w:rPr>
                <w:rFonts w:ascii="Helvetica" w:hAnsi="Helvetica" w:cs="Helvetica"/>
              </w:rPr>
            </w:rPrChange>
          </w:rPr>
          <w:t>.</w:t>
        </w:r>
      </w:ins>
    </w:p>
    <w:p w14:paraId="24E30E11" w14:textId="62B5B36C" w:rsidR="004F3D29" w:rsidRDefault="003827E2" w:rsidP="004B5A5D">
      <w:pPr>
        <w:pStyle w:val="BodyText"/>
        <w:rPr>
          <w:ins w:id="739" w:author="Tamara Zlender" w:date="2018-10-31T14:04:00Z"/>
        </w:rPr>
      </w:pPr>
      <w:ins w:id="740" w:author="Tamara Zlender" w:date="2018-10-31T13:49:00Z">
        <w:r>
          <w:t xml:space="preserve">When invoking the </w:t>
        </w:r>
      </w:ins>
      <w:ins w:id="741" w:author="Tamara Zlender" w:date="2018-10-31T13:50:00Z">
        <w:r>
          <w:t xml:space="preserve">Post message to Slack or Post attachment to Slack functions, </w:t>
        </w:r>
      </w:ins>
      <w:ins w:id="742" w:author="Tamara Zlender" w:date="2018-10-31T14:05:00Z">
        <w:r w:rsidR="004F3D29">
          <w:t>users can specify whether they are posting</w:t>
        </w:r>
      </w:ins>
      <w:ins w:id="743" w:author="Tamara Zlender" w:date="2018-10-31T14:06:00Z">
        <w:r w:rsidR="004F3D29">
          <w:t xml:space="preserve"> to</w:t>
        </w:r>
      </w:ins>
      <w:ins w:id="744" w:author="Tamara Zlender" w:date="2018-10-31T14:05:00Z">
        <w:r w:rsidR="004F3D29">
          <w:t xml:space="preserve"> their default Slack channel or to a separate special channel</w:t>
        </w:r>
      </w:ins>
      <w:ins w:id="745" w:author="Tamara Zlender" w:date="2018-10-31T14:06:00Z">
        <w:r w:rsidR="004F3D29">
          <w:t>.</w:t>
        </w:r>
      </w:ins>
    </w:p>
    <w:p w14:paraId="206DEDD3" w14:textId="76B3A1F9" w:rsidR="00C9312D" w:rsidRDefault="004F3D29" w:rsidP="00C9312D">
      <w:pPr>
        <w:pStyle w:val="BodyText"/>
        <w:rPr>
          <w:ins w:id="746" w:author="Tamara Zlender" w:date="2018-10-31T14:12:00Z"/>
        </w:rPr>
      </w:pPr>
      <w:ins w:id="747" w:author="Tamara Zlender" w:date="2018-10-31T14:06:00Z">
        <w:r>
          <w:t>I</w:t>
        </w:r>
      </w:ins>
      <w:ins w:id="748" w:author="Tamara Zlender" w:date="2018-10-31T13:51:00Z">
        <w:r w:rsidR="003827E2">
          <w:t>f</w:t>
        </w:r>
      </w:ins>
      <w:ins w:id="749" w:author="Tamara Zlender" w:date="2018-10-31T14:07:00Z">
        <w:r>
          <w:t xml:space="preserve"> the </w:t>
        </w:r>
        <w:proofErr w:type="spellStart"/>
        <w:r>
          <w:t>channel_name</w:t>
        </w:r>
        <w:proofErr w:type="spellEnd"/>
        <w:r>
          <w:t xml:space="preserve"> </w:t>
        </w:r>
      </w:ins>
      <w:ins w:id="750" w:author="Tamara Zlender" w:date="2018-11-01T15:54:00Z">
        <w:r w:rsidR="003D3BBE">
          <w:t xml:space="preserve">function </w:t>
        </w:r>
      </w:ins>
      <w:ins w:id="751" w:author="Tamara Zlender" w:date="2018-10-31T14:07:00Z">
        <w:r w:rsidRPr="004B5A5D">
          <w:t>input</w:t>
        </w:r>
      </w:ins>
      <w:ins w:id="752" w:author="Tamara Zlender" w:date="2018-11-01T15:47:00Z">
        <w:r w:rsidR="00984FEA">
          <w:t xml:space="preserve"> field</w:t>
        </w:r>
      </w:ins>
      <w:ins w:id="753" w:author="Tamara Zlender" w:date="2018-10-31T14:07:00Z">
        <w:r w:rsidRPr="00C9312D">
          <w:t>, either on the Menu Item or on the Input Tab on Workflow,</w:t>
        </w:r>
      </w:ins>
      <w:ins w:id="754" w:author="Tamara Zlender" w:date="2018-10-31T13:50:00Z">
        <w:r w:rsidR="003827E2" w:rsidRPr="00C9312D">
          <w:t xml:space="preserve"> </w:t>
        </w:r>
      </w:ins>
      <w:ins w:id="755" w:author="Tamara Zlender" w:date="2018-10-31T13:43:00Z">
        <w:r w:rsidR="00A77835" w:rsidRPr="00C9312D">
          <w:t xml:space="preserve">is </w:t>
        </w:r>
      </w:ins>
      <w:ins w:id="756" w:author="Tamara Zlender" w:date="2018-10-31T13:50:00Z">
        <w:r w:rsidR="003827E2" w:rsidRPr="00C9312D">
          <w:t>not</w:t>
        </w:r>
      </w:ins>
      <w:ins w:id="757" w:author="Tamara Zlender" w:date="2018-10-31T13:43:00Z">
        <w:r w:rsidR="00A77835" w:rsidRPr="00C9312D">
          <w:t xml:space="preserve"> specified</w:t>
        </w:r>
      </w:ins>
      <w:ins w:id="758" w:author="Tamara Zlender" w:date="2018-10-31T13:50:00Z">
        <w:r w:rsidR="003827E2" w:rsidRPr="00C9312D">
          <w:t xml:space="preserve">, </w:t>
        </w:r>
      </w:ins>
      <w:ins w:id="759" w:author="Tamara Zlender" w:date="2018-10-31T14:08:00Z">
        <w:r w:rsidRPr="00C9312D">
          <w:t>function</w:t>
        </w:r>
      </w:ins>
      <w:ins w:id="760" w:author="Tamara Zlender" w:date="2018-10-31T13:43:00Z">
        <w:r w:rsidR="00A77835" w:rsidRPr="00C9312D">
          <w:t xml:space="preserve"> will </w:t>
        </w:r>
      </w:ins>
      <w:ins w:id="761" w:author="Tamara Zlender" w:date="2018-10-31T14:08:00Z">
        <w:r w:rsidRPr="00C9312D">
          <w:t xml:space="preserve">search </w:t>
        </w:r>
      </w:ins>
      <w:ins w:id="762" w:author="Tamara Zlender" w:date="2018-10-31T13:43:00Z">
        <w:r w:rsidR="00A77835" w:rsidRPr="00C9312D">
          <w:t>for</w:t>
        </w:r>
      </w:ins>
      <w:ins w:id="763" w:author="Tamara Zlender" w:date="2018-10-31T14:08:00Z">
        <w:r w:rsidRPr="00C9312D">
          <w:t xml:space="preserve"> the </w:t>
        </w:r>
      </w:ins>
      <w:ins w:id="764" w:author="Tamara Zlender" w:date="2018-10-31T13:43:00Z">
        <w:r w:rsidR="00A77835" w:rsidRPr="00C9312D">
          <w:t xml:space="preserve">associated </w:t>
        </w:r>
        <w:proofErr w:type="spellStart"/>
        <w:r w:rsidR="00A77835" w:rsidRPr="00C9312D">
          <w:t>channel_name</w:t>
        </w:r>
        <w:proofErr w:type="spellEnd"/>
        <w:r w:rsidR="00A77835" w:rsidRPr="00C9312D">
          <w:t xml:space="preserve"> in Slack Conversations </w:t>
        </w:r>
        <w:proofErr w:type="spellStart"/>
        <w:r w:rsidR="00A77835" w:rsidRPr="00C9312D">
          <w:t>Datatable</w:t>
        </w:r>
        <w:proofErr w:type="spellEnd"/>
        <w:r w:rsidR="00A77835" w:rsidRPr="00C9312D">
          <w:t xml:space="preserve">. If Incident or Task </w:t>
        </w:r>
      </w:ins>
      <w:ins w:id="765" w:author="Tamara Zlender" w:date="2018-11-01T15:48:00Z">
        <w:r w:rsidR="00984FEA">
          <w:t xml:space="preserve">have an existing </w:t>
        </w:r>
      </w:ins>
      <w:ins w:id="766" w:author="Tamara Zlender" w:date="2018-10-31T14:08:00Z">
        <w:r w:rsidRPr="00C9312D">
          <w:t xml:space="preserve">connection with a </w:t>
        </w:r>
      </w:ins>
      <w:proofErr w:type="spellStart"/>
      <w:ins w:id="767" w:author="Tamara Zlender" w:date="2018-10-31T13:43:00Z">
        <w:r w:rsidR="00A77835" w:rsidRPr="00C9312D">
          <w:t>slack_channel</w:t>
        </w:r>
        <w:proofErr w:type="spellEnd"/>
        <w:r w:rsidR="00A77835" w:rsidRPr="00C9312D">
          <w:t xml:space="preserve">, </w:t>
        </w:r>
      </w:ins>
      <w:ins w:id="768" w:author="Tamara Zlender" w:date="2018-11-01T15:59:00Z">
        <w:r w:rsidR="00281A79">
          <w:t>function</w:t>
        </w:r>
      </w:ins>
      <w:ins w:id="769" w:author="Tamara Zlender" w:date="2018-10-31T13:43:00Z">
        <w:r w:rsidR="00A77835" w:rsidRPr="00C9312D">
          <w:t xml:space="preserve"> will</w:t>
        </w:r>
      </w:ins>
      <w:ins w:id="770" w:author="Tamara Zlender" w:date="2018-11-01T15:51:00Z">
        <w:r w:rsidR="00984FEA">
          <w:t xml:space="preserve"> find this channel</w:t>
        </w:r>
      </w:ins>
      <w:ins w:id="771" w:author="Tamara Zlender" w:date="2018-11-01T15:54:00Z">
        <w:r w:rsidR="003D3BBE">
          <w:t xml:space="preserve"> </w:t>
        </w:r>
      </w:ins>
      <w:ins w:id="772" w:author="Tamara Zlender" w:date="2018-11-01T15:51:00Z">
        <w:r w:rsidR="00984FEA">
          <w:t>in your Workspace and</w:t>
        </w:r>
      </w:ins>
      <w:ins w:id="773" w:author="Tamara Zlender" w:date="2018-10-31T13:43:00Z">
        <w:r w:rsidR="00A77835" w:rsidRPr="00C9312D">
          <w:t xml:space="preserve"> use </w:t>
        </w:r>
      </w:ins>
      <w:ins w:id="774" w:author="Tamara Zlender" w:date="2018-11-01T15:51:00Z">
        <w:r w:rsidR="00984FEA">
          <w:t>it</w:t>
        </w:r>
      </w:ins>
      <w:ins w:id="775" w:author="Tamara Zlender" w:date="2018-10-31T13:43:00Z">
        <w:r w:rsidR="00A77835" w:rsidRPr="00C9312D">
          <w:t xml:space="preserve"> </w:t>
        </w:r>
      </w:ins>
      <w:ins w:id="776" w:author="Tamara Zlender" w:date="2018-11-01T15:51:00Z">
        <w:r w:rsidR="00984FEA">
          <w:t>to</w:t>
        </w:r>
      </w:ins>
      <w:ins w:id="777" w:author="Tamara Zlender" w:date="2018-11-01T15:49:00Z">
        <w:r w:rsidR="00984FEA">
          <w:t xml:space="preserve"> post</w:t>
        </w:r>
      </w:ins>
      <w:ins w:id="778" w:author="Tamara Zlender" w:date="2018-11-01T15:51:00Z">
        <w:r w:rsidR="00984FEA">
          <w:t xml:space="preserve"> </w:t>
        </w:r>
      </w:ins>
      <w:ins w:id="779" w:author="Tamara Zlender" w:date="2018-11-01T15:50:00Z">
        <w:r w:rsidR="00984FEA">
          <w:t>in</w:t>
        </w:r>
      </w:ins>
      <w:ins w:id="780" w:author="Tamara Zlender" w:date="2018-10-31T14:12:00Z">
        <w:r w:rsidR="00C9312D">
          <w:t>.</w:t>
        </w:r>
      </w:ins>
    </w:p>
    <w:p w14:paraId="14EE3341" w14:textId="77CE76DA" w:rsidR="00A77835" w:rsidRDefault="00A77835">
      <w:pPr>
        <w:pStyle w:val="BodyText"/>
        <w:rPr>
          <w:ins w:id="781" w:author="Tamara Zlender" w:date="2018-10-31T13:43:00Z"/>
        </w:rPr>
        <w:pPrChange w:id="782" w:author="Tamara Zlender" w:date="2018-11-01T15:51: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83" w:author="Tamara Zlender" w:date="2018-10-31T13:43:00Z">
        <w:r>
          <w:t xml:space="preserve">If </w:t>
        </w:r>
        <w:proofErr w:type="spellStart"/>
        <w:r>
          <w:t>channel_name</w:t>
        </w:r>
        <w:proofErr w:type="spellEnd"/>
        <w:r>
          <w:t xml:space="preserve"> </w:t>
        </w:r>
      </w:ins>
      <w:ins w:id="784" w:author="Tamara Zlender" w:date="2018-11-01T15:50:00Z">
        <w:r w:rsidR="00984FEA">
          <w:t xml:space="preserve">input field </w:t>
        </w:r>
      </w:ins>
      <w:ins w:id="785" w:author="Tamara Zlender" w:date="2018-10-31T13:43:00Z">
        <w:r>
          <w:t xml:space="preserve">is specified, </w:t>
        </w:r>
      </w:ins>
      <w:ins w:id="786" w:author="Tamara Zlender" w:date="2018-11-01T15:59:00Z">
        <w:r w:rsidR="00281A79">
          <w:t>function</w:t>
        </w:r>
      </w:ins>
      <w:ins w:id="787" w:author="Tamara Zlender" w:date="2018-10-31T13:43:00Z">
        <w:r>
          <w:t xml:space="preserve"> will </w:t>
        </w:r>
      </w:ins>
      <w:ins w:id="788" w:author="Tamara Zlender" w:date="2018-11-01T15:51:00Z">
        <w:r w:rsidR="00984FEA">
          <w:t xml:space="preserve">try finding this channel </w:t>
        </w:r>
      </w:ins>
      <w:ins w:id="789" w:author="Tamara Zlender" w:date="2018-11-01T15:52:00Z">
        <w:r w:rsidR="003D3BBE">
          <w:t xml:space="preserve">in </w:t>
        </w:r>
      </w:ins>
      <w:ins w:id="790" w:author="Tamara Zlender" w:date="2018-11-01T15:51:00Z">
        <w:r w:rsidR="00984FEA">
          <w:t xml:space="preserve">your </w:t>
        </w:r>
      </w:ins>
      <w:ins w:id="791" w:author="Tamara Zlender" w:date="2018-10-31T13:43:00Z">
        <w:r>
          <w:t xml:space="preserve">Workspace </w:t>
        </w:r>
      </w:ins>
      <w:ins w:id="792" w:author="Tamara Zlender" w:date="2018-11-01T15:52:00Z">
        <w:r w:rsidR="003D3BBE">
          <w:t>to use it to post in</w:t>
        </w:r>
      </w:ins>
      <w:ins w:id="793" w:author="Tamara Zlender" w:date="2018-11-01T15:55:00Z">
        <w:r w:rsidR="003D3BBE">
          <w:t xml:space="preserve"> </w:t>
        </w:r>
      </w:ins>
      <w:ins w:id="794" w:author="Tamara Zlender" w:date="2018-11-01T15:53:00Z">
        <w:r w:rsidR="003D3BBE">
          <w:t>or</w:t>
        </w:r>
      </w:ins>
      <w:ins w:id="795" w:author="Tamara Zlender" w:date="2018-11-01T15:52:00Z">
        <w:r w:rsidR="00984FEA">
          <w:t xml:space="preserve"> if it doesn’t exist it will</w:t>
        </w:r>
      </w:ins>
      <w:ins w:id="796" w:author="Tamara Zlender" w:date="2018-10-31T13:43:00Z">
        <w:r>
          <w:t xml:space="preserve"> create a new </w:t>
        </w:r>
      </w:ins>
      <w:ins w:id="797" w:author="Tamara Zlender" w:date="2018-10-31T14:14:00Z">
        <w:r w:rsidR="00C9312D">
          <w:t>one</w:t>
        </w:r>
      </w:ins>
      <w:ins w:id="798" w:author="Tamara Zlender" w:date="2018-11-01T15:52:00Z">
        <w:r w:rsidR="003D3BBE">
          <w:t xml:space="preserve"> </w:t>
        </w:r>
      </w:ins>
      <w:ins w:id="799" w:author="Tamara Zlender" w:date="2018-11-01T15:53:00Z">
        <w:r w:rsidR="003D3BBE">
          <w:t>to</w:t>
        </w:r>
      </w:ins>
      <w:ins w:id="800" w:author="Tamara Zlender" w:date="2018-11-01T15:52:00Z">
        <w:r w:rsidR="003D3BBE">
          <w:t xml:space="preserve"> post in.</w:t>
        </w:r>
      </w:ins>
    </w:p>
    <w:p w14:paraId="64A6DFAC" w14:textId="70E2097C" w:rsidR="00A77835" w:rsidDel="003E0536" w:rsidRDefault="00A77835">
      <w:pPr>
        <w:pStyle w:val="BodyText"/>
        <w:spacing w:before="0" w:after="0"/>
        <w:rPr>
          <w:del w:id="801" w:author="Tamara Zlender" w:date="2018-10-31T14:18:00Z"/>
          <w:rStyle w:val="IntenseEmphasis"/>
          <w:rFonts w:ascii="Cambria" w:eastAsia="Cambria" w:hAnsi="Cambria" w:cs="Cambria"/>
          <w:i w:val="0"/>
          <w:iCs w:val="0"/>
          <w:color w:val="auto"/>
          <w:sz w:val="24"/>
        </w:rPr>
        <w:pPrChange w:id="802" w:author="Tamara Zlender" w:date="2018-10-31T14:18:00Z">
          <w:pPr>
            <w:pStyle w:val="BodyText"/>
          </w:pPr>
        </w:pPrChange>
      </w:pPr>
      <w:ins w:id="803" w:author="Tamara Zlender" w:date="2018-10-31T13:43:00Z">
        <w:r>
          <w:lastRenderedPageBreak/>
          <w:t xml:space="preserve">If </w:t>
        </w:r>
        <w:proofErr w:type="spellStart"/>
        <w:r>
          <w:t>channel_name</w:t>
        </w:r>
        <w:proofErr w:type="spellEnd"/>
        <w:r>
          <w:t xml:space="preserve"> </w:t>
        </w:r>
      </w:ins>
      <w:ins w:id="804" w:author="Tamara Zlender" w:date="2018-11-01T15:53:00Z">
        <w:r w:rsidR="003D3BBE">
          <w:t xml:space="preserve">input field </w:t>
        </w:r>
      </w:ins>
      <w:ins w:id="805" w:author="Tamara Zlender" w:date="2018-10-31T13:43:00Z">
        <w:r>
          <w:t>is specified</w:t>
        </w:r>
      </w:ins>
      <w:ins w:id="806" w:author="Tamara Zlender" w:date="2018-10-31T14:15:00Z">
        <w:r w:rsidR="00C9312D">
          <w:t xml:space="preserve"> </w:t>
        </w:r>
      </w:ins>
      <w:ins w:id="807" w:author="Tamara Zlender" w:date="2018-10-31T13:43:00Z">
        <w:r>
          <w:t xml:space="preserve">and there is also </w:t>
        </w:r>
      </w:ins>
      <w:ins w:id="808" w:author="Tamara Zlender" w:date="2018-10-31T14:15:00Z">
        <w:r w:rsidR="00C9312D">
          <w:t xml:space="preserve">an </w:t>
        </w:r>
      </w:ins>
      <w:ins w:id="809" w:author="Tamara Zlender" w:date="2018-10-31T13:43:00Z">
        <w:r>
          <w:t xml:space="preserve">associated channel </w:t>
        </w:r>
      </w:ins>
      <w:ins w:id="810" w:author="Tamara Zlender" w:date="2018-11-01T15:56:00Z">
        <w:r w:rsidR="003D3BBE">
          <w:t xml:space="preserve">– the default channel </w:t>
        </w:r>
      </w:ins>
      <w:ins w:id="811" w:author="Tamara Zlender" w:date="2018-10-31T13:43:00Z">
        <w:r>
          <w:t>fo</w:t>
        </w:r>
      </w:ins>
      <w:ins w:id="812" w:author="Tamara Zlender" w:date="2018-10-31T14:15:00Z">
        <w:r w:rsidR="00C9312D">
          <w:t>u</w:t>
        </w:r>
      </w:ins>
      <w:ins w:id="813" w:author="Tamara Zlender" w:date="2018-10-31T13:43:00Z">
        <w:r>
          <w:t>nd</w:t>
        </w:r>
      </w:ins>
      <w:ins w:id="814" w:author="Tamara Zlender" w:date="2018-10-31T14:15:00Z">
        <w:r w:rsidR="00C9312D">
          <w:t xml:space="preserve"> in </w:t>
        </w:r>
        <w:proofErr w:type="spellStart"/>
        <w:r w:rsidR="00C9312D">
          <w:t>datatable</w:t>
        </w:r>
      </w:ins>
      <w:proofErr w:type="spellEnd"/>
      <w:ins w:id="815" w:author="Tamara Zlender" w:date="2018-10-31T13:43:00Z">
        <w:r>
          <w:t xml:space="preserve">, </w:t>
        </w:r>
      </w:ins>
      <w:ins w:id="816" w:author="Tamara Zlender" w:date="2018-10-31T14:15:00Z">
        <w:r w:rsidR="00C9312D">
          <w:t>function</w:t>
        </w:r>
      </w:ins>
      <w:ins w:id="817" w:author="Tamara Zlender" w:date="2018-10-31T13:43:00Z">
        <w:r>
          <w:t xml:space="preserve"> will ignore the associated</w:t>
        </w:r>
      </w:ins>
      <w:ins w:id="818" w:author="Tamara Zlender" w:date="2018-10-31T14:14:00Z">
        <w:r w:rsidR="00C9312D">
          <w:t xml:space="preserve"> </w:t>
        </w:r>
      </w:ins>
      <w:ins w:id="819" w:author="Tamara Zlender" w:date="2018-10-31T13:43:00Z">
        <w:r>
          <w:t>one and post to the input one</w:t>
        </w:r>
      </w:ins>
      <w:ins w:id="820" w:author="Tamara Zlender" w:date="2018-11-01T15:56:00Z">
        <w:r w:rsidR="003D3BBE">
          <w:t xml:space="preserve"> –</w:t>
        </w:r>
        <w:r w:rsidR="003D3BBE">
          <w:rPr>
            <w:rFonts w:ascii="Helvetica" w:hAnsi="Helvetica" w:cs="Helvetica"/>
          </w:rPr>
          <w:t xml:space="preserve"> separate special channel</w:t>
        </w:r>
      </w:ins>
      <w:bookmarkStart w:id="821" w:name="_GoBack"/>
      <w:bookmarkEnd w:id="821"/>
      <w:ins w:id="822" w:author="Tamara Zlender" w:date="2018-10-31T13:43:00Z">
        <w:r>
          <w:t>.</w:t>
        </w:r>
      </w:ins>
    </w:p>
    <w:p w14:paraId="1BD7E61C" w14:textId="32208ECF" w:rsidR="00531E5C" w:rsidRDefault="00531E5C" w:rsidP="00846C90">
      <w:pPr>
        <w:pStyle w:val="BodyText"/>
        <w:rPr>
          <w:rStyle w:val="IntenseEmphasis"/>
          <w:i w:val="0"/>
          <w:iCs w:val="0"/>
          <w:color w:val="auto"/>
        </w:rPr>
      </w:pPr>
      <w:del w:id="823" w:author="Tamara Zlender" w:date="2018-10-31T14:18:00Z">
        <w:r w:rsidDel="003E0536">
          <w:rPr>
            <w:noProof/>
          </w:rPr>
          <w:drawing>
            <wp:inline distT="0" distB="0" distL="0" distR="0" wp14:anchorId="0CD257B3" wp14:editId="26135CEA">
              <wp:extent cx="5486400" cy="2285365"/>
              <wp:effectExtent l="152400" t="152400" r="330200" b="343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_Shot_2018-04-27_at_3_34_42_PM.png"/>
                      <pic:cNvPicPr/>
                    </pic:nvPicPr>
                    <pic:blipFill>
                      <a:blip r:embed="rId30"/>
                      <a:stretch>
                        <a:fillRect/>
                      </a:stretch>
                    </pic:blipFill>
                    <pic:spPr>
                      <a:xfrm>
                        <a:off x="0" y="0"/>
                        <a:ext cx="5486400" cy="228536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EEEE23D" w14:textId="523D8259" w:rsidR="00531E5C" w:rsidDel="003E0536" w:rsidRDefault="005962E3">
      <w:pPr>
        <w:pStyle w:val="Heading10"/>
        <w:rPr>
          <w:del w:id="824" w:author="Tamara Zlender" w:date="2018-10-31T14:18:00Z"/>
          <w:rStyle w:val="IntenseEmphasis"/>
          <w:i w:val="0"/>
          <w:iCs w:val="0"/>
          <w:color w:val="auto"/>
        </w:rPr>
        <w:pPrChange w:id="825" w:author="Tamara Zlender" w:date="2018-10-31T14:18:00Z">
          <w:pPr>
            <w:pStyle w:val="BodyText"/>
          </w:pPr>
        </w:pPrChange>
      </w:pPr>
      <w:del w:id="826" w:author="Tamara Zlender" w:date="2018-10-31T14:18:00Z">
        <w:r w:rsidDel="003E0536">
          <w:rPr>
            <w:rStyle w:val="IntenseEmphasis"/>
            <w:i w:val="0"/>
            <w:iCs w:val="0"/>
            <w:color w:val="auto"/>
          </w:rPr>
          <w:delText xml:space="preserve">Create Slack Reply – this is an automatic rule </w:delText>
        </w:r>
        <w:r w:rsidR="00834800" w:rsidDel="003E0536">
          <w:rPr>
            <w:rStyle w:val="IntenseEmphasis"/>
            <w:i w:val="0"/>
            <w:iCs w:val="0"/>
            <w:color w:val="auto"/>
          </w:rPr>
          <w:delText xml:space="preserve">that is </w:delText>
        </w:r>
        <w:r w:rsidDel="003E0536">
          <w:rPr>
            <w:rStyle w:val="IntenseEmphasis"/>
            <w:i w:val="0"/>
            <w:iCs w:val="0"/>
            <w:color w:val="auto"/>
          </w:rPr>
          <w:delText>triggered when a note is added to an incident already posted to Slack. When the slack_thread_id is used, the slack display show</w:delText>
        </w:r>
        <w:r w:rsidR="00834800" w:rsidDel="003E0536">
          <w:rPr>
            <w:rStyle w:val="IntenseEmphasis"/>
            <w:i w:val="0"/>
            <w:iCs w:val="0"/>
            <w:color w:val="auto"/>
          </w:rPr>
          <w:delText>s</w:delText>
        </w:r>
        <w:r w:rsidDel="003E0536">
          <w:rPr>
            <w:rStyle w:val="IntenseEmphasis"/>
            <w:i w:val="0"/>
            <w:iCs w:val="0"/>
            <w:color w:val="auto"/>
          </w:rPr>
          <w:delText xml:space="preserve"> the new note and its reply to the </w:delText>
        </w:r>
        <w:r w:rsidR="00C919F8" w:rsidDel="003E0536">
          <w:rPr>
            <w:rStyle w:val="IntenseEmphasis"/>
            <w:i w:val="0"/>
            <w:iCs w:val="0"/>
            <w:color w:val="auto"/>
          </w:rPr>
          <w:delText>posted</w:delText>
        </w:r>
        <w:r w:rsidDel="003E0536">
          <w:rPr>
            <w:rStyle w:val="IntenseEmphasis"/>
            <w:i w:val="0"/>
            <w:iCs w:val="0"/>
            <w:color w:val="auto"/>
          </w:rPr>
          <w:delText xml:space="preserve"> incident</w:delText>
        </w:r>
        <w:r w:rsidR="00C53E1C" w:rsidDel="003E0536">
          <w:rPr>
            <w:rStyle w:val="IntenseEmphasis"/>
            <w:i w:val="0"/>
            <w:iCs w:val="0"/>
            <w:color w:val="auto"/>
          </w:rPr>
          <w:delText xml:space="preserve"> conversation.</w:delText>
        </w:r>
      </w:del>
    </w:p>
    <w:p w14:paraId="75058D1A" w14:textId="11E00C50" w:rsidR="00C53E1C" w:rsidRPr="00846C90" w:rsidDel="003E0536" w:rsidRDefault="00C53E1C">
      <w:pPr>
        <w:pStyle w:val="Heading10"/>
        <w:rPr>
          <w:del w:id="827" w:author="Tamara Zlender" w:date="2018-10-31T14:18:00Z"/>
          <w:rStyle w:val="IntenseEmphasis"/>
          <w:rFonts w:ascii="Cambria" w:eastAsia="Cambria" w:hAnsi="Cambria" w:cs="Cambria"/>
          <w:i w:val="0"/>
          <w:iCs w:val="0"/>
          <w:color w:val="auto"/>
          <w:sz w:val="24"/>
        </w:rPr>
        <w:pPrChange w:id="828" w:author="Tamara Zlender" w:date="2018-10-31T14:18:00Z">
          <w:pPr>
            <w:pStyle w:val="BodyText"/>
          </w:pPr>
        </w:pPrChange>
      </w:pPr>
      <w:del w:id="829" w:author="Tamara Zlender" w:date="2018-10-31T14:18:00Z">
        <w:r w:rsidDel="003E0536">
          <w:rPr>
            <w:b w:val="0"/>
            <w:noProof/>
          </w:rPr>
          <w:drawing>
            <wp:inline distT="0" distB="0" distL="0" distR="0" wp14:anchorId="02DD0FD8" wp14:editId="5B450CC1">
              <wp:extent cx="5486400" cy="2468880"/>
              <wp:effectExtent l="152400" t="152400" r="330200" b="3378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_Shot_2018-04-27_at_3_49_07_PM.png"/>
                      <pic:cNvPicPr/>
                    </pic:nvPicPr>
                    <pic:blipFill>
                      <a:blip r:embed="rId31"/>
                      <a:stretch>
                        <a:fillRect/>
                      </a:stretch>
                    </pic:blipFill>
                    <pic:spPr>
                      <a:xfrm>
                        <a:off x="0" y="0"/>
                        <a:ext cx="5486400" cy="2468880"/>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50B3615E" w14:textId="7E238621" w:rsidR="00C951A3" w:rsidRPr="00601DA7" w:rsidRDefault="00C951A3" w:rsidP="004B5A5D">
      <w:pPr>
        <w:pStyle w:val="Heading10"/>
      </w:pPr>
      <w:r>
        <w:t>Troubleshooting</w:t>
      </w:r>
      <w:bookmarkEnd w:id="37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63DEE88D"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830" w:name="_Toc510253274"/>
      <w:r>
        <w:t>Support</w:t>
      </w:r>
      <w:bookmarkEnd w:id="830"/>
    </w:p>
    <w:p w14:paraId="73FFB229" w14:textId="77777777" w:rsidR="00BC7548" w:rsidRDefault="00BC7548" w:rsidP="00BC7548">
      <w:pPr>
        <w:pStyle w:val="BodyText"/>
        <w:keepNext/>
      </w:pPr>
      <w:r w:rsidRPr="00722240">
        <w:t xml:space="preserve">For additional support, contact </w:t>
      </w:r>
      <w:hyperlink r:id="rId32">
        <w:r w:rsidRPr="00722240">
          <w:rPr>
            <w:rStyle w:val="Hyperlink"/>
          </w:rPr>
          <w:t>support@resilientsystems.com</w:t>
        </w:r>
      </w:hyperlink>
      <w:r w:rsidRPr="00722240">
        <w:t>.</w:t>
      </w:r>
    </w:p>
    <w:p w14:paraId="601EFECA" w14:textId="442B3E81" w:rsidR="00B94292" w:rsidRPr="00D945E8" w:rsidRDefault="00BC7548" w:rsidP="00D945E8">
      <w:pPr>
        <w:pStyle w:val="BodyText"/>
      </w:pPr>
      <w:r>
        <w:t xml:space="preserve">Including relevant </w:t>
      </w:r>
      <w:r w:rsidRPr="00883063">
        <w:t>information</w:t>
      </w:r>
      <w:r>
        <w:t xml:space="preserve"> from the log files will help us resolve your issue.</w:t>
      </w:r>
    </w:p>
    <w:sectPr w:rsidR="00B94292" w:rsidRPr="00D945E8" w:rsidSect="00AC02E1">
      <w:headerReference w:type="even" r:id="rId33"/>
      <w:headerReference w:type="default" r:id="rId34"/>
      <w:footerReference w:type="even" r:id="rId35"/>
      <w:footerReference w:type="default" r:id="rId36"/>
      <w:headerReference w:type="first" r:id="rId37"/>
      <w:footerReference w:type="first" r:id="rId38"/>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A9714" w14:textId="77777777" w:rsidR="00EF6987" w:rsidRDefault="00EF6987">
      <w:r>
        <w:separator/>
      </w:r>
    </w:p>
  </w:endnote>
  <w:endnote w:type="continuationSeparator" w:id="0">
    <w:p w14:paraId="1C7E5C62" w14:textId="77777777" w:rsidR="00EF6987" w:rsidRDefault="00EF6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E0536" w:rsidRDefault="003E05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E0536" w:rsidRDefault="003E0536">
    <w:pPr>
      <w:pStyle w:val="Normal1"/>
      <w:tabs>
        <w:tab w:val="center" w:pos="4680"/>
        <w:tab w:val="right" w:pos="9360"/>
      </w:tabs>
    </w:pPr>
  </w:p>
  <w:p w14:paraId="32410A79" w14:textId="77777777" w:rsidR="003E0536" w:rsidRPr="006609E6" w:rsidRDefault="003E0536">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Pr>
        <w:noProof/>
        <w:sz w:val="18"/>
        <w:szCs w:val="18"/>
      </w:rPr>
      <w:t>8</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E0536" w:rsidRPr="001F76F9" w:rsidRDefault="003E0536"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E0536" w:rsidRPr="001F76F9" w:rsidRDefault="003E0536"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E0536" w:rsidRDefault="003E0536"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E0536" w:rsidRPr="001F76F9" w:rsidRDefault="003E0536"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1E56C" w14:textId="77777777" w:rsidR="00EF6987" w:rsidRDefault="00EF6987">
      <w:r>
        <w:separator/>
      </w:r>
    </w:p>
  </w:footnote>
  <w:footnote w:type="continuationSeparator" w:id="0">
    <w:p w14:paraId="5F9E7919" w14:textId="77777777" w:rsidR="00EF6987" w:rsidRDefault="00EF6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E0536" w:rsidRDefault="003E05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E0536" w:rsidRDefault="003E05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E0536" w:rsidRDefault="003E05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DE12E2"/>
    <w:multiLevelType w:val="hybridMultilevel"/>
    <w:tmpl w:val="428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7105"/>
    <w:multiLevelType w:val="hybridMultilevel"/>
    <w:tmpl w:val="2FEA83D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9"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002DD"/>
    <w:multiLevelType w:val="hybridMultilevel"/>
    <w:tmpl w:val="0926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66168E"/>
    <w:multiLevelType w:val="hybridMultilevel"/>
    <w:tmpl w:val="684C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AB0C95"/>
    <w:multiLevelType w:val="hybridMultilevel"/>
    <w:tmpl w:val="AF0AAF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977313"/>
    <w:multiLevelType w:val="hybridMultilevel"/>
    <w:tmpl w:val="342A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D34F3A"/>
    <w:multiLevelType w:val="hybridMultilevel"/>
    <w:tmpl w:val="761C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85C0AA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2"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2"/>
  </w:num>
  <w:num w:numId="4">
    <w:abstractNumId w:val="29"/>
  </w:num>
  <w:num w:numId="5">
    <w:abstractNumId w:val="31"/>
  </w:num>
  <w:num w:numId="6">
    <w:abstractNumId w:val="15"/>
  </w:num>
  <w:num w:numId="7">
    <w:abstractNumId w:val="26"/>
  </w:num>
  <w:num w:numId="8">
    <w:abstractNumId w:val="7"/>
  </w:num>
  <w:num w:numId="9">
    <w:abstractNumId w:val="27"/>
  </w:num>
  <w:num w:numId="10">
    <w:abstractNumId w:val="21"/>
  </w:num>
  <w:num w:numId="11">
    <w:abstractNumId w:val="9"/>
  </w:num>
  <w:num w:numId="12">
    <w:abstractNumId w:val="25"/>
  </w:num>
  <w:num w:numId="13">
    <w:abstractNumId w:val="32"/>
  </w:num>
  <w:num w:numId="14">
    <w:abstractNumId w:val="17"/>
  </w:num>
  <w:num w:numId="15">
    <w:abstractNumId w:val="28"/>
  </w:num>
  <w:num w:numId="16">
    <w:abstractNumId w:val="0"/>
  </w:num>
  <w:num w:numId="17">
    <w:abstractNumId w:val="4"/>
  </w:num>
  <w:num w:numId="18">
    <w:abstractNumId w:val="28"/>
  </w:num>
  <w:num w:numId="19">
    <w:abstractNumId w:val="28"/>
  </w:num>
  <w:num w:numId="20">
    <w:abstractNumId w:val="28"/>
  </w:num>
  <w:num w:numId="21">
    <w:abstractNumId w:val="28"/>
  </w:num>
  <w:num w:numId="22">
    <w:abstractNumId w:val="28"/>
  </w:num>
  <w:num w:numId="23">
    <w:abstractNumId w:val="20"/>
  </w:num>
  <w:num w:numId="24">
    <w:abstractNumId w:val="3"/>
  </w:num>
  <w:num w:numId="25">
    <w:abstractNumId w:val="22"/>
  </w:num>
  <w:num w:numId="26">
    <w:abstractNumId w:val="12"/>
  </w:num>
  <w:num w:numId="27">
    <w:abstractNumId w:val="23"/>
  </w:num>
  <w:num w:numId="28">
    <w:abstractNumId w:val="1"/>
  </w:num>
  <w:num w:numId="29">
    <w:abstractNumId w:val="24"/>
  </w:num>
  <w:num w:numId="30">
    <w:abstractNumId w:val="6"/>
  </w:num>
  <w:num w:numId="31">
    <w:abstractNumId w:val="10"/>
  </w:num>
  <w:num w:numId="32">
    <w:abstractNumId w:val="18"/>
  </w:num>
  <w:num w:numId="33">
    <w:abstractNumId w:val="14"/>
  </w:num>
  <w:num w:numId="34">
    <w:abstractNumId w:val="5"/>
  </w:num>
  <w:num w:numId="35">
    <w:abstractNumId w:val="13"/>
  </w:num>
  <w:num w:numId="36">
    <w:abstractNumId w:val="8"/>
  </w:num>
  <w:num w:numId="37">
    <w:abstractNumId w:val="11"/>
  </w:num>
  <w:num w:numId="3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ara Zlender">
    <w15:presenceInfo w15:providerId="Windows Live" w15:userId="9e381da2-9f3d-48c9-ad1b-fd4b7b8243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07947"/>
    <w:rsid w:val="00023089"/>
    <w:rsid w:val="000265E5"/>
    <w:rsid w:val="00067589"/>
    <w:rsid w:val="00085AB1"/>
    <w:rsid w:val="000964E8"/>
    <w:rsid w:val="00097C36"/>
    <w:rsid w:val="000A010A"/>
    <w:rsid w:val="000A3F06"/>
    <w:rsid w:val="000A79F3"/>
    <w:rsid w:val="000B0A15"/>
    <w:rsid w:val="000B487D"/>
    <w:rsid w:val="000C41D1"/>
    <w:rsid w:val="000C569C"/>
    <w:rsid w:val="000D13A5"/>
    <w:rsid w:val="000D6E09"/>
    <w:rsid w:val="000D7077"/>
    <w:rsid w:val="000E3893"/>
    <w:rsid w:val="000F3B7D"/>
    <w:rsid w:val="000F5544"/>
    <w:rsid w:val="00131A3E"/>
    <w:rsid w:val="0013762E"/>
    <w:rsid w:val="00144B78"/>
    <w:rsid w:val="001556DF"/>
    <w:rsid w:val="00171F46"/>
    <w:rsid w:val="0017358A"/>
    <w:rsid w:val="00174021"/>
    <w:rsid w:val="001941C1"/>
    <w:rsid w:val="001B086B"/>
    <w:rsid w:val="001C3E34"/>
    <w:rsid w:val="001C529E"/>
    <w:rsid w:val="001C730F"/>
    <w:rsid w:val="001C745C"/>
    <w:rsid w:val="001D7DD5"/>
    <w:rsid w:val="001E4F55"/>
    <w:rsid w:val="001E56DA"/>
    <w:rsid w:val="001F6AD0"/>
    <w:rsid w:val="001F76F9"/>
    <w:rsid w:val="00221B38"/>
    <w:rsid w:val="00244249"/>
    <w:rsid w:val="00246418"/>
    <w:rsid w:val="002549C5"/>
    <w:rsid w:val="00254E9F"/>
    <w:rsid w:val="0025598A"/>
    <w:rsid w:val="00272C1D"/>
    <w:rsid w:val="00274C9C"/>
    <w:rsid w:val="002750DE"/>
    <w:rsid w:val="00277D8F"/>
    <w:rsid w:val="00280676"/>
    <w:rsid w:val="00281A79"/>
    <w:rsid w:val="00287BA6"/>
    <w:rsid w:val="002909D3"/>
    <w:rsid w:val="002965D4"/>
    <w:rsid w:val="002975BF"/>
    <w:rsid w:val="002A4CD0"/>
    <w:rsid w:val="002A645C"/>
    <w:rsid w:val="002B0864"/>
    <w:rsid w:val="002D6C32"/>
    <w:rsid w:val="002D758C"/>
    <w:rsid w:val="002F1AF6"/>
    <w:rsid w:val="00300958"/>
    <w:rsid w:val="0030433E"/>
    <w:rsid w:val="00304962"/>
    <w:rsid w:val="00305AE4"/>
    <w:rsid w:val="00311C3D"/>
    <w:rsid w:val="00333CE5"/>
    <w:rsid w:val="00333FF1"/>
    <w:rsid w:val="003576AE"/>
    <w:rsid w:val="0037127E"/>
    <w:rsid w:val="0037548C"/>
    <w:rsid w:val="00377074"/>
    <w:rsid w:val="003827E2"/>
    <w:rsid w:val="003A3728"/>
    <w:rsid w:val="003C039E"/>
    <w:rsid w:val="003C446B"/>
    <w:rsid w:val="003C79BA"/>
    <w:rsid w:val="003D337E"/>
    <w:rsid w:val="003D3BBE"/>
    <w:rsid w:val="003E0536"/>
    <w:rsid w:val="003F31D5"/>
    <w:rsid w:val="00411ED8"/>
    <w:rsid w:val="00416FB3"/>
    <w:rsid w:val="004207ED"/>
    <w:rsid w:val="00421B92"/>
    <w:rsid w:val="00427E12"/>
    <w:rsid w:val="004507E1"/>
    <w:rsid w:val="00461F98"/>
    <w:rsid w:val="00465106"/>
    <w:rsid w:val="004737AC"/>
    <w:rsid w:val="004762FF"/>
    <w:rsid w:val="004865E2"/>
    <w:rsid w:val="00487DE5"/>
    <w:rsid w:val="004B43CC"/>
    <w:rsid w:val="004B5A5D"/>
    <w:rsid w:val="004B7B73"/>
    <w:rsid w:val="004D4BA3"/>
    <w:rsid w:val="004E620A"/>
    <w:rsid w:val="004F3D29"/>
    <w:rsid w:val="004F6CA4"/>
    <w:rsid w:val="00512874"/>
    <w:rsid w:val="00521C91"/>
    <w:rsid w:val="00530E89"/>
    <w:rsid w:val="00531E5C"/>
    <w:rsid w:val="00535CC2"/>
    <w:rsid w:val="00537786"/>
    <w:rsid w:val="00541667"/>
    <w:rsid w:val="005463E6"/>
    <w:rsid w:val="00560624"/>
    <w:rsid w:val="00563F65"/>
    <w:rsid w:val="00564EE3"/>
    <w:rsid w:val="005736C8"/>
    <w:rsid w:val="00576010"/>
    <w:rsid w:val="00577ABA"/>
    <w:rsid w:val="005910DF"/>
    <w:rsid w:val="00591526"/>
    <w:rsid w:val="005962E3"/>
    <w:rsid w:val="005A2F5E"/>
    <w:rsid w:val="005B2FB3"/>
    <w:rsid w:val="005C25D9"/>
    <w:rsid w:val="005C3FDE"/>
    <w:rsid w:val="005C4FB2"/>
    <w:rsid w:val="005D1DBF"/>
    <w:rsid w:val="005E11FD"/>
    <w:rsid w:val="005E3B04"/>
    <w:rsid w:val="005F1319"/>
    <w:rsid w:val="005F2769"/>
    <w:rsid w:val="00617DC3"/>
    <w:rsid w:val="00622DFB"/>
    <w:rsid w:val="00622FC1"/>
    <w:rsid w:val="00623A24"/>
    <w:rsid w:val="00653591"/>
    <w:rsid w:val="00655429"/>
    <w:rsid w:val="006609E6"/>
    <w:rsid w:val="00662ABF"/>
    <w:rsid w:val="006718DB"/>
    <w:rsid w:val="00681205"/>
    <w:rsid w:val="006A059D"/>
    <w:rsid w:val="006B52CC"/>
    <w:rsid w:val="006C6AAB"/>
    <w:rsid w:val="006D1D80"/>
    <w:rsid w:val="006D5546"/>
    <w:rsid w:val="006D5CCF"/>
    <w:rsid w:val="006E43E8"/>
    <w:rsid w:val="006F6EBB"/>
    <w:rsid w:val="00704ACA"/>
    <w:rsid w:val="00707349"/>
    <w:rsid w:val="00715805"/>
    <w:rsid w:val="00720E6E"/>
    <w:rsid w:val="00723252"/>
    <w:rsid w:val="007254EA"/>
    <w:rsid w:val="007346C6"/>
    <w:rsid w:val="00736175"/>
    <w:rsid w:val="00753DC6"/>
    <w:rsid w:val="00754549"/>
    <w:rsid w:val="007567B9"/>
    <w:rsid w:val="00762A32"/>
    <w:rsid w:val="007744AC"/>
    <w:rsid w:val="0078088F"/>
    <w:rsid w:val="007A3DBC"/>
    <w:rsid w:val="007D11A5"/>
    <w:rsid w:val="007D19E6"/>
    <w:rsid w:val="007D7B5C"/>
    <w:rsid w:val="007E4A6E"/>
    <w:rsid w:val="00802DF4"/>
    <w:rsid w:val="00804B72"/>
    <w:rsid w:val="00811ACF"/>
    <w:rsid w:val="00814A14"/>
    <w:rsid w:val="00816EA8"/>
    <w:rsid w:val="00821649"/>
    <w:rsid w:val="00833879"/>
    <w:rsid w:val="0083469A"/>
    <w:rsid w:val="00834800"/>
    <w:rsid w:val="008434CF"/>
    <w:rsid w:val="00846C90"/>
    <w:rsid w:val="008559EA"/>
    <w:rsid w:val="00866DA4"/>
    <w:rsid w:val="008717DC"/>
    <w:rsid w:val="00874713"/>
    <w:rsid w:val="00877C21"/>
    <w:rsid w:val="008A050B"/>
    <w:rsid w:val="008A31F5"/>
    <w:rsid w:val="008B73D2"/>
    <w:rsid w:val="008C122C"/>
    <w:rsid w:val="008D2369"/>
    <w:rsid w:val="008D427F"/>
    <w:rsid w:val="008D7A7F"/>
    <w:rsid w:val="008E4C05"/>
    <w:rsid w:val="008E5CC4"/>
    <w:rsid w:val="008F4E84"/>
    <w:rsid w:val="008F7B8A"/>
    <w:rsid w:val="00905258"/>
    <w:rsid w:val="009077EB"/>
    <w:rsid w:val="00911649"/>
    <w:rsid w:val="0091484A"/>
    <w:rsid w:val="0091653F"/>
    <w:rsid w:val="00960404"/>
    <w:rsid w:val="009612E6"/>
    <w:rsid w:val="00967F16"/>
    <w:rsid w:val="00973236"/>
    <w:rsid w:val="009737CF"/>
    <w:rsid w:val="00984FEA"/>
    <w:rsid w:val="009A2406"/>
    <w:rsid w:val="009A711B"/>
    <w:rsid w:val="009C0206"/>
    <w:rsid w:val="009D639D"/>
    <w:rsid w:val="009E19B0"/>
    <w:rsid w:val="009E2819"/>
    <w:rsid w:val="009E5992"/>
    <w:rsid w:val="009F3AD3"/>
    <w:rsid w:val="00A161A6"/>
    <w:rsid w:val="00A45E58"/>
    <w:rsid w:val="00A50A0D"/>
    <w:rsid w:val="00A625F3"/>
    <w:rsid w:val="00A63B0A"/>
    <w:rsid w:val="00A64DAE"/>
    <w:rsid w:val="00A64F6E"/>
    <w:rsid w:val="00A65FED"/>
    <w:rsid w:val="00A71A39"/>
    <w:rsid w:val="00A734E7"/>
    <w:rsid w:val="00A752FC"/>
    <w:rsid w:val="00A77835"/>
    <w:rsid w:val="00AA0158"/>
    <w:rsid w:val="00AB2F66"/>
    <w:rsid w:val="00AC02E1"/>
    <w:rsid w:val="00AC1006"/>
    <w:rsid w:val="00AC5E54"/>
    <w:rsid w:val="00AF2A63"/>
    <w:rsid w:val="00AF3DF3"/>
    <w:rsid w:val="00B12769"/>
    <w:rsid w:val="00B13957"/>
    <w:rsid w:val="00B17E46"/>
    <w:rsid w:val="00B535CD"/>
    <w:rsid w:val="00B92D6D"/>
    <w:rsid w:val="00B94292"/>
    <w:rsid w:val="00BA612C"/>
    <w:rsid w:val="00BC340E"/>
    <w:rsid w:val="00BC7548"/>
    <w:rsid w:val="00BD080D"/>
    <w:rsid w:val="00BD235A"/>
    <w:rsid w:val="00BD63CB"/>
    <w:rsid w:val="00BF76AC"/>
    <w:rsid w:val="00C02368"/>
    <w:rsid w:val="00C0546B"/>
    <w:rsid w:val="00C07E76"/>
    <w:rsid w:val="00C13E76"/>
    <w:rsid w:val="00C1563D"/>
    <w:rsid w:val="00C2023A"/>
    <w:rsid w:val="00C24305"/>
    <w:rsid w:val="00C25D91"/>
    <w:rsid w:val="00C30858"/>
    <w:rsid w:val="00C35742"/>
    <w:rsid w:val="00C53E1C"/>
    <w:rsid w:val="00C542CC"/>
    <w:rsid w:val="00C772DD"/>
    <w:rsid w:val="00C80D30"/>
    <w:rsid w:val="00C91291"/>
    <w:rsid w:val="00C919F8"/>
    <w:rsid w:val="00C9312D"/>
    <w:rsid w:val="00C951A3"/>
    <w:rsid w:val="00CA23B7"/>
    <w:rsid w:val="00CB0BFE"/>
    <w:rsid w:val="00CB3883"/>
    <w:rsid w:val="00CC01C7"/>
    <w:rsid w:val="00CC329C"/>
    <w:rsid w:val="00CC727F"/>
    <w:rsid w:val="00CD1D65"/>
    <w:rsid w:val="00CD67F5"/>
    <w:rsid w:val="00CE49E6"/>
    <w:rsid w:val="00CF0DBA"/>
    <w:rsid w:val="00D239BD"/>
    <w:rsid w:val="00D340FE"/>
    <w:rsid w:val="00D43003"/>
    <w:rsid w:val="00D53CC1"/>
    <w:rsid w:val="00D54F85"/>
    <w:rsid w:val="00D56144"/>
    <w:rsid w:val="00D83674"/>
    <w:rsid w:val="00D85EFC"/>
    <w:rsid w:val="00D86C36"/>
    <w:rsid w:val="00D9114A"/>
    <w:rsid w:val="00D911DE"/>
    <w:rsid w:val="00D945E8"/>
    <w:rsid w:val="00D975A6"/>
    <w:rsid w:val="00DA0110"/>
    <w:rsid w:val="00DA3071"/>
    <w:rsid w:val="00DB705D"/>
    <w:rsid w:val="00DB723F"/>
    <w:rsid w:val="00DD1C53"/>
    <w:rsid w:val="00E036F8"/>
    <w:rsid w:val="00E05614"/>
    <w:rsid w:val="00E06907"/>
    <w:rsid w:val="00E22372"/>
    <w:rsid w:val="00E2762C"/>
    <w:rsid w:val="00E32539"/>
    <w:rsid w:val="00E3310F"/>
    <w:rsid w:val="00E3616F"/>
    <w:rsid w:val="00E41A7D"/>
    <w:rsid w:val="00E42EA1"/>
    <w:rsid w:val="00E44BC6"/>
    <w:rsid w:val="00E47B45"/>
    <w:rsid w:val="00E5206D"/>
    <w:rsid w:val="00E71463"/>
    <w:rsid w:val="00E84C6C"/>
    <w:rsid w:val="00E947A6"/>
    <w:rsid w:val="00EA1454"/>
    <w:rsid w:val="00EA57C8"/>
    <w:rsid w:val="00EB2971"/>
    <w:rsid w:val="00EC08EB"/>
    <w:rsid w:val="00EC4648"/>
    <w:rsid w:val="00ED0DEC"/>
    <w:rsid w:val="00EE1A56"/>
    <w:rsid w:val="00EE31B7"/>
    <w:rsid w:val="00EF1BC9"/>
    <w:rsid w:val="00EF3856"/>
    <w:rsid w:val="00EF6987"/>
    <w:rsid w:val="00F01D4F"/>
    <w:rsid w:val="00F25172"/>
    <w:rsid w:val="00F33F4A"/>
    <w:rsid w:val="00F34EDD"/>
    <w:rsid w:val="00F37FA8"/>
    <w:rsid w:val="00F4263F"/>
    <w:rsid w:val="00F50C71"/>
    <w:rsid w:val="00F6002E"/>
    <w:rsid w:val="00F64A7A"/>
    <w:rsid w:val="00F8271D"/>
    <w:rsid w:val="00F93F26"/>
    <w:rsid w:val="00FA2949"/>
    <w:rsid w:val="00FA5655"/>
    <w:rsid w:val="00FA797E"/>
    <w:rsid w:val="00FB0D82"/>
    <w:rsid w:val="00FB1F8D"/>
    <w:rsid w:val="00FB594C"/>
    <w:rsid w:val="00FC3890"/>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UnresolvedMention2">
    <w:name w:val="Unresolved Mention2"/>
    <w:basedOn w:val="DefaultParagraphFont"/>
    <w:uiPriority w:val="99"/>
    <w:semiHidden/>
    <w:unhideWhenUsed/>
    <w:rsid w:val="008C122C"/>
    <w:rPr>
      <w:color w:val="808080"/>
      <w:shd w:val="clear" w:color="auto" w:fill="E6E6E6"/>
    </w:rPr>
  </w:style>
  <w:style w:type="paragraph" w:styleId="NormalWeb">
    <w:name w:val="Normal (Web)"/>
    <w:basedOn w:val="Normal"/>
    <w:uiPriority w:val="99"/>
    <w:unhideWhenUsed/>
    <w:rsid w:val="007E4A6E"/>
    <w:pPr>
      <w:spacing w:before="100" w:beforeAutospacing="1" w:after="100" w:afterAutospacing="1"/>
    </w:pPr>
    <w:rPr>
      <w:rFonts w:ascii="Times New Roman" w:eastAsia="Times New Roman" w:hAnsi="Times New Roman" w:cs="Times New Roman"/>
      <w:color w:val="auto"/>
    </w:rPr>
  </w:style>
  <w:style w:type="character" w:styleId="UnresolvedMention">
    <w:name w:val="Unresolved Mention"/>
    <w:basedOn w:val="DefaultParagraphFont"/>
    <w:uiPriority w:val="99"/>
    <w:semiHidden/>
    <w:unhideWhenUsed/>
    <w:rsid w:val="00BF76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559">
      <w:bodyDiv w:val="1"/>
      <w:marLeft w:val="0"/>
      <w:marRight w:val="0"/>
      <w:marTop w:val="0"/>
      <w:marBottom w:val="0"/>
      <w:divBdr>
        <w:top w:val="none" w:sz="0" w:space="0" w:color="auto"/>
        <w:left w:val="none" w:sz="0" w:space="0" w:color="auto"/>
        <w:bottom w:val="none" w:sz="0" w:space="0" w:color="auto"/>
        <w:right w:val="none" w:sz="0" w:space="0" w:color="auto"/>
      </w:divBdr>
    </w:div>
    <w:div w:id="50423362">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70107211">
      <w:bodyDiv w:val="1"/>
      <w:marLeft w:val="0"/>
      <w:marRight w:val="0"/>
      <w:marTop w:val="0"/>
      <w:marBottom w:val="0"/>
      <w:divBdr>
        <w:top w:val="none" w:sz="0" w:space="0" w:color="auto"/>
        <w:left w:val="none" w:sz="0" w:space="0" w:color="auto"/>
        <w:bottom w:val="none" w:sz="0" w:space="0" w:color="auto"/>
        <w:right w:val="none" w:sz="0" w:space="0" w:color="auto"/>
      </w:divBdr>
    </w:div>
    <w:div w:id="42607550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698049137">
      <w:bodyDiv w:val="1"/>
      <w:marLeft w:val="0"/>
      <w:marRight w:val="0"/>
      <w:marTop w:val="0"/>
      <w:marBottom w:val="0"/>
      <w:divBdr>
        <w:top w:val="none" w:sz="0" w:space="0" w:color="auto"/>
        <w:left w:val="none" w:sz="0" w:space="0" w:color="auto"/>
        <w:bottom w:val="none" w:sz="0" w:space="0" w:color="auto"/>
        <w:right w:val="none" w:sz="0" w:space="0" w:color="auto"/>
      </w:divBdr>
    </w:div>
    <w:div w:id="774402477">
      <w:bodyDiv w:val="1"/>
      <w:marLeft w:val="0"/>
      <w:marRight w:val="0"/>
      <w:marTop w:val="0"/>
      <w:marBottom w:val="0"/>
      <w:divBdr>
        <w:top w:val="none" w:sz="0" w:space="0" w:color="auto"/>
        <w:left w:val="none" w:sz="0" w:space="0" w:color="auto"/>
        <w:bottom w:val="none" w:sz="0" w:space="0" w:color="auto"/>
        <w:right w:val="none" w:sz="0" w:space="0" w:color="auto"/>
      </w:divBdr>
    </w:div>
    <w:div w:id="85997580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23908356">
      <w:bodyDiv w:val="1"/>
      <w:marLeft w:val="0"/>
      <w:marRight w:val="0"/>
      <w:marTop w:val="0"/>
      <w:marBottom w:val="0"/>
      <w:divBdr>
        <w:top w:val="none" w:sz="0" w:space="0" w:color="auto"/>
        <w:left w:val="none" w:sz="0" w:space="0" w:color="auto"/>
        <w:bottom w:val="none" w:sz="0" w:space="0" w:color="auto"/>
        <w:right w:val="none" w:sz="0" w:space="0" w:color="auto"/>
      </w:divBdr>
    </w:div>
    <w:div w:id="1340043061">
      <w:bodyDiv w:val="1"/>
      <w:marLeft w:val="0"/>
      <w:marRight w:val="0"/>
      <w:marTop w:val="0"/>
      <w:marBottom w:val="0"/>
      <w:divBdr>
        <w:top w:val="none" w:sz="0" w:space="0" w:color="auto"/>
        <w:left w:val="none" w:sz="0" w:space="0" w:color="auto"/>
        <w:bottom w:val="none" w:sz="0" w:space="0" w:color="auto"/>
        <w:right w:val="none" w:sz="0" w:space="0" w:color="auto"/>
      </w:divBdr>
    </w:div>
    <w:div w:id="1344475807">
      <w:bodyDiv w:val="1"/>
      <w:marLeft w:val="0"/>
      <w:marRight w:val="0"/>
      <w:marTop w:val="0"/>
      <w:marBottom w:val="0"/>
      <w:divBdr>
        <w:top w:val="none" w:sz="0" w:space="0" w:color="auto"/>
        <w:left w:val="none" w:sz="0" w:space="0" w:color="auto"/>
        <w:bottom w:val="none" w:sz="0" w:space="0" w:color="auto"/>
        <w:right w:val="none" w:sz="0" w:space="0" w:color="auto"/>
      </w:divBdr>
    </w:div>
    <w:div w:id="1345551984">
      <w:bodyDiv w:val="1"/>
      <w:marLeft w:val="0"/>
      <w:marRight w:val="0"/>
      <w:marTop w:val="0"/>
      <w:marBottom w:val="0"/>
      <w:divBdr>
        <w:top w:val="none" w:sz="0" w:space="0" w:color="auto"/>
        <w:left w:val="none" w:sz="0" w:space="0" w:color="auto"/>
        <w:bottom w:val="none" w:sz="0" w:space="0" w:color="auto"/>
        <w:right w:val="none" w:sz="0" w:space="0" w:color="auto"/>
      </w:divBdr>
    </w:div>
    <w:div w:id="1570117814">
      <w:bodyDiv w:val="1"/>
      <w:marLeft w:val="0"/>
      <w:marRight w:val="0"/>
      <w:marTop w:val="0"/>
      <w:marBottom w:val="0"/>
      <w:divBdr>
        <w:top w:val="none" w:sz="0" w:space="0" w:color="auto"/>
        <w:left w:val="none" w:sz="0" w:space="0" w:color="auto"/>
        <w:bottom w:val="none" w:sz="0" w:space="0" w:color="auto"/>
        <w:right w:val="none" w:sz="0" w:space="0" w:color="auto"/>
      </w:divBdr>
    </w:div>
    <w:div w:id="1670906952">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925841973">
      <w:bodyDiv w:val="1"/>
      <w:marLeft w:val="0"/>
      <w:marRight w:val="0"/>
      <w:marTop w:val="0"/>
      <w:marBottom w:val="0"/>
      <w:divBdr>
        <w:top w:val="none" w:sz="0" w:space="0" w:color="auto"/>
        <w:left w:val="none" w:sz="0" w:space="0" w:color="auto"/>
        <w:bottom w:val="none" w:sz="0" w:space="0" w:color="auto"/>
        <w:right w:val="none" w:sz="0" w:space="0" w:color="auto"/>
      </w:divBdr>
    </w:div>
    <w:div w:id="1961758220">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144761976">
      <w:bodyDiv w:val="1"/>
      <w:marLeft w:val="0"/>
      <w:marRight w:val="0"/>
      <w:marTop w:val="0"/>
      <w:marBottom w:val="0"/>
      <w:divBdr>
        <w:top w:val="none" w:sz="0" w:space="0" w:color="auto"/>
        <w:left w:val="none" w:sz="0" w:space="0" w:color="auto"/>
        <w:bottom w:val="none" w:sz="0" w:space="0" w:color="auto"/>
        <w:right w:val="none" w:sz="0" w:space="0" w:color="auto"/>
      </w:divBdr>
      <w:divsChild>
        <w:div w:id="1038433417">
          <w:marLeft w:val="0"/>
          <w:marRight w:val="0"/>
          <w:marTop w:val="0"/>
          <w:marBottom w:val="0"/>
          <w:divBdr>
            <w:top w:val="none" w:sz="0" w:space="0" w:color="auto"/>
            <w:left w:val="none" w:sz="0" w:space="0" w:color="auto"/>
            <w:bottom w:val="none" w:sz="0" w:space="0" w:color="auto"/>
            <w:right w:val="none" w:sz="0" w:space="0" w:color="auto"/>
          </w:divBdr>
          <w:divsChild>
            <w:div w:id="659891728">
              <w:marLeft w:val="0"/>
              <w:marRight w:val="0"/>
              <w:marTop w:val="0"/>
              <w:marBottom w:val="0"/>
              <w:divBdr>
                <w:top w:val="none" w:sz="0" w:space="0" w:color="auto"/>
                <w:left w:val="none" w:sz="0" w:space="0" w:color="auto"/>
                <w:bottom w:val="none" w:sz="0" w:space="0" w:color="auto"/>
                <w:right w:val="none" w:sz="0" w:space="0" w:color="auto"/>
              </w:divBdr>
              <w:divsChild>
                <w:div w:id="155223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support@resilientsystems.com"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s://api.slack.com/slack-app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AD46A-450C-914A-B9B8-B4684F9A9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14</Pages>
  <Words>3118</Words>
  <Characters>17776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Resilient IRP Integrations Slack Function Guide</vt:lpstr>
    </vt:vector>
  </TitlesOfParts>
  <Manager/>
  <Company>Resilient Systems</Company>
  <LinksUpToDate>false</LinksUpToDate>
  <CharactersWithSpaces>20853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Slack Function Guide</dc:title>
  <dc:subject/>
  <dc:creator>IBM Resilient</dc:creator>
  <cp:keywords/>
  <dc:description/>
  <cp:lastModifiedBy>Tamara Zlender</cp:lastModifiedBy>
  <cp:revision>27</cp:revision>
  <cp:lastPrinted>2018-04-09T16:01:00Z</cp:lastPrinted>
  <dcterms:created xsi:type="dcterms:W3CDTF">2018-05-01T16:52:00Z</dcterms:created>
  <dcterms:modified xsi:type="dcterms:W3CDTF">2018-11-01T20:45:00Z</dcterms:modified>
  <cp:category/>
</cp:coreProperties>
</file>