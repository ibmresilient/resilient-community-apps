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4C06B38C" w:rsidR="006B52CC" w:rsidRDefault="00C951A3" w:rsidP="006B52CC">
      <w:pPr>
        <w:pStyle w:val="Normal1"/>
        <w:jc w:val="center"/>
      </w:pPr>
      <w:r>
        <w:rPr>
          <w:rFonts w:ascii="Times New Roman" w:eastAsia="Times New Roman" w:hAnsi="Times New Roman" w:cs="Times New Roman"/>
        </w:rPr>
        <w:t xml:space="preserve">Release Date: </w:t>
      </w:r>
      <w:r w:rsidR="007E4B7B">
        <w:rPr>
          <w:rFonts w:ascii="Times New Roman" w:eastAsia="Times New Roman" w:hAnsi="Times New Roman" w:cs="Times New Roman"/>
        </w:rPr>
        <w:t>May</w:t>
      </w:r>
      <w:r w:rsidR="00BD235A">
        <w:rPr>
          <w:rFonts w:ascii="Times New Roman" w:eastAsia="Times New Roman" w:hAnsi="Times New Roman" w:cs="Times New Roman"/>
        </w:rPr>
        <w:t xml:space="preserve"> </w:t>
      </w:r>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1"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2" w:name="_Toc509305886"/>
      <w:r>
        <w:lastRenderedPageBreak/>
        <w:t>Install the Python components</w:t>
      </w:r>
      <w:bookmarkEnd w:id="2"/>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59094043"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w:t>
      </w:r>
      <w:ins w:id="3" w:author="Tamara Zlender" w:date="2018-06-04T10:38:00Z">
        <w:r w:rsidR="00D651B3">
          <w:rPr>
            <w:rFonts w:eastAsia="Cambria"/>
          </w:rPr>
          <w:t>d</w:t>
        </w:r>
      </w:ins>
      <w:r w:rsidR="00DB705E">
        <w:rPr>
          <w:rFonts w:eastAsia="Cambria"/>
        </w:rPr>
        <w:t>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652EEDC4"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54646719" w14:textId="43789DB5" w:rsidR="000E2781" w:rsidRPr="000E2781" w:rsidRDefault="000E2781" w:rsidP="000E2781">
      <w:pPr>
        <w:pStyle w:val="Code0"/>
        <w:spacing w:before="0" w:after="0"/>
        <w:ind w:left="547"/>
        <w:rPr>
          <w:rFonts w:eastAsia="Cambria"/>
        </w:rPr>
      </w:pPr>
      <w:r w:rsidRPr="000E2781">
        <w:rPr>
          <w:rFonts w:eastAsia="Cambria"/>
        </w:rPr>
        <w:t xml:space="preserve"># </w:t>
      </w:r>
      <w:ins w:id="4" w:author="Tamara Zlender" w:date="2018-06-04T10:39:00Z">
        <w:r w:rsidR="00D651B3" w:rsidRPr="00D651B3">
          <w:rPr>
            <w:rFonts w:eastAsia="Cambria"/>
            <w:rPrChange w:id="5" w:author="Tamara Zlender" w:date="2018-06-04T10:40:00Z">
              <w:rPr>
                <w:rFonts w:ascii="Helvetica" w:eastAsia="Cambria" w:hAnsi="Helvetica" w:cs="Helvetica"/>
              </w:rPr>
            </w:rPrChange>
          </w:rPr>
          <w:t>Define restricted SQL statements as a list</w:t>
        </w:r>
      </w:ins>
      <w:ins w:id="6" w:author="Tamara Zlender" w:date="2018-06-04T10:44:00Z">
        <w:r w:rsidR="008607F6">
          <w:rPr>
            <w:rFonts w:eastAsia="Cambria"/>
          </w:rPr>
          <w:t>, separated by a comma,</w:t>
        </w:r>
      </w:ins>
      <w:ins w:id="7" w:author="Tamara Zlender" w:date="2018-06-04T10:39:00Z">
        <w:r w:rsidR="00D651B3" w:rsidRPr="00D651B3">
          <w:rPr>
            <w:rFonts w:eastAsia="Cambria"/>
            <w:rPrChange w:id="8" w:author="Tamara Zlender" w:date="2018-06-04T10:40:00Z">
              <w:rPr>
                <w:rFonts w:ascii="Helvetica" w:eastAsia="Cambria" w:hAnsi="Helvetica" w:cs="Helvetica"/>
              </w:rPr>
            </w:rPrChange>
          </w:rPr>
          <w:t xml:space="preserve"> using square brackets</w:t>
        </w:r>
      </w:ins>
      <w:bookmarkStart w:id="9" w:name="_GoBack"/>
      <w:bookmarkEnd w:id="9"/>
      <w:ins w:id="10" w:author="Tamara Zlender" w:date="2018-06-04T10:40:00Z">
        <w:r w:rsidR="00D651B3">
          <w:rPr>
            <w:rFonts w:eastAsia="Cambria"/>
          </w:rPr>
          <w:t>.</w:t>
        </w:r>
      </w:ins>
      <w:del w:id="11" w:author="Tamara Zlender" w:date="2018-06-04T10:40:00Z">
        <w:r w:rsidRPr="000E2781" w:rsidDel="00D651B3">
          <w:rPr>
            <w:rFonts w:eastAsia="Cambria"/>
          </w:rPr>
          <w:delText>Define a list of restricted SQL statements, separated by a comma.</w:delText>
        </w:r>
      </w:del>
    </w:p>
    <w:p w14:paraId="2AD3FD54" w14:textId="77777777" w:rsidR="000E2781" w:rsidRPr="000E2781" w:rsidRDefault="000E2781" w:rsidP="000E2781">
      <w:pPr>
        <w:pStyle w:val="Code0"/>
        <w:spacing w:before="0" w:after="0"/>
        <w:ind w:left="547"/>
        <w:rPr>
          <w:rFonts w:eastAsia="Cambria"/>
        </w:rPr>
      </w:pPr>
      <w:r w:rsidRPr="000E2781">
        <w:rPr>
          <w:rFonts w:eastAsia="Cambria"/>
        </w:rPr>
        <w:t xml:space="preserve"># Example ["delete", "update", "insert"]. </w:t>
      </w:r>
    </w:p>
    <w:p w14:paraId="21AA51CA" w14:textId="77777777" w:rsidR="000E2781" w:rsidRPr="000E2781" w:rsidRDefault="000E2781" w:rsidP="000E2781">
      <w:pPr>
        <w:pStyle w:val="Code0"/>
        <w:spacing w:before="0" w:after="0"/>
        <w:ind w:left="547"/>
        <w:rPr>
          <w:rFonts w:eastAsia="Cambria"/>
        </w:rPr>
      </w:pPr>
      <w:r w:rsidRPr="000E2781">
        <w:rPr>
          <w:rFonts w:eastAsia="Cambria"/>
        </w:rPr>
        <w:t># Comment this line if there are no restrictions.</w:t>
      </w:r>
    </w:p>
    <w:p w14:paraId="1E1076CB" w14:textId="77777777" w:rsidR="000E2781" w:rsidRPr="000E2781" w:rsidRDefault="000E2781" w:rsidP="000E2781">
      <w:pPr>
        <w:pStyle w:val="Code0"/>
        <w:spacing w:before="0" w:after="0"/>
        <w:ind w:left="547"/>
        <w:rPr>
          <w:rFonts w:eastAsia="Cambria"/>
        </w:rPr>
      </w:pPr>
      <w:proofErr w:type="spellStart"/>
      <w:r w:rsidRPr="000E2781">
        <w:rPr>
          <w:rFonts w:eastAsia="Cambria"/>
        </w:rPr>
        <w:t>sql_restricted_sql_statements</w:t>
      </w:r>
      <w:proofErr w:type="spellEnd"/>
      <w:proofErr w:type="gramStart"/>
      <w:r w:rsidRPr="000E2781">
        <w:rPr>
          <w:rFonts w:eastAsia="Cambria"/>
        </w:rPr>
        <w:t>=[</w:t>
      </w:r>
      <w:proofErr w:type="gramEnd"/>
      <w:r w:rsidRPr="000E2781">
        <w:rPr>
          <w:rFonts w:eastAsia="Cambria"/>
        </w:rPr>
        <w:t>"delete", "insert", "update"]</w:t>
      </w:r>
    </w:p>
    <w:p w14:paraId="78AA1D5D" w14:textId="77777777" w:rsidR="000E2781" w:rsidRPr="000E2781" w:rsidRDefault="000E2781" w:rsidP="000E2781">
      <w:pPr>
        <w:pStyle w:val="Code0"/>
        <w:spacing w:before="0" w:after="0"/>
        <w:ind w:left="547"/>
        <w:rPr>
          <w:rFonts w:eastAsia="Cambria"/>
        </w:rPr>
      </w:pPr>
    </w:p>
    <w:p w14:paraId="31356DE6"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69C5E6CC" w14:textId="77777777" w:rsidR="000E2781" w:rsidRPr="000E2781" w:rsidRDefault="000E2781" w:rsidP="000E2781">
      <w:pPr>
        <w:pStyle w:val="Code0"/>
        <w:spacing w:before="0" w:after="0"/>
        <w:ind w:left="547"/>
        <w:rPr>
          <w:rFonts w:eastAsia="Cambria"/>
        </w:rPr>
      </w:pPr>
      <w:r w:rsidRPr="000E2781">
        <w:rPr>
          <w:rFonts w:eastAsia="Cambria"/>
        </w:rPr>
        <w:t># Define if you wish to execute commits automatically after every SQL statement.</w:t>
      </w:r>
    </w:p>
    <w:p w14:paraId="6833FC92" w14:textId="77777777" w:rsidR="000E2781" w:rsidRPr="000E2781" w:rsidRDefault="000E2781" w:rsidP="000E2781">
      <w:pPr>
        <w:pStyle w:val="Code0"/>
        <w:spacing w:before="0" w:after="0"/>
        <w:ind w:left="547"/>
        <w:rPr>
          <w:rFonts w:eastAsia="Cambria"/>
        </w:rPr>
      </w:pPr>
      <w:r w:rsidRPr="000E2781">
        <w:rPr>
          <w:rFonts w:eastAsia="Cambria"/>
        </w:rPr>
        <w:t># Comment this line to use false - the default.</w:t>
      </w:r>
    </w:p>
    <w:p w14:paraId="2D6D4C6D" w14:textId="77777777" w:rsidR="000E2781" w:rsidRPr="000E2781" w:rsidRDefault="000E2781" w:rsidP="000E2781">
      <w:pPr>
        <w:pStyle w:val="Code0"/>
        <w:spacing w:before="0" w:after="0"/>
        <w:ind w:left="547"/>
        <w:rPr>
          <w:rFonts w:eastAsia="Cambria"/>
        </w:rPr>
      </w:pPr>
      <w:proofErr w:type="spellStart"/>
      <w:r w:rsidRPr="000E2781">
        <w:rPr>
          <w:rFonts w:eastAsia="Cambria"/>
        </w:rPr>
        <w:t>sql_autocommit</w:t>
      </w:r>
      <w:proofErr w:type="spellEnd"/>
      <w:r w:rsidRPr="000E2781">
        <w:rPr>
          <w:rFonts w:eastAsia="Cambria"/>
        </w:rPr>
        <w:t>=true</w:t>
      </w:r>
    </w:p>
    <w:p w14:paraId="5519ADD7" w14:textId="77777777" w:rsidR="000E2781" w:rsidRPr="000E2781" w:rsidRDefault="000E2781" w:rsidP="000E2781">
      <w:pPr>
        <w:pStyle w:val="Code0"/>
        <w:spacing w:before="0" w:after="0"/>
        <w:ind w:left="547"/>
        <w:rPr>
          <w:rFonts w:eastAsia="Cambria"/>
        </w:rPr>
      </w:pPr>
    </w:p>
    <w:p w14:paraId="552EEC7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04319501" w14:textId="7B62E759" w:rsidR="000E2781" w:rsidRPr="000E2781" w:rsidRDefault="000E2781" w:rsidP="000E2781">
      <w:pPr>
        <w:pStyle w:val="Code0"/>
        <w:spacing w:before="0" w:after="0"/>
        <w:ind w:left="547"/>
        <w:rPr>
          <w:rFonts w:eastAsia="Cambria"/>
        </w:rPr>
      </w:pPr>
      <w:r>
        <w:rPr>
          <w:rFonts w:eastAsia="Cambria"/>
        </w:rPr>
        <w:t># Define a</w:t>
      </w:r>
      <w:r w:rsidRPr="000E2781">
        <w:rPr>
          <w:rFonts w:eastAsia="Cambria"/>
        </w:rPr>
        <w:t xml:space="preserve"> query timeout in seconds. </w:t>
      </w:r>
    </w:p>
    <w:p w14:paraId="7D2DF4B1" w14:textId="1B1071DD" w:rsidR="000E2781" w:rsidRPr="000E2781" w:rsidRDefault="000E2781" w:rsidP="000E2781">
      <w:pPr>
        <w:pStyle w:val="Code0"/>
        <w:spacing w:before="0" w:after="0"/>
        <w:ind w:left="547"/>
        <w:rPr>
          <w:rFonts w:eastAsia="Cambria"/>
        </w:rPr>
      </w:pPr>
      <w:r w:rsidRPr="000E2781">
        <w:rPr>
          <w:rFonts w:eastAsia="Cambria"/>
        </w:rPr>
        <w:t xml:space="preserve"># Comment this line to use the </w:t>
      </w:r>
      <w:r>
        <w:rPr>
          <w:rFonts w:eastAsia="Cambria"/>
        </w:rPr>
        <w:t>default</w:t>
      </w:r>
      <w:r w:rsidRPr="000E2781">
        <w:rPr>
          <w:rFonts w:eastAsia="Cambria"/>
        </w:rPr>
        <w:t xml:space="preserve"> 0, which means "no timeout".</w:t>
      </w:r>
    </w:p>
    <w:p w14:paraId="67112661" w14:textId="77777777" w:rsidR="000E2781" w:rsidRPr="000E2781" w:rsidRDefault="000E2781" w:rsidP="000E2781">
      <w:pPr>
        <w:pStyle w:val="Code0"/>
        <w:spacing w:before="0" w:after="0"/>
        <w:ind w:left="547"/>
        <w:rPr>
          <w:rFonts w:eastAsia="Cambria"/>
        </w:rPr>
      </w:pPr>
      <w:proofErr w:type="spellStart"/>
      <w:r w:rsidRPr="000E2781">
        <w:rPr>
          <w:rFonts w:eastAsia="Cambria"/>
        </w:rPr>
        <w:t>sql_query_timeout</w:t>
      </w:r>
      <w:proofErr w:type="spellEnd"/>
      <w:r w:rsidRPr="000E2781">
        <w:rPr>
          <w:rFonts w:eastAsia="Cambria"/>
        </w:rPr>
        <w:t>=10</w:t>
      </w:r>
    </w:p>
    <w:p w14:paraId="17FA4FA7" w14:textId="77777777" w:rsidR="000E2781" w:rsidRPr="000E2781" w:rsidDel="006B1185" w:rsidRDefault="000E2781" w:rsidP="000E2781">
      <w:pPr>
        <w:pStyle w:val="Code0"/>
        <w:spacing w:before="0" w:after="0"/>
        <w:ind w:left="547"/>
        <w:rPr>
          <w:del w:id="12" w:author="Tamara Zlender" w:date="2018-06-04T10:41:00Z"/>
          <w:rFonts w:eastAsia="Cambria"/>
        </w:rPr>
      </w:pPr>
    </w:p>
    <w:p w14:paraId="4DB1E608" w14:textId="77777777" w:rsidR="000E2781" w:rsidRDefault="000E2781">
      <w:pPr>
        <w:rPr>
          <w:rFonts w:ascii="Courier New" w:eastAsia="Cambria" w:hAnsi="Courier New"/>
          <w:sz w:val="18"/>
          <w:szCs w:val="20"/>
        </w:rPr>
      </w:pPr>
      <w:r>
        <w:rPr>
          <w:rFonts w:eastAsia="Cambria"/>
        </w:rPr>
        <w:br w:type="page"/>
      </w:r>
    </w:p>
    <w:p w14:paraId="78CE692B" w14:textId="14990718" w:rsidR="000E2781" w:rsidRPr="000E2781" w:rsidRDefault="000E2781" w:rsidP="000E2781">
      <w:pPr>
        <w:pStyle w:val="Code0"/>
        <w:spacing w:before="0" w:after="0"/>
        <w:ind w:left="547"/>
        <w:rPr>
          <w:rFonts w:eastAsia="Cambria"/>
        </w:rPr>
      </w:pPr>
      <w:r w:rsidRPr="000E2781">
        <w:rPr>
          <w:rFonts w:eastAsia="Cambria"/>
        </w:rPr>
        <w:lastRenderedPageBreak/>
        <w:t># Optional setting</w:t>
      </w:r>
    </w:p>
    <w:p w14:paraId="21A59CF8" w14:textId="06C37CD7" w:rsidR="000E2781" w:rsidRPr="000E2781" w:rsidRDefault="000E2781" w:rsidP="000E2781">
      <w:pPr>
        <w:pStyle w:val="Code0"/>
        <w:spacing w:before="0" w:after="0"/>
        <w:ind w:left="547"/>
        <w:rPr>
          <w:rFonts w:eastAsia="Cambria"/>
        </w:rPr>
      </w:pPr>
      <w:r w:rsidRPr="000E2781">
        <w:rPr>
          <w:rFonts w:eastAsia="Cambria"/>
        </w:rPr>
        <w:t xml:space="preserve"># Encoding and decoding settings needed for your </w:t>
      </w:r>
      <w:r>
        <w:rPr>
          <w:rFonts w:eastAsia="Cambria"/>
        </w:rPr>
        <w:t xml:space="preserve">SQL </w:t>
      </w:r>
      <w:r w:rsidRPr="000E2781">
        <w:rPr>
          <w:rFonts w:eastAsia="Cambria"/>
        </w:rPr>
        <w:t>database.</w:t>
      </w:r>
    </w:p>
    <w:p w14:paraId="6983A3CB" w14:textId="77777777" w:rsidR="000E2781" w:rsidRPr="000E2781" w:rsidRDefault="000E2781" w:rsidP="000E2781">
      <w:pPr>
        <w:pStyle w:val="Code0"/>
        <w:spacing w:before="0" w:after="0"/>
        <w:ind w:left="547"/>
        <w:rPr>
          <w:rFonts w:eastAsia="Cambria"/>
        </w:rPr>
      </w:pPr>
      <w:r w:rsidRPr="000E2781">
        <w:rPr>
          <w:rFonts w:eastAsia="Cambria"/>
        </w:rPr>
        <w:t># Choose one of the supported database types MariaDB, PostgreSQL or MySQL.</w:t>
      </w:r>
    </w:p>
    <w:p w14:paraId="7A2F8A72" w14:textId="6C182E64" w:rsidR="000E2781" w:rsidRDefault="000E2781" w:rsidP="000E2781">
      <w:pPr>
        <w:pStyle w:val="Code0"/>
        <w:spacing w:before="0" w:after="0"/>
        <w:ind w:left="547"/>
        <w:rPr>
          <w:rFonts w:eastAsia="Cambria"/>
        </w:rPr>
      </w:pPr>
      <w:r w:rsidRPr="000E2781">
        <w:rPr>
          <w:rFonts w:eastAsia="Cambria"/>
        </w:rPr>
        <w:t xml:space="preserve"># </w:t>
      </w:r>
      <w:r w:rsidR="00911633" w:rsidRPr="00911633">
        <w:rPr>
          <w:rFonts w:eastAsia="Cambria"/>
        </w:rPr>
        <w:t>Define which one of supported SQL Server database settings you want to use.</w:t>
      </w:r>
    </w:p>
    <w:p w14:paraId="0D471B9C" w14:textId="5F93281B" w:rsidR="00911633" w:rsidRPr="000E2781" w:rsidRDefault="00911633" w:rsidP="000E2781">
      <w:pPr>
        <w:pStyle w:val="Code0"/>
        <w:spacing w:before="0" w:after="0"/>
        <w:ind w:left="547"/>
        <w:rPr>
          <w:rFonts w:eastAsia="Cambria"/>
        </w:rPr>
      </w:pPr>
      <w:r>
        <w:rPr>
          <w:rFonts w:eastAsia="Cambria"/>
        </w:rPr>
        <w:t xml:space="preserve"># </w:t>
      </w:r>
      <w:r w:rsidRPr="00911633">
        <w:rPr>
          <w:rFonts w:eastAsia="Cambria"/>
        </w:rPr>
        <w:t xml:space="preserve">At the moment MariaDB, PostgreSQL </w:t>
      </w:r>
      <w:r>
        <w:rPr>
          <w:rFonts w:eastAsia="Cambria"/>
        </w:rPr>
        <w:t>and</w:t>
      </w:r>
      <w:r w:rsidRPr="00911633">
        <w:rPr>
          <w:rFonts w:eastAsia="Cambria"/>
        </w:rPr>
        <w:t xml:space="preserve"> MySQL</w:t>
      </w:r>
      <w:r>
        <w:rPr>
          <w:rFonts w:eastAsia="Cambria"/>
        </w:rPr>
        <w:t xml:space="preserve"> are</w:t>
      </w:r>
      <w:r w:rsidRPr="00911633">
        <w:rPr>
          <w:rFonts w:eastAsia="Cambria"/>
        </w:rPr>
        <w:t xml:space="preserve"> supported.</w:t>
      </w:r>
    </w:p>
    <w:p w14:paraId="0CDF203E" w14:textId="6888BB91" w:rsidR="000E2781" w:rsidRDefault="000E2781" w:rsidP="000E2781">
      <w:pPr>
        <w:pStyle w:val="Code0"/>
        <w:spacing w:before="0" w:after="0"/>
        <w:ind w:left="547"/>
        <w:rPr>
          <w:rFonts w:eastAsia="Cambria"/>
        </w:rPr>
      </w:pPr>
      <w:r w:rsidRPr="000E2781">
        <w:rPr>
          <w:rFonts w:eastAsia="Cambria"/>
        </w:rPr>
        <w:t># Comment this line if you don't wish to configure decoding/encoding.</w:t>
      </w:r>
    </w:p>
    <w:p w14:paraId="66E4A27E" w14:textId="77777777" w:rsidR="000E2781" w:rsidRPr="000E2781" w:rsidRDefault="000E2781" w:rsidP="000E2781">
      <w:pPr>
        <w:pStyle w:val="Code0"/>
        <w:spacing w:before="0" w:after="0"/>
        <w:ind w:left="547"/>
        <w:rPr>
          <w:rFonts w:eastAsia="Cambria"/>
        </w:rPr>
      </w:pPr>
      <w:proofErr w:type="spellStart"/>
      <w:r w:rsidRPr="000E2781">
        <w:rPr>
          <w:rFonts w:eastAsia="Cambria"/>
        </w:rPr>
        <w:t>sql_database_type</w:t>
      </w:r>
      <w:proofErr w:type="spellEnd"/>
      <w:r w:rsidRPr="000E2781">
        <w:rPr>
          <w:rFonts w:eastAsia="Cambria"/>
        </w:rPr>
        <w:t>=MariaDB</w:t>
      </w:r>
    </w:p>
    <w:p w14:paraId="6C3AAFE9" w14:textId="77777777" w:rsidR="000E2781" w:rsidRPr="000E2781" w:rsidRDefault="000E2781" w:rsidP="000E2781">
      <w:pPr>
        <w:pStyle w:val="Code0"/>
        <w:spacing w:before="0" w:after="0"/>
        <w:ind w:left="547"/>
        <w:rPr>
          <w:rFonts w:eastAsia="Cambria"/>
        </w:rPr>
      </w:pPr>
    </w:p>
    <w:p w14:paraId="227B6C51" w14:textId="77777777" w:rsidR="000E2781" w:rsidRPr="000E2781" w:rsidRDefault="000E2781" w:rsidP="000E2781">
      <w:pPr>
        <w:pStyle w:val="Code0"/>
        <w:spacing w:before="0" w:after="0"/>
        <w:ind w:left="547"/>
        <w:rPr>
          <w:rFonts w:eastAsia="Cambria"/>
        </w:rPr>
      </w:pPr>
      <w:r w:rsidRPr="000E2781">
        <w:rPr>
          <w:rFonts w:eastAsia="Cambria"/>
        </w:rPr>
        <w:t># Optional setting</w:t>
      </w:r>
    </w:p>
    <w:p w14:paraId="73F71DD7" w14:textId="77777777" w:rsidR="000E2781" w:rsidRPr="000E2781" w:rsidRDefault="000E2781" w:rsidP="000E2781">
      <w:pPr>
        <w:pStyle w:val="Code0"/>
        <w:spacing w:before="0" w:after="0"/>
        <w:ind w:left="547"/>
        <w:rPr>
          <w:rFonts w:eastAsia="Cambria"/>
        </w:rPr>
      </w:pPr>
      <w:r w:rsidRPr="000E2781">
        <w:rPr>
          <w:rFonts w:eastAsia="Cambria"/>
        </w:rPr>
        <w:t xml:space="preserve"># Define number of rows to fetch. </w:t>
      </w:r>
    </w:p>
    <w:p w14:paraId="6CC63874" w14:textId="7D8FE063" w:rsidR="00C40E68" w:rsidRPr="000E2781" w:rsidRDefault="000E2781" w:rsidP="00C40E68">
      <w:pPr>
        <w:pStyle w:val="Code0"/>
        <w:spacing w:before="0" w:after="0"/>
        <w:ind w:left="547"/>
        <w:rPr>
          <w:rFonts w:eastAsia="Cambria"/>
        </w:rPr>
      </w:pPr>
      <w:r w:rsidRPr="000E2781">
        <w:rPr>
          <w:rFonts w:eastAsia="Cambria"/>
        </w:rPr>
        <w:t># Comment this line to fetch all.</w:t>
      </w:r>
    </w:p>
    <w:p w14:paraId="6DF15F57" w14:textId="495C6E4A" w:rsidR="00507B72" w:rsidRDefault="000E2781" w:rsidP="005A2B0B">
      <w:pPr>
        <w:pStyle w:val="Code0"/>
        <w:spacing w:before="0" w:after="0"/>
        <w:ind w:left="547"/>
      </w:pPr>
      <w:proofErr w:type="spellStart"/>
      <w:r w:rsidRPr="000E2781">
        <w:rPr>
          <w:rFonts w:eastAsia="Cambria"/>
        </w:rPr>
        <w:t>sql_number_of_records_returned</w:t>
      </w:r>
      <w:proofErr w:type="spellEnd"/>
      <w:r w:rsidRPr="000E2781">
        <w:rPr>
          <w:rFonts w:eastAsia="Cambria"/>
        </w:rPr>
        <w:t>=10</w:t>
      </w:r>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w:t>
      </w:r>
      <w:proofErr w:type="spellStart"/>
      <w:r w:rsidR="00C71494">
        <w:rPr>
          <w:rFonts w:ascii="Helvetica" w:eastAsia="Cambria" w:hAnsi="Helvetica" w:cs="Helvetica"/>
        </w:rPr>
        <w:t>pyodbc</w:t>
      </w:r>
      <w:proofErr w:type="spellEnd"/>
      <w:r w:rsidR="00C71494">
        <w:rPr>
          <w:rFonts w:ascii="Helvetica" w:eastAsia="Cambria" w:hAnsi="Helvetica" w:cs="Helvetica"/>
        </w:rPr>
        <w:t xml:space="preserve">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 xml:space="preserve">GitHub </w:t>
        </w:r>
        <w:proofErr w:type="spellStart"/>
        <w:r w:rsidR="00C71494" w:rsidRPr="001E0B4B">
          <w:rPr>
            <w:rStyle w:val="Hyperlink"/>
            <w:rFonts w:ascii="Helvetica" w:eastAsia="Cambria" w:hAnsi="Helvetica" w:cs="Helvetica"/>
          </w:rPr>
          <w:t>Pyodbc</w:t>
        </w:r>
        <w:proofErr w:type="spellEnd"/>
        <w:r w:rsidR="00C71494" w:rsidRPr="001E0B4B">
          <w:rPr>
            <w:rStyle w:val="Hyperlink"/>
            <w:rFonts w:ascii="Helvetica" w:eastAsia="Cambria" w:hAnsi="Helvetica" w:cs="Helvetica"/>
          </w:rPr>
          <w:t xml:space="preserve">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33D2FF6" w14:textId="6E3C1CD8" w:rsidR="00C4236B" w:rsidRDefault="00C4236B" w:rsidP="009A711B">
      <w:pPr>
        <w:pStyle w:val="Heading20"/>
      </w:pPr>
      <w:r>
        <w:t>Unicode configuration</w:t>
      </w:r>
    </w:p>
    <w:p w14:paraId="132B6B5B" w14:textId="33EDA60C" w:rsidR="00C4236B" w:rsidRDefault="001E0B4B" w:rsidP="006F2306">
      <w:pPr>
        <w:pStyle w:val="BodyText"/>
        <w:spacing w:after="0"/>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5DAC146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resilient-community-apps</w:t>
      </w:r>
      <w:r w:rsidR="00DF2827">
        <w:rPr>
          <w:rFonts w:eastAsia="Cambria"/>
        </w:rPr>
        <w:t xml:space="preserve"> and editing the function </w:t>
      </w:r>
      <w:r w:rsidR="00DF2827">
        <w:rPr>
          <w:rFonts w:ascii="Helvetica" w:eastAsia="Cambria" w:hAnsi="Helvetica" w:cs="Helvetica"/>
        </w:rPr>
        <w:t>located in resilient-community-apps/</w:t>
      </w:r>
      <w:proofErr w:type="spellStart"/>
      <w:r w:rsidR="00DF2827">
        <w:rPr>
          <w:rFonts w:ascii="Helvetica" w:eastAsia="Cambria" w:hAnsi="Helvetica" w:cs="Helvetica"/>
        </w:rPr>
        <w:t>fn_odbc_query</w:t>
      </w:r>
      <w:proofErr w:type="spellEnd"/>
      <w:r w:rsidR="00DF2827">
        <w:rPr>
          <w:rFonts w:ascii="Helvetica" w:eastAsia="Cambria" w:hAnsi="Helvetica" w:cs="Helvetica"/>
        </w:rPr>
        <w:t>/</w:t>
      </w:r>
      <w:proofErr w:type="spellStart"/>
      <w:r w:rsidR="00DF2827">
        <w:rPr>
          <w:rFonts w:ascii="Helvetica" w:eastAsia="Cambria" w:hAnsi="Helvetica" w:cs="Helvetica"/>
        </w:rPr>
        <w:t>fn_odbc_query</w:t>
      </w:r>
      <w:proofErr w:type="spellEnd"/>
      <w:r w:rsidR="00DF2827">
        <w:rPr>
          <w:rFonts w:ascii="Helvetica" w:eastAsia="Cambria" w:hAnsi="Helvetica" w:cs="Helvetica"/>
        </w:rPr>
        <w:t>/components/</w:t>
      </w:r>
      <w:r w:rsidR="00DF2827" w:rsidRPr="00DF2827">
        <w:rPr>
          <w:rFonts w:ascii="Helvetica" w:eastAsia="Cambria" w:hAnsi="Helvetica" w:cs="Helvetica"/>
        </w:rPr>
        <w:t xml:space="preserve"> </w:t>
      </w:r>
      <w:r w:rsidR="00DF2827">
        <w:rPr>
          <w:rFonts w:ascii="Helvetica" w:eastAsia="Cambria" w:hAnsi="Helvetica" w:cs="Helvetica"/>
        </w:rPr>
        <w:t>fn_odbc_query.py</w:t>
      </w:r>
      <w:r w:rsidR="00E76375">
        <w:rPr>
          <w:rFonts w:ascii="Helvetica" w:eastAsia="Cambria" w:hAnsi="Helvetica" w:cs="Helvetica"/>
        </w:rPr>
        <w:t xml:space="preserve"> as shown in the following figure.</w:t>
      </w:r>
    </w:p>
    <w:p w14:paraId="352F61E2" w14:textId="79C78C95" w:rsidR="006F55F0" w:rsidRDefault="00464A4E" w:rsidP="00464A4E">
      <w:pPr>
        <w:pStyle w:val="BodyText"/>
        <w:spacing w:after="0"/>
        <w:rPr>
          <w:rFonts w:ascii="Helvetica" w:eastAsia="Cambria" w:hAnsi="Helvetica" w:cs="Helvetica"/>
        </w:rPr>
      </w:pPr>
      <w:ins w:id="13" w:author="Tamara Zlender" w:date="2018-05-31T11:25:00Z">
        <w:r>
          <w:rPr>
            <w:rFonts w:ascii="Helvetica" w:eastAsia="Cambria" w:hAnsi="Helvetica" w:cs="Helvetica"/>
            <w:noProof/>
          </w:rPr>
          <w:drawing>
            <wp:inline distT="0" distB="0" distL="0" distR="0" wp14:anchorId="77692B75" wp14:editId="469EE176">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ins>
      <w:del w:id="14" w:author="Tamara Zlender" w:date="2018-05-31T11:21:00Z">
        <w:r w:rsidR="006F55F0" w:rsidDel="00DA39A4">
          <w:rPr>
            <w:rFonts w:ascii="Helvetica" w:eastAsia="Cambria" w:hAnsi="Helvetica" w:cs="Helvetica"/>
            <w:noProof/>
          </w:rPr>
          <w:drawing>
            <wp:inline distT="0" distB="0" distL="0" distR="0" wp14:anchorId="457DEC72" wp14:editId="1D34D2B1">
              <wp:extent cx="5486400" cy="1301750"/>
              <wp:effectExtent l="25400" t="25400" r="8890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3"/>
                      <a:stretch>
                        <a:fillRect/>
                      </a:stretch>
                    </pic:blipFill>
                    <pic:spPr>
                      <a:xfrm>
                        <a:off x="0" y="0"/>
                        <a:ext cx="5486400" cy="1301750"/>
                      </a:xfrm>
                      <a:prstGeom prst="rect">
                        <a:avLst/>
                      </a:prstGeom>
                      <a:effectLst>
                        <a:outerShdw blurRad="50800" dist="38100" dir="2700000" algn="tl" rotWithShape="0">
                          <a:prstClr val="black">
                            <a:alpha val="40000"/>
                          </a:prstClr>
                        </a:outerShdw>
                      </a:effectLst>
                    </pic:spPr>
                  </pic:pic>
                </a:graphicData>
              </a:graphic>
            </wp:inline>
          </w:drawing>
        </w:r>
      </w:del>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lastRenderedPageBreak/>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1"/>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15"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16" w:name="_Toc510253272"/>
      <w:bookmarkEnd w:id="15"/>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1737A747" w:rsidR="00657D64" w:rsidRDefault="0013299C" w:rsidP="00657D64">
      <w:pPr>
        <w:pStyle w:val="Heading7"/>
      </w:pPr>
      <w:r>
        <w:rPr>
          <w:noProof/>
        </w:rPr>
        <w:drawing>
          <wp:inline distT="0" distB="0" distL="0" distR="0" wp14:anchorId="26813962" wp14:editId="5B5B7FBB">
            <wp:extent cx="5486400" cy="4737100"/>
            <wp:effectExtent l="25400" t="254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6"/>
                    <a:stretch>
                      <a:fillRect/>
                    </a:stretch>
                  </pic:blipFill>
                  <pic:spPr>
                    <a:xfrm>
                      <a:off x="0" y="0"/>
                      <a:ext cx="5486400" cy="4737100"/>
                    </a:xfrm>
                    <a:prstGeom prst="rect">
                      <a:avLst/>
                    </a:prstGeom>
                    <a:effectLst>
                      <a:outerShdw blurRad="50800" dist="38100" dir="2700000" algn="tl" rotWithShape="0">
                        <a:prstClr val="black">
                          <a:alpha val="40000"/>
                        </a:prstClr>
                      </a:outerShdw>
                    </a:effectLst>
                  </pic:spPr>
                </pic:pic>
              </a:graphicData>
            </a:graphic>
          </wp:inline>
        </w:drawing>
      </w:r>
    </w:p>
    <w:p w14:paraId="4BF3F915" w14:textId="5E0B4251"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7"/>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18"/>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19"/>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0"/>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4D190FAE" w:rsidR="00800F81" w:rsidRDefault="008076C8" w:rsidP="006D1763">
      <w:pPr>
        <w:pStyle w:val="BodyText"/>
      </w:pPr>
      <w:r>
        <w:rPr>
          <w:noProof/>
        </w:rPr>
        <w:drawing>
          <wp:inline distT="0" distB="0" distL="0" distR="0" wp14:anchorId="26405A86" wp14:editId="1FD79B6D">
            <wp:extent cx="5486400" cy="2389505"/>
            <wp:effectExtent l="25400" t="25400" r="889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1"/>
                    <a:stretch>
                      <a:fillRect/>
                    </a:stretch>
                  </pic:blipFill>
                  <pic:spPr>
                    <a:xfrm>
                      <a:off x="0" y="0"/>
                      <a:ext cx="5486400" cy="2389505"/>
                    </a:xfrm>
                    <a:prstGeom prst="rect">
                      <a:avLst/>
                    </a:prstGeom>
                    <a:effectLst>
                      <a:outerShdw blurRad="50800" dist="38100" dir="2700000" algn="tl" rotWithShape="0">
                        <a:prstClr val="black">
                          <a:alpha val="40000"/>
                        </a:prstClr>
                      </a:outerShdw>
                    </a:effectLst>
                  </pic:spPr>
                </pic:pic>
              </a:graphicData>
            </a:graphic>
          </wp:inline>
        </w:drawing>
      </w:r>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77777777" w:rsidR="00800F81" w:rsidRDefault="00717FA9" w:rsidP="006D1763">
      <w:pPr>
        <w:pStyle w:val="BodyText"/>
      </w:pPr>
      <w:r>
        <w:rPr>
          <w:noProof/>
        </w:rPr>
        <w:drawing>
          <wp:inline distT="0" distB="0" distL="0" distR="0" wp14:anchorId="12BBCE08" wp14:editId="16C66149">
            <wp:extent cx="5486400" cy="1087755"/>
            <wp:effectExtent l="25400" t="25400" r="8890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2"/>
                    <a:stretch>
                      <a:fillRect/>
                    </a:stretch>
                  </pic:blipFill>
                  <pic:spPr>
                    <a:xfrm>
                      <a:off x="0" y="0"/>
                      <a:ext cx="5486400" cy="1087755"/>
                    </a:xfrm>
                    <a:prstGeom prst="rect">
                      <a:avLst/>
                    </a:prstGeom>
                    <a:effectLst>
                      <a:outerShdw blurRad="50800" dist="38100" dir="2700000" algn="tl" rotWithShape="0">
                        <a:prstClr val="black">
                          <a:alpha val="40000"/>
                        </a:prstClr>
                      </a:outerShdw>
                    </a:effectLst>
                  </pic:spPr>
                </pic:pic>
              </a:graphicData>
            </a:graphic>
          </wp:inline>
        </w:drawing>
      </w:r>
    </w:p>
    <w:p w14:paraId="03A0AE3F" w14:textId="5A4A7BC2" w:rsidR="003C341C" w:rsidRDefault="003C341C" w:rsidP="003C341C">
      <w:pPr>
        <w:pStyle w:val="BodyText"/>
      </w:pPr>
      <w:r>
        <w:t xml:space="preserve">A Menu Item rule called “Example ODBC </w:t>
      </w:r>
      <w:r w:rsidR="00BA7E66">
        <w:t>UPDATE</w:t>
      </w:r>
      <w:r>
        <w:t xml:space="preserve"> PostgreSQL”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7CC7AC1" w:rsidR="00BA7E66" w:rsidRDefault="00E40552" w:rsidP="00E93B8C">
      <w:pPr>
        <w:pStyle w:val="BodyText"/>
        <w:keepNext/>
      </w:pPr>
      <w:r w:rsidRPr="00030D58">
        <w:t xml:space="preserve">The </w:t>
      </w:r>
      <w:r>
        <w:t>“</w:t>
      </w:r>
      <w:r w:rsidRPr="009824B2">
        <w:t xml:space="preserve">Example ODBC </w:t>
      </w:r>
      <w:r>
        <w:t>DELTE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3"/>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4"/>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17" w:name="_Toc510253273"/>
      <w:bookmarkEnd w:id="16"/>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5"/>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17"/>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8" w:name="_Toc510253274"/>
      <w:r>
        <w:t>Support</w:t>
      </w:r>
      <w:bookmarkEnd w:id="18"/>
    </w:p>
    <w:p w14:paraId="73FFB229" w14:textId="77777777" w:rsidR="00BC7548" w:rsidRDefault="00BC7548" w:rsidP="00BC7548">
      <w:pPr>
        <w:pStyle w:val="BodyText"/>
        <w:keepNext/>
      </w:pPr>
      <w:r w:rsidRPr="00722240">
        <w:t xml:space="preserve">For additional support, contact </w:t>
      </w:r>
      <w:hyperlink r:id="rId26">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27"/>
      <w:headerReference w:type="default" r:id="rId28"/>
      <w:footerReference w:type="even" r:id="rId29"/>
      <w:footerReference w:type="default" r:id="rId30"/>
      <w:headerReference w:type="first" r:id="rId31"/>
      <w:footerReference w:type="first" r:id="rId32"/>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02385B" w14:textId="77777777" w:rsidR="008A35FF" w:rsidRDefault="008A35FF">
      <w:r>
        <w:separator/>
      </w:r>
    </w:p>
  </w:endnote>
  <w:endnote w:type="continuationSeparator" w:id="0">
    <w:p w14:paraId="5AA33763" w14:textId="77777777" w:rsidR="008A35FF" w:rsidRDefault="008A3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altName w:val="Arial"/>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4E9D6" w14:textId="77777777" w:rsidR="008A35FF" w:rsidRDefault="008A35FF">
      <w:r>
        <w:separator/>
      </w:r>
    </w:p>
  </w:footnote>
  <w:footnote w:type="continuationSeparator" w:id="0">
    <w:p w14:paraId="25A9F329" w14:textId="77777777" w:rsidR="008A35FF" w:rsidRDefault="008A3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23089"/>
    <w:rsid w:val="000265E5"/>
    <w:rsid w:val="00030D58"/>
    <w:rsid w:val="000468FD"/>
    <w:rsid w:val="00055DC2"/>
    <w:rsid w:val="00067589"/>
    <w:rsid w:val="000830EA"/>
    <w:rsid w:val="00085AB1"/>
    <w:rsid w:val="000874AA"/>
    <w:rsid w:val="000964E8"/>
    <w:rsid w:val="00097C36"/>
    <w:rsid w:val="000A059F"/>
    <w:rsid w:val="000A3F06"/>
    <w:rsid w:val="000A70B4"/>
    <w:rsid w:val="000A79F3"/>
    <w:rsid w:val="000B0A1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35947"/>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1185"/>
    <w:rsid w:val="006B52CC"/>
    <w:rsid w:val="006C6AAB"/>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2369"/>
    <w:rsid w:val="008D427F"/>
    <w:rsid w:val="008D7A7F"/>
    <w:rsid w:val="008E4C05"/>
    <w:rsid w:val="008E5CC4"/>
    <w:rsid w:val="008F4E84"/>
    <w:rsid w:val="008F7B8A"/>
    <w:rsid w:val="00905258"/>
    <w:rsid w:val="009077EB"/>
    <w:rsid w:val="00911633"/>
    <w:rsid w:val="00911649"/>
    <w:rsid w:val="0091484A"/>
    <w:rsid w:val="0091653F"/>
    <w:rsid w:val="0092064A"/>
    <w:rsid w:val="00946978"/>
    <w:rsid w:val="00960404"/>
    <w:rsid w:val="009612E6"/>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72DD"/>
    <w:rsid w:val="00C80D30"/>
    <w:rsid w:val="00C951A3"/>
    <w:rsid w:val="00CA23B7"/>
    <w:rsid w:val="00CA34DD"/>
    <w:rsid w:val="00CA7C02"/>
    <w:rsid w:val="00CB0BFE"/>
    <w:rsid w:val="00CB3883"/>
    <w:rsid w:val="00CC01C7"/>
    <w:rsid w:val="00CC727F"/>
    <w:rsid w:val="00CD67F5"/>
    <w:rsid w:val="00CD7D5B"/>
    <w:rsid w:val="00CE1431"/>
    <w:rsid w:val="00CE4850"/>
    <w:rsid w:val="00CE49E6"/>
    <w:rsid w:val="00CF0DBA"/>
    <w:rsid w:val="00D179B8"/>
    <w:rsid w:val="00D239BD"/>
    <w:rsid w:val="00D340FE"/>
    <w:rsid w:val="00D43003"/>
    <w:rsid w:val="00D54F85"/>
    <w:rsid w:val="00D651B3"/>
    <w:rsid w:val="00D8136D"/>
    <w:rsid w:val="00D83674"/>
    <w:rsid w:val="00D85EFC"/>
    <w:rsid w:val="00D9114A"/>
    <w:rsid w:val="00D911DE"/>
    <w:rsid w:val="00D975A6"/>
    <w:rsid w:val="00DA39A4"/>
    <w:rsid w:val="00DB705D"/>
    <w:rsid w:val="00DB705E"/>
    <w:rsid w:val="00DB723F"/>
    <w:rsid w:val="00DD1C53"/>
    <w:rsid w:val="00DD279F"/>
    <w:rsid w:val="00DF2827"/>
    <w:rsid w:val="00DF74E1"/>
    <w:rsid w:val="00E0547E"/>
    <w:rsid w:val="00E05614"/>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mailto:support@resilientsystems.com" TargetMode="External"/><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57EFE-9350-AF43-AD11-0A513C6027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2206</Words>
  <Characters>13303</Characters>
  <Application>Microsoft Office Word</Application>
  <DocSecurity>0</DocSecurity>
  <Lines>289</Lines>
  <Paragraphs>174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15335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3</cp:revision>
  <cp:lastPrinted>2018-05-30T13:00:00Z</cp:lastPrinted>
  <dcterms:created xsi:type="dcterms:W3CDTF">2018-06-04T14:42:00Z</dcterms:created>
  <dcterms:modified xsi:type="dcterms:W3CDTF">2018-06-04T14:44:00Z</dcterms:modified>
  <cp:category/>
</cp:coreProperties>
</file>