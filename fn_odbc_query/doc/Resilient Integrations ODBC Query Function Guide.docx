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8E94C37" w14:textId="77777777" w:rsidR="006B52CC" w:rsidRDefault="006B52CC" w:rsidP="006B52CC">
      <w:pPr>
        <w:pStyle w:val="Normal1"/>
        <w:ind w:left="-1440"/>
      </w:pPr>
      <w:bookmarkStart w:id="0" w:name="h.gjdgxs" w:colFirst="0" w:colLast="0"/>
      <w:bookmarkEnd w:id="0"/>
      <w:r>
        <w:rPr>
          <w:noProof/>
        </w:rPr>
        <w:drawing>
          <wp:inline distT="0" distB="0" distL="0" distR="0" wp14:anchorId="20BF3E6F" wp14:editId="63CAF37A">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8">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391DC3C8" w14:textId="77777777" w:rsidR="006B52CC" w:rsidRDefault="006B52CC" w:rsidP="006B52CC">
      <w:pPr>
        <w:pStyle w:val="Normal1"/>
        <w:jc w:val="right"/>
      </w:pPr>
    </w:p>
    <w:p w14:paraId="45EC956A" w14:textId="77777777" w:rsidR="006B52CC" w:rsidRDefault="006B52CC" w:rsidP="006B52CC">
      <w:pPr>
        <w:pStyle w:val="Normal1"/>
      </w:pPr>
    </w:p>
    <w:p w14:paraId="202CE178" w14:textId="77777777" w:rsidR="006B52CC" w:rsidRDefault="006B52CC" w:rsidP="006B52CC">
      <w:pPr>
        <w:pStyle w:val="Normal1"/>
      </w:pPr>
    </w:p>
    <w:p w14:paraId="74D289E3" w14:textId="77777777" w:rsidR="006B52CC" w:rsidRDefault="006B52CC" w:rsidP="006B52CC">
      <w:pPr>
        <w:pStyle w:val="Normal1"/>
        <w:jc w:val="center"/>
      </w:pPr>
      <w:r>
        <w:rPr>
          <w:noProof/>
        </w:rPr>
        <w:drawing>
          <wp:inline distT="0" distB="0" distL="0" distR="0" wp14:anchorId="7BEB7046" wp14:editId="123F2F49">
            <wp:extent cx="2419350" cy="628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lient-product.png"/>
                    <pic:cNvPicPr/>
                  </pic:nvPicPr>
                  <pic:blipFill>
                    <a:blip r:embed="rId9">
                      <a:extLst>
                        <a:ext uri="{28A0092B-C50C-407E-A947-70E740481C1C}">
                          <a14:useLocalDpi xmlns:a14="http://schemas.microsoft.com/office/drawing/2010/main" val="0"/>
                        </a:ext>
                      </a:extLst>
                    </a:blip>
                    <a:stretch>
                      <a:fillRect/>
                    </a:stretch>
                  </pic:blipFill>
                  <pic:spPr>
                    <a:xfrm>
                      <a:off x="0" y="0"/>
                      <a:ext cx="2419350" cy="628650"/>
                    </a:xfrm>
                    <a:prstGeom prst="rect">
                      <a:avLst/>
                    </a:prstGeom>
                  </pic:spPr>
                </pic:pic>
              </a:graphicData>
            </a:graphic>
          </wp:inline>
        </w:drawing>
      </w:r>
    </w:p>
    <w:p w14:paraId="4C00CCBD" w14:textId="5E0C0B7E" w:rsidR="006B52CC" w:rsidRDefault="006B52CC" w:rsidP="006B52CC">
      <w:pPr>
        <w:pStyle w:val="Heading1"/>
        <w:jc w:val="center"/>
      </w:pPr>
      <w:r>
        <w:rPr>
          <w:color w:val="FF8300"/>
          <w:sz w:val="48"/>
          <w:szCs w:val="48"/>
        </w:rPr>
        <w:t>Incident Response Platform</w:t>
      </w:r>
      <w:r w:rsidR="00C951A3">
        <w:rPr>
          <w:color w:val="FF8300"/>
          <w:sz w:val="48"/>
          <w:szCs w:val="48"/>
        </w:rPr>
        <w:t xml:space="preserve"> Integrations</w:t>
      </w:r>
    </w:p>
    <w:p w14:paraId="55BB517D" w14:textId="65EF6B14" w:rsidR="006B52CC" w:rsidRDefault="007E4B7B" w:rsidP="006B52CC">
      <w:pPr>
        <w:pStyle w:val="Heading1"/>
        <w:spacing w:before="0"/>
        <w:jc w:val="center"/>
      </w:pPr>
      <w:r>
        <w:rPr>
          <w:color w:val="FF8300"/>
        </w:rPr>
        <w:t>ODBC Query</w:t>
      </w:r>
      <w:r w:rsidR="00C951A3">
        <w:rPr>
          <w:color w:val="FF8300"/>
        </w:rPr>
        <w:t xml:space="preserve"> Function V1.0.0</w:t>
      </w:r>
    </w:p>
    <w:p w14:paraId="0E3218A8" w14:textId="08313322" w:rsidR="006B52CC" w:rsidRDefault="00C951A3" w:rsidP="006B52CC">
      <w:pPr>
        <w:pStyle w:val="Normal1"/>
        <w:jc w:val="center"/>
      </w:pPr>
      <w:r>
        <w:rPr>
          <w:rFonts w:ascii="Times New Roman" w:eastAsia="Times New Roman" w:hAnsi="Times New Roman" w:cs="Times New Roman"/>
        </w:rPr>
        <w:t xml:space="preserve">Release Date: </w:t>
      </w:r>
      <w:del w:id="1" w:author="Tamara Zlender" w:date="2018-06-07T12:09:00Z">
        <w:r w:rsidR="007E4B7B" w:rsidDel="000B2B55">
          <w:rPr>
            <w:rFonts w:ascii="Times New Roman" w:eastAsia="Times New Roman" w:hAnsi="Times New Roman" w:cs="Times New Roman"/>
          </w:rPr>
          <w:delText>May</w:delText>
        </w:r>
        <w:r w:rsidR="00BD235A" w:rsidDel="000B2B55">
          <w:rPr>
            <w:rFonts w:ascii="Times New Roman" w:eastAsia="Times New Roman" w:hAnsi="Times New Roman" w:cs="Times New Roman"/>
          </w:rPr>
          <w:delText xml:space="preserve"> </w:delText>
        </w:r>
      </w:del>
      <w:ins w:id="2" w:author="Tamara Zlender" w:date="2018-06-07T12:09:00Z">
        <w:r w:rsidR="000B2B55">
          <w:rPr>
            <w:rFonts w:ascii="Times New Roman" w:eastAsia="Times New Roman" w:hAnsi="Times New Roman" w:cs="Times New Roman"/>
          </w:rPr>
          <w:t xml:space="preserve">June </w:t>
        </w:r>
      </w:ins>
      <w:r>
        <w:rPr>
          <w:rFonts w:ascii="Times New Roman" w:eastAsia="Times New Roman" w:hAnsi="Times New Roman" w:cs="Times New Roman"/>
        </w:rPr>
        <w:t>2018</w:t>
      </w:r>
    </w:p>
    <w:p w14:paraId="32E89C41" w14:textId="77777777" w:rsidR="006B52CC" w:rsidRDefault="006B52CC" w:rsidP="006B52CC">
      <w:pPr>
        <w:pStyle w:val="Normal1"/>
      </w:pPr>
    </w:p>
    <w:p w14:paraId="5B47DA78" w14:textId="77777777" w:rsidR="00131A3E" w:rsidRDefault="00131A3E" w:rsidP="00131A3E">
      <w:pPr>
        <w:pStyle w:val="Normal1"/>
        <w:keepLines/>
        <w:spacing w:before="180" w:after="120"/>
        <w:rPr>
          <w:rFonts w:ascii="Arial" w:eastAsia="Arial" w:hAnsi="Arial" w:cs="Arial"/>
          <w:sz w:val="20"/>
          <w:szCs w:val="20"/>
        </w:rPr>
      </w:pPr>
      <w:r>
        <w:rPr>
          <w:rFonts w:ascii="Arial" w:eastAsia="Arial" w:hAnsi="Arial" w:cs="Arial"/>
          <w:sz w:val="20"/>
          <w:szCs w:val="20"/>
        </w:rPr>
        <w:t>Resilient Functions simplify development of integrations by wrapping each activity into an individual workflow component. These components can be easily installed, then used and combined in Resilient workflows. The Resilient platform sends data to the function component that performs an activity then returns the results to the workflow. The results can be acted upon by scripts, rules, and workflow decision points to dynamically orchestrate the security incident response activities.</w:t>
      </w:r>
    </w:p>
    <w:p w14:paraId="21F6E86F" w14:textId="5B60C9A9" w:rsidR="0037127E" w:rsidRDefault="0037127E" w:rsidP="0037127E">
      <w:pPr>
        <w:pStyle w:val="BodyText"/>
        <w:keepNext/>
      </w:pPr>
      <w:r>
        <w:t>This guide describes the</w:t>
      </w:r>
      <w:r w:rsidR="007E4B7B">
        <w:t xml:space="preserve"> ODBC Query</w:t>
      </w:r>
      <w:r>
        <w:t xml:space="preserve"> Function.</w:t>
      </w:r>
    </w:p>
    <w:p w14:paraId="6610BB48" w14:textId="56A54452" w:rsidR="009D639D" w:rsidRPr="00537786" w:rsidRDefault="00C951A3" w:rsidP="00537786">
      <w:pPr>
        <w:pStyle w:val="Heading10"/>
      </w:pPr>
      <w:r w:rsidRPr="00537786">
        <w:t xml:space="preserve">Overview </w:t>
      </w:r>
    </w:p>
    <w:p w14:paraId="5E37D250" w14:textId="6005CAFB" w:rsidR="00E66222" w:rsidRPr="00410E88" w:rsidRDefault="00CA7C02" w:rsidP="00410E88">
      <w:pPr>
        <w:spacing w:before="120"/>
        <w:rPr>
          <w:rFonts w:ascii="Arial" w:eastAsia="Arial" w:hAnsi="Arial" w:cs="Arial"/>
          <w:sz w:val="20"/>
          <w:szCs w:val="20"/>
        </w:rPr>
      </w:pPr>
      <w:r w:rsidRPr="00CA7C02">
        <w:rPr>
          <w:rFonts w:ascii="Arial" w:eastAsia="Arial" w:hAnsi="Arial" w:cs="Arial"/>
          <w:sz w:val="20"/>
          <w:szCs w:val="20"/>
        </w:rPr>
        <w:t xml:space="preserve">The </w:t>
      </w:r>
      <w:r w:rsidR="00E66222">
        <w:rPr>
          <w:rFonts w:ascii="Arial" w:eastAsia="Arial" w:hAnsi="Arial" w:cs="Arial"/>
          <w:sz w:val="20"/>
          <w:szCs w:val="20"/>
        </w:rPr>
        <w:t>ODBC Query F</w:t>
      </w:r>
      <w:r w:rsidR="00C432D0">
        <w:rPr>
          <w:rFonts w:ascii="Arial" w:eastAsia="Arial" w:hAnsi="Arial" w:cs="Arial"/>
          <w:sz w:val="20"/>
          <w:szCs w:val="20"/>
        </w:rPr>
        <w:t>unction</w:t>
      </w:r>
      <w:r w:rsidR="003D1439">
        <w:rPr>
          <w:rFonts w:ascii="Arial" w:eastAsia="Arial" w:hAnsi="Arial" w:cs="Arial"/>
          <w:sz w:val="20"/>
          <w:szCs w:val="20"/>
        </w:rPr>
        <w:t xml:space="preserve"> </w:t>
      </w:r>
      <w:r w:rsidR="009F6C2A">
        <w:rPr>
          <w:rFonts w:ascii="Arial" w:eastAsia="Arial" w:hAnsi="Arial" w:cs="Arial"/>
          <w:sz w:val="20"/>
          <w:szCs w:val="20"/>
        </w:rPr>
        <w:t xml:space="preserve">establishes </w:t>
      </w:r>
      <w:r w:rsidR="006D761A">
        <w:rPr>
          <w:rFonts w:ascii="Arial" w:eastAsia="Arial" w:hAnsi="Arial" w:cs="Arial"/>
          <w:sz w:val="20"/>
          <w:szCs w:val="20"/>
        </w:rPr>
        <w:t xml:space="preserve">an </w:t>
      </w:r>
      <w:r w:rsidR="009F6C2A">
        <w:rPr>
          <w:rFonts w:ascii="Arial" w:eastAsia="Arial" w:hAnsi="Arial" w:cs="Arial"/>
          <w:sz w:val="20"/>
          <w:szCs w:val="20"/>
        </w:rPr>
        <w:t>OBDC connection to the desired SQL database server and executes SELECT, INSERT, UPDATE or DELETE SQL statements</w:t>
      </w:r>
      <w:r w:rsidR="00C432D0">
        <w:rPr>
          <w:rFonts w:ascii="Arial" w:eastAsia="Arial" w:hAnsi="Arial" w:cs="Arial"/>
          <w:sz w:val="20"/>
          <w:szCs w:val="20"/>
        </w:rPr>
        <w:t>.</w:t>
      </w:r>
    </w:p>
    <w:p w14:paraId="7264444A" w14:textId="0FCF12B7" w:rsidR="00410E88" w:rsidRDefault="00E66222" w:rsidP="00E66222">
      <w:pPr>
        <w:pStyle w:val="BodyText"/>
        <w:rPr>
          <w:rFonts w:eastAsia="Arial" w:cs="Arial"/>
          <w:szCs w:val="20"/>
        </w:rPr>
      </w:pPr>
      <w:r>
        <w:t xml:space="preserve">This package includes </w:t>
      </w:r>
      <w:proofErr w:type="gramStart"/>
      <w:r w:rsidR="00CE1431">
        <w:t>a</w:t>
      </w:r>
      <w:proofErr w:type="gramEnd"/>
      <w:r w:rsidR="00CE1431">
        <w:t xml:space="preserve"> </w:t>
      </w:r>
      <w:r w:rsidR="00455E93">
        <w:t xml:space="preserve">SQL </w:t>
      </w:r>
      <w:r w:rsidR="006D761A">
        <w:t xml:space="preserve">script </w:t>
      </w:r>
      <w:r w:rsidR="009C6B7B">
        <w:t xml:space="preserve">that creates </w:t>
      </w:r>
      <w:r w:rsidR="00CE1431">
        <w:t xml:space="preserve">a </w:t>
      </w:r>
      <w:r w:rsidR="00455E93">
        <w:t xml:space="preserve">sample </w:t>
      </w:r>
      <w:r w:rsidR="00CE1431">
        <w:t xml:space="preserve">SQL table </w:t>
      </w:r>
      <w:r w:rsidR="009C6B7B">
        <w:t>with</w:t>
      </w:r>
      <w:r w:rsidR="00CE1431">
        <w:t xml:space="preserve"> dummy </w:t>
      </w:r>
      <w:r w:rsidR="009C6B7B">
        <w:t>data</w:t>
      </w:r>
      <w:r w:rsidR="00CE1431">
        <w:t>,</w:t>
      </w:r>
      <w:r>
        <w:t xml:space="preserve"> example workflows that demonstrate how to call </w:t>
      </w:r>
      <w:r w:rsidR="00CE1431">
        <w:t>these four SQL stat</w:t>
      </w:r>
      <w:r w:rsidR="009C6B7B">
        <w:t>e</w:t>
      </w:r>
      <w:r w:rsidR="00CE1431">
        <w:t>ments</w:t>
      </w:r>
      <w:r>
        <w:t>, rules that start the example workflows</w:t>
      </w:r>
      <w:r w:rsidR="00CE1431">
        <w:t xml:space="preserve"> and a </w:t>
      </w:r>
      <w:r>
        <w:t xml:space="preserve">custom </w:t>
      </w:r>
      <w:r w:rsidR="00CE1431">
        <w:t xml:space="preserve">Resilient </w:t>
      </w:r>
      <w:r>
        <w:t>data</w:t>
      </w:r>
      <w:r w:rsidR="00154F8C">
        <w:t xml:space="preserve"> </w:t>
      </w:r>
      <w:r>
        <w:t>table</w:t>
      </w:r>
      <w:r w:rsidR="00410E88">
        <w:t xml:space="preserve"> </w:t>
      </w:r>
      <w:r w:rsidR="006D761A">
        <w:t xml:space="preserve">that can be </w:t>
      </w:r>
      <w:r w:rsidR="00410E88">
        <w:t xml:space="preserve">updated by </w:t>
      </w:r>
      <w:r w:rsidR="00410E88">
        <w:rPr>
          <w:rFonts w:eastAsia="Arial" w:cs="Arial"/>
          <w:szCs w:val="20"/>
        </w:rPr>
        <w:t>the SELECT statement workflow.</w:t>
      </w:r>
    </w:p>
    <w:p w14:paraId="64198006" w14:textId="4F02C68A" w:rsidR="00EF14FB" w:rsidRDefault="00EF14FB" w:rsidP="00E66222">
      <w:pPr>
        <w:pStyle w:val="BodyText"/>
        <w:rPr>
          <w:rFonts w:eastAsia="Arial" w:cs="Arial"/>
          <w:szCs w:val="20"/>
        </w:rPr>
      </w:pPr>
      <w:r>
        <w:rPr>
          <w:rFonts w:ascii="Helvetica" w:eastAsia="Cambria" w:hAnsi="Helvetica" w:cs="Helvetica"/>
        </w:rPr>
        <w:t xml:space="preserve">The remainder of this document describes </w:t>
      </w:r>
      <w:r w:rsidR="00402FBC">
        <w:rPr>
          <w:rFonts w:ascii="Helvetica" w:eastAsia="Cambria" w:hAnsi="Helvetica" w:cs="Helvetica"/>
        </w:rPr>
        <w:t xml:space="preserve">the </w:t>
      </w:r>
      <w:r>
        <w:rPr>
          <w:rFonts w:ascii="Helvetica" w:eastAsia="Cambria" w:hAnsi="Helvetica" w:cs="Helvetica"/>
        </w:rPr>
        <w:t xml:space="preserve">included function, how to configure </w:t>
      </w:r>
      <w:r w:rsidR="00402FBC">
        <w:rPr>
          <w:rFonts w:ascii="Helvetica" w:eastAsia="Cambria" w:hAnsi="Helvetica" w:cs="Helvetica"/>
        </w:rPr>
        <w:t>it</w:t>
      </w:r>
      <w:r>
        <w:rPr>
          <w:rFonts w:ascii="Helvetica" w:eastAsia="Cambria" w:hAnsi="Helvetica" w:cs="Helvetica"/>
        </w:rPr>
        <w:t xml:space="preserve"> in custom workflows, and any additional customization options.</w:t>
      </w:r>
    </w:p>
    <w:p w14:paraId="029AACCB" w14:textId="75D5C788" w:rsidR="00C951A3" w:rsidRDefault="001B086B" w:rsidP="00537786">
      <w:pPr>
        <w:pStyle w:val="Heading10"/>
      </w:pPr>
      <w:r>
        <w:t>Installation</w:t>
      </w:r>
    </w:p>
    <w:p w14:paraId="14AEC795" w14:textId="77777777" w:rsidR="001B086B" w:rsidRDefault="001B086B" w:rsidP="009A711B">
      <w:pPr>
        <w:pStyle w:val="BodyText"/>
        <w:keepNext/>
      </w:pPr>
      <w:bookmarkStart w:id="3" w:name="_Toc510253265"/>
      <w:r>
        <w:rPr>
          <w:rFonts w:cs="Arial"/>
          <w:szCs w:val="20"/>
        </w:rPr>
        <w:t>Before installing</w:t>
      </w:r>
      <w:r>
        <w:t>, verify that your environment meets the following prerequisites:</w:t>
      </w:r>
    </w:p>
    <w:p w14:paraId="102B5DB3" w14:textId="77777777" w:rsidR="001B086B" w:rsidRDefault="001B086B" w:rsidP="009A711B">
      <w:pPr>
        <w:pStyle w:val="ListBullet"/>
        <w:keepNext/>
        <w:numPr>
          <w:ilvl w:val="0"/>
          <w:numId w:val="26"/>
        </w:numPr>
      </w:pPr>
      <w:r w:rsidRPr="00E754BD">
        <w:t>Resilient</w:t>
      </w:r>
      <w:r>
        <w:t xml:space="preserve"> platform is version 30 or later. </w:t>
      </w:r>
    </w:p>
    <w:p w14:paraId="6D2F0F64" w14:textId="77777777" w:rsidR="001B086B" w:rsidRDefault="001B086B" w:rsidP="009A711B">
      <w:pPr>
        <w:pStyle w:val="ListBullet"/>
        <w:keepNext/>
        <w:numPr>
          <w:ilvl w:val="0"/>
          <w:numId w:val="26"/>
        </w:numPr>
      </w:pPr>
      <w:r>
        <w:t>You have a Resilient account to use for the integrations. T</w:t>
      </w:r>
      <w:r w:rsidRPr="009758F8">
        <w:t xml:space="preserve">his can be any account that has the permission to view and modify administrator and customization </w:t>
      </w:r>
      <w:proofErr w:type="gramStart"/>
      <w:r w:rsidRPr="009758F8">
        <w:t>settings</w:t>
      </w:r>
      <w:r>
        <w:t>, and</w:t>
      </w:r>
      <w:proofErr w:type="gramEnd"/>
      <w:r>
        <w:t xml:space="preserve"> read and update incidents</w:t>
      </w:r>
      <w:r w:rsidRPr="009758F8">
        <w:t>. You need to know the account username and password.</w:t>
      </w:r>
    </w:p>
    <w:p w14:paraId="416E4EA3" w14:textId="77777777" w:rsidR="001B086B" w:rsidRPr="00341760" w:rsidRDefault="001B086B" w:rsidP="001B086B">
      <w:pPr>
        <w:pStyle w:val="ListBullet"/>
        <w:numPr>
          <w:ilvl w:val="0"/>
          <w:numId w:val="26"/>
        </w:numPr>
      </w:pPr>
      <w:r>
        <w:t>You have access to the command line of the Resilient appliance, which hosts the Resilient platform; or to a separate integration server where you will deploy and run the functions code. If using a separate integration server, you must install Python version 2.7.10 or later, or version 3.6 or later, and “pip”. (The Resilient appliance is preconfigured with a suitable version of Python.)</w:t>
      </w:r>
    </w:p>
    <w:p w14:paraId="7B72C6F2" w14:textId="77777777" w:rsidR="001B086B" w:rsidRDefault="001B086B" w:rsidP="009A711B">
      <w:pPr>
        <w:pStyle w:val="Heading20"/>
      </w:pPr>
      <w:bookmarkStart w:id="4" w:name="_Toc509305886"/>
      <w:r>
        <w:lastRenderedPageBreak/>
        <w:t>Install the Python components</w:t>
      </w:r>
      <w:bookmarkEnd w:id="4"/>
    </w:p>
    <w:p w14:paraId="7D4730C4" w14:textId="6B2FD5C5" w:rsidR="001B086B" w:rsidRDefault="001B086B" w:rsidP="009A711B">
      <w:pPr>
        <w:pStyle w:val="BodyText"/>
      </w:pPr>
      <w:r>
        <w:t>The functions package contains Python components that will be called by the Resilient platform to execute the functions during your workflows. These components run in the ‘resilient-circuits’ integration framework.</w:t>
      </w:r>
    </w:p>
    <w:p w14:paraId="2F26BCF9" w14:textId="77777777" w:rsidR="001B086B" w:rsidRDefault="001B086B" w:rsidP="009A711B">
      <w:pPr>
        <w:pStyle w:val="BodyText"/>
      </w:pPr>
      <w:r>
        <w:t>The package also includes Resilient customizations that will be imported into the platform later.</w:t>
      </w:r>
    </w:p>
    <w:p w14:paraId="7C2C7A57" w14:textId="77777777" w:rsidR="001B086B" w:rsidRDefault="001B086B" w:rsidP="009A711B">
      <w:pPr>
        <w:pStyle w:val="BodyText"/>
      </w:pPr>
      <w:r>
        <w:t>Ensure that the environment is up to date,</w:t>
      </w:r>
    </w:p>
    <w:p w14:paraId="515E4C4C" w14:textId="77777777" w:rsidR="001B086B" w:rsidRPr="00877C21" w:rsidRDefault="001B086B" w:rsidP="009A711B">
      <w:pPr>
        <w:pStyle w:val="Code0"/>
        <w:ind w:left="547"/>
        <w:contextualSpacing/>
      </w:pPr>
      <w:proofErr w:type="spellStart"/>
      <w:r w:rsidRPr="00877C21">
        <w:t>sudo</w:t>
      </w:r>
      <w:proofErr w:type="spellEnd"/>
      <w:r w:rsidRPr="00877C21">
        <w:t xml:space="preserve"> pip install --upgrade pip</w:t>
      </w:r>
    </w:p>
    <w:p w14:paraId="29A1E0A5" w14:textId="77777777" w:rsidR="001B086B" w:rsidRDefault="001B086B" w:rsidP="009A711B">
      <w:pPr>
        <w:pStyle w:val="Code0"/>
        <w:ind w:left="547"/>
        <w:contextualSpacing/>
      </w:pPr>
      <w:proofErr w:type="spellStart"/>
      <w:r w:rsidRPr="00877C21">
        <w:t>sudo</w:t>
      </w:r>
      <w:proofErr w:type="spellEnd"/>
      <w:r w:rsidRPr="00877C21">
        <w:t xml:space="preserve"> pip install --upgrade </w:t>
      </w:r>
      <w:proofErr w:type="spellStart"/>
      <w:r w:rsidRPr="00877C21">
        <w:t>setuptools</w:t>
      </w:r>
      <w:proofErr w:type="spellEnd"/>
    </w:p>
    <w:p w14:paraId="4233D609" w14:textId="77777777" w:rsidR="001B086B" w:rsidRPr="00120821" w:rsidRDefault="001B086B" w:rsidP="009A711B">
      <w:pPr>
        <w:pStyle w:val="Code0"/>
        <w:ind w:left="547"/>
        <w:contextualSpacing/>
      </w:pPr>
      <w:proofErr w:type="spellStart"/>
      <w:r w:rsidRPr="00877C21">
        <w:t>sudo</w:t>
      </w:r>
      <w:proofErr w:type="spellEnd"/>
      <w:r w:rsidRPr="00877C21">
        <w:t xml:space="preserve"> pip install </w:t>
      </w:r>
      <w:r>
        <w:t xml:space="preserve">--upgrade </w:t>
      </w:r>
      <w:r w:rsidRPr="00877C21">
        <w:t>resilient-circuit</w:t>
      </w:r>
      <w:r>
        <w:t>s</w:t>
      </w:r>
    </w:p>
    <w:p w14:paraId="0C57917C" w14:textId="286F1F44" w:rsidR="008D2369" w:rsidRPr="008D2369" w:rsidRDefault="008D2369" w:rsidP="008D2369">
      <w:pPr>
        <w:pStyle w:val="BodyText"/>
      </w:pPr>
      <w:r w:rsidRPr="008D2369">
        <w:t>To install the package, you must first unzip it then install the package as follows:</w:t>
      </w:r>
    </w:p>
    <w:p w14:paraId="729F664F" w14:textId="6852B44F" w:rsidR="001B086B" w:rsidRPr="00FF7644" w:rsidRDefault="00410E88" w:rsidP="00410E88">
      <w:pPr>
        <w:pStyle w:val="Code0"/>
      </w:pPr>
      <w:proofErr w:type="spellStart"/>
      <w:r>
        <w:t>sudo</w:t>
      </w:r>
      <w:proofErr w:type="spellEnd"/>
      <w:r>
        <w:t xml:space="preserve"> pip install --upgrade </w:t>
      </w:r>
      <w:proofErr w:type="spellStart"/>
      <w:r>
        <w:t>fn_odbc_query</w:t>
      </w:r>
      <w:proofErr w:type="spellEnd"/>
      <w:r w:rsidR="008D2369">
        <w:t>-&lt;</w:t>
      </w:r>
      <w:r w:rsidR="008D2369" w:rsidRPr="009B0406">
        <w:rPr>
          <w:i/>
        </w:rPr>
        <w:t>version</w:t>
      </w:r>
      <w:proofErr w:type="gramStart"/>
      <w:r w:rsidR="008D2369">
        <w:t>&gt;</w:t>
      </w:r>
      <w:r>
        <w:t>.tar.gz</w:t>
      </w:r>
      <w:proofErr w:type="gramEnd"/>
    </w:p>
    <w:p w14:paraId="7EE84101" w14:textId="77777777" w:rsidR="00F33F4A" w:rsidRDefault="00F33F4A" w:rsidP="00F33F4A">
      <w:pPr>
        <w:pStyle w:val="Heading20"/>
      </w:pPr>
      <w:r>
        <w:t>Configure the Python components</w:t>
      </w:r>
    </w:p>
    <w:p w14:paraId="2F12C4C4" w14:textId="77777777" w:rsidR="00F33F4A" w:rsidRDefault="00F33F4A" w:rsidP="00F33F4A">
      <w:pPr>
        <w:pStyle w:val="BodyText"/>
        <w:keepNext/>
        <w:rPr>
          <w:rFonts w:cs="Arial"/>
          <w:color w:val="000000"/>
        </w:rPr>
      </w:pPr>
      <w:r>
        <w:rPr>
          <w:rFonts w:cs="Arial"/>
          <w:color w:val="000000"/>
        </w:rPr>
        <w:t>The ‘resilient-circuits’ components run as an unprivileged user, typically named `integration`. If you do not already have an `integration` user configured on your appliance, create it now.</w:t>
      </w:r>
    </w:p>
    <w:p w14:paraId="6C1403FC" w14:textId="77777777" w:rsidR="00F33F4A" w:rsidRPr="00341760" w:rsidRDefault="00F33F4A" w:rsidP="00F33F4A">
      <w:pPr>
        <w:pStyle w:val="BodyText"/>
        <w:keepNext/>
        <w:rPr>
          <w:rFonts w:cs="Arial"/>
          <w:color w:val="000000"/>
          <w:szCs w:val="20"/>
        </w:rPr>
      </w:pPr>
      <w:r w:rsidRPr="00341760">
        <w:rPr>
          <w:rFonts w:cs="Arial"/>
          <w:color w:val="000000"/>
          <w:szCs w:val="20"/>
        </w:rPr>
        <w:t xml:space="preserve">Perform the following to </w:t>
      </w:r>
      <w:r>
        <w:rPr>
          <w:rFonts w:cs="Arial"/>
          <w:color w:val="000000"/>
          <w:szCs w:val="20"/>
        </w:rPr>
        <w:t xml:space="preserve">configure and run </w:t>
      </w:r>
      <w:r>
        <w:t>the integration</w:t>
      </w:r>
      <w:r w:rsidRPr="00341760">
        <w:rPr>
          <w:rFonts w:cs="Arial"/>
          <w:color w:val="000000"/>
          <w:szCs w:val="20"/>
        </w:rPr>
        <w:t>:</w:t>
      </w:r>
    </w:p>
    <w:p w14:paraId="56E9C279" w14:textId="77777777" w:rsidR="00F33F4A" w:rsidRPr="009D77DC" w:rsidRDefault="00F33F4A" w:rsidP="00F33F4A">
      <w:pPr>
        <w:pStyle w:val="BodyText"/>
        <w:keepNext/>
        <w:numPr>
          <w:ilvl w:val="0"/>
          <w:numId w:val="23"/>
        </w:numPr>
        <w:rPr>
          <w:rFonts w:cs="Arial"/>
          <w:color w:val="000000"/>
        </w:rPr>
      </w:pPr>
      <w:r>
        <w:rPr>
          <w:rFonts w:cs="Arial"/>
          <w:color w:val="000000"/>
        </w:rPr>
        <w:t xml:space="preserve">Using </w:t>
      </w:r>
      <w:proofErr w:type="spellStart"/>
      <w:r>
        <w:rPr>
          <w:rFonts w:cs="Arial"/>
          <w:color w:val="000000"/>
        </w:rPr>
        <w:t>sudo</w:t>
      </w:r>
      <w:proofErr w:type="spellEnd"/>
      <w:r>
        <w:rPr>
          <w:rFonts w:cs="Arial"/>
          <w:color w:val="000000"/>
        </w:rPr>
        <w:t>, become the integration user.</w:t>
      </w:r>
      <w:r w:rsidRPr="000629DE">
        <w:rPr>
          <w:rFonts w:cs="Arial"/>
          <w:color w:val="000000"/>
        </w:rPr>
        <w:t xml:space="preserve"> </w:t>
      </w:r>
    </w:p>
    <w:p w14:paraId="60D67366" w14:textId="77777777" w:rsidR="00F33F4A" w:rsidRDefault="00F33F4A" w:rsidP="00F33F4A">
      <w:pPr>
        <w:pStyle w:val="Code0"/>
        <w:keepNext/>
        <w:ind w:left="720"/>
      </w:pPr>
      <w:proofErr w:type="spellStart"/>
      <w:r>
        <w:t>sudo</w:t>
      </w:r>
      <w:proofErr w:type="spellEnd"/>
      <w:r>
        <w:t xml:space="preserve"> </w:t>
      </w:r>
      <w:proofErr w:type="spellStart"/>
      <w:r>
        <w:t>su</w:t>
      </w:r>
      <w:proofErr w:type="spellEnd"/>
      <w:r>
        <w:t xml:space="preserve"> - integration</w:t>
      </w:r>
    </w:p>
    <w:p w14:paraId="1E15E8EC" w14:textId="77777777" w:rsidR="00F33F4A" w:rsidRPr="009D77DC" w:rsidRDefault="00F33F4A" w:rsidP="00F33F4A">
      <w:pPr>
        <w:pStyle w:val="BodyText"/>
        <w:keepNext/>
        <w:numPr>
          <w:ilvl w:val="0"/>
          <w:numId w:val="23"/>
        </w:numPr>
        <w:rPr>
          <w:rFonts w:cs="Arial"/>
          <w:color w:val="000000"/>
        </w:rPr>
      </w:pPr>
      <w:r>
        <w:t>Use one of the following commands to c</w:t>
      </w:r>
      <w:r>
        <w:rPr>
          <w:rFonts w:cs="Arial"/>
          <w:color w:val="000000"/>
        </w:rPr>
        <w:t>reate or update the resilient-circuits configuration file</w:t>
      </w:r>
      <w:r>
        <w:t>. Use –c for new environments or –u for existing environments.</w:t>
      </w:r>
    </w:p>
    <w:p w14:paraId="4995698B" w14:textId="77777777" w:rsidR="00F33F4A" w:rsidRDefault="00F33F4A" w:rsidP="00F33F4A">
      <w:pPr>
        <w:pStyle w:val="Code0"/>
        <w:keepNext/>
        <w:ind w:left="720"/>
      </w:pPr>
      <w:r>
        <w:t>resilient-circuits config -c</w:t>
      </w:r>
    </w:p>
    <w:p w14:paraId="03FEE21A" w14:textId="77777777" w:rsidR="00F33F4A" w:rsidRDefault="00F33F4A" w:rsidP="00F33F4A">
      <w:pPr>
        <w:pStyle w:val="BodyText"/>
        <w:keepNext/>
        <w:ind w:left="720"/>
      </w:pPr>
      <w:r>
        <w:t>or</w:t>
      </w:r>
    </w:p>
    <w:p w14:paraId="6434A26F" w14:textId="77777777" w:rsidR="00F33F4A" w:rsidRDefault="00F33F4A" w:rsidP="00F33F4A">
      <w:pPr>
        <w:pStyle w:val="Code0"/>
        <w:keepNext/>
        <w:ind w:left="720"/>
      </w:pPr>
      <w:r>
        <w:t>resilient-circuits config -u</w:t>
      </w:r>
    </w:p>
    <w:p w14:paraId="524875DB" w14:textId="77777777" w:rsidR="00F33F4A" w:rsidRDefault="00F33F4A" w:rsidP="00F33F4A">
      <w:pPr>
        <w:pStyle w:val="BodyText"/>
        <w:keepNext/>
        <w:numPr>
          <w:ilvl w:val="0"/>
          <w:numId w:val="23"/>
        </w:numPr>
        <w:rPr>
          <w:rFonts w:cs="Arial"/>
          <w:color w:val="000000"/>
        </w:rPr>
      </w:pPr>
      <w:r>
        <w:rPr>
          <w:rFonts w:cs="Arial"/>
          <w:color w:val="000000"/>
        </w:rPr>
        <w:t>Edit the resilient-circuits configuration file.</w:t>
      </w:r>
    </w:p>
    <w:p w14:paraId="40DE443A" w14:textId="77777777" w:rsidR="00F33F4A" w:rsidRDefault="00F33F4A" w:rsidP="00AC1006">
      <w:pPr>
        <w:pStyle w:val="BodyText"/>
        <w:keepNext/>
        <w:numPr>
          <w:ilvl w:val="1"/>
          <w:numId w:val="23"/>
        </w:numPr>
        <w:ind w:left="720"/>
        <w:rPr>
          <w:rFonts w:cs="Arial"/>
          <w:color w:val="000000"/>
        </w:rPr>
      </w:pPr>
      <w:r>
        <w:rPr>
          <w:rFonts w:cs="Arial"/>
          <w:color w:val="000000"/>
        </w:rPr>
        <w:t>In the [resilient] section, ensure that you provide all the information needed to connect to the Resilient platform.</w:t>
      </w:r>
    </w:p>
    <w:p w14:paraId="55F217A4" w14:textId="0209B32E" w:rsidR="00AC1006" w:rsidRDefault="00F33F4A" w:rsidP="00AC1006">
      <w:pPr>
        <w:pStyle w:val="BodyText"/>
        <w:keepNext/>
        <w:numPr>
          <w:ilvl w:val="1"/>
          <w:numId w:val="23"/>
        </w:numPr>
        <w:ind w:left="720"/>
        <w:rPr>
          <w:rFonts w:cs="Arial"/>
          <w:color w:val="000000"/>
        </w:rPr>
      </w:pPr>
      <w:r>
        <w:rPr>
          <w:rFonts w:cs="Arial"/>
          <w:color w:val="000000"/>
        </w:rPr>
        <w:t>In the [</w:t>
      </w:r>
      <w:proofErr w:type="spellStart"/>
      <w:r w:rsidRPr="009472BD">
        <w:rPr>
          <w:rFonts w:cs="Arial"/>
          <w:color w:val="000000"/>
        </w:rPr>
        <w:t>fn</w:t>
      </w:r>
      <w:r w:rsidR="00402FBC">
        <w:rPr>
          <w:rFonts w:cs="Arial"/>
          <w:color w:val="000000"/>
        </w:rPr>
        <w:t>_odbc_query</w:t>
      </w:r>
      <w:proofErr w:type="spellEnd"/>
      <w:r>
        <w:rPr>
          <w:rFonts w:cs="Arial"/>
          <w:color w:val="000000"/>
        </w:rPr>
        <w:t xml:space="preserve">] section, edit the settings as </w:t>
      </w:r>
      <w:r w:rsidR="00AC1006">
        <w:rPr>
          <w:rFonts w:cs="Arial"/>
          <w:color w:val="000000"/>
        </w:rPr>
        <w:t>follows:</w:t>
      </w:r>
    </w:p>
    <w:p w14:paraId="1EFFE991" w14:textId="77777777" w:rsidR="000E2781" w:rsidRPr="000E2781" w:rsidRDefault="000E2781" w:rsidP="000E2781">
      <w:pPr>
        <w:pStyle w:val="Code0"/>
        <w:spacing w:before="0" w:after="0"/>
        <w:ind w:left="547"/>
        <w:rPr>
          <w:rFonts w:eastAsia="Cambria"/>
        </w:rPr>
      </w:pPr>
      <w:r w:rsidRPr="000E2781">
        <w:rPr>
          <w:rFonts w:eastAsia="Cambria"/>
        </w:rPr>
        <w:t># Define your connection string</w:t>
      </w:r>
    </w:p>
    <w:p w14:paraId="5DF8A029" w14:textId="59094043" w:rsidR="00DB705E" w:rsidRDefault="000E2781" w:rsidP="000E2781">
      <w:pPr>
        <w:pStyle w:val="Code0"/>
        <w:spacing w:before="0" w:after="0"/>
        <w:ind w:left="547"/>
        <w:rPr>
          <w:rFonts w:eastAsia="Cambria"/>
        </w:rPr>
      </w:pPr>
      <w:proofErr w:type="spellStart"/>
      <w:r w:rsidRPr="000E2781">
        <w:rPr>
          <w:rFonts w:eastAsia="Cambria"/>
        </w:rPr>
        <w:t>sql_connection_string</w:t>
      </w:r>
      <w:proofErr w:type="spellEnd"/>
      <w:r w:rsidRPr="000E2781">
        <w:rPr>
          <w:rFonts w:eastAsia="Cambria"/>
        </w:rPr>
        <w:t>=Driver={PostgreSQL</w:t>
      </w:r>
      <w:proofErr w:type="gramStart"/>
      <w:r w:rsidRPr="000E2781">
        <w:rPr>
          <w:rFonts w:eastAsia="Cambria"/>
        </w:rPr>
        <w:t>};Server</w:t>
      </w:r>
      <w:proofErr w:type="gramEnd"/>
      <w:r w:rsidRPr="000E2781">
        <w:rPr>
          <w:rFonts w:eastAsia="Cambria"/>
        </w:rPr>
        <w:t>=</w:t>
      </w:r>
      <w:r w:rsidR="00DB705E">
        <w:rPr>
          <w:rFonts w:eastAsia="Cambria"/>
        </w:rPr>
        <w:t xml:space="preserve">IP </w:t>
      </w:r>
      <w:proofErr w:type="spellStart"/>
      <w:r w:rsidR="00DB705E">
        <w:rPr>
          <w:rFonts w:eastAsia="Cambria"/>
        </w:rPr>
        <w:t>Ad</w:t>
      </w:r>
      <w:ins w:id="5" w:author="Tamara Zlender" w:date="2018-06-04T10:38:00Z">
        <w:r w:rsidR="00D651B3">
          <w:rPr>
            <w:rFonts w:eastAsia="Cambria"/>
          </w:rPr>
          <w:t>d</w:t>
        </w:r>
      </w:ins>
      <w:r w:rsidR="00DB705E">
        <w:rPr>
          <w:rFonts w:eastAsia="Cambria"/>
        </w:rPr>
        <w:t>ress</w:t>
      </w:r>
      <w:r w:rsidRPr="000E2781">
        <w:rPr>
          <w:rFonts w:eastAsia="Cambria"/>
        </w:rPr>
        <w:t>;Port</w:t>
      </w:r>
      <w:proofErr w:type="spellEnd"/>
      <w:r w:rsidRPr="000E2781">
        <w:rPr>
          <w:rFonts w:eastAsia="Cambria"/>
        </w:rPr>
        <w:t>=5432;</w:t>
      </w:r>
    </w:p>
    <w:p w14:paraId="2FBEE923" w14:textId="5ADC6722" w:rsidR="000E2781" w:rsidRPr="000E2781" w:rsidRDefault="000E2781" w:rsidP="000E2781">
      <w:pPr>
        <w:pStyle w:val="Code0"/>
        <w:spacing w:before="0" w:after="0"/>
        <w:ind w:left="547"/>
        <w:rPr>
          <w:rFonts w:eastAsia="Cambria"/>
        </w:rPr>
      </w:pPr>
      <w:r w:rsidRPr="000E2781">
        <w:rPr>
          <w:rFonts w:eastAsia="Cambria"/>
        </w:rPr>
        <w:t>Database=</w:t>
      </w:r>
      <w:proofErr w:type="spellStart"/>
      <w:proofErr w:type="gramStart"/>
      <w:r w:rsidR="00DB705E">
        <w:rPr>
          <w:rFonts w:eastAsia="Cambria"/>
        </w:rPr>
        <w:t>myDataBase</w:t>
      </w:r>
      <w:r w:rsidRPr="000E2781">
        <w:rPr>
          <w:rFonts w:eastAsia="Cambria"/>
        </w:rPr>
        <w:t>;Uid</w:t>
      </w:r>
      <w:proofErr w:type="spellEnd"/>
      <w:proofErr w:type="gramEnd"/>
      <w:r w:rsidRPr="000E2781">
        <w:rPr>
          <w:rFonts w:eastAsia="Cambria"/>
        </w:rPr>
        <w:t>=</w:t>
      </w:r>
      <w:proofErr w:type="spellStart"/>
      <w:r w:rsidR="00DB705E">
        <w:rPr>
          <w:rFonts w:eastAsia="Cambria"/>
        </w:rPr>
        <w:t>myUserName</w:t>
      </w:r>
      <w:r w:rsidRPr="000E2781">
        <w:rPr>
          <w:rFonts w:eastAsia="Cambria"/>
        </w:rPr>
        <w:t>;Pwd</w:t>
      </w:r>
      <w:proofErr w:type="spellEnd"/>
      <w:r w:rsidRPr="000E2781">
        <w:rPr>
          <w:rFonts w:eastAsia="Cambria"/>
        </w:rPr>
        <w:t>=</w:t>
      </w:r>
      <w:proofErr w:type="spellStart"/>
      <w:r w:rsidR="00DB705E">
        <w:rPr>
          <w:rFonts w:eastAsia="Cambria"/>
        </w:rPr>
        <w:t>myP</w:t>
      </w:r>
      <w:r w:rsidRPr="000E2781">
        <w:rPr>
          <w:rFonts w:eastAsia="Cambria"/>
        </w:rPr>
        <w:t>assword</w:t>
      </w:r>
      <w:proofErr w:type="spellEnd"/>
      <w:r w:rsidRPr="000E2781">
        <w:rPr>
          <w:rFonts w:eastAsia="Cambria"/>
        </w:rPr>
        <w:t>;</w:t>
      </w:r>
    </w:p>
    <w:p w14:paraId="4A02B6E3" w14:textId="77777777" w:rsidR="000E2781" w:rsidRPr="000E2781" w:rsidRDefault="000E2781" w:rsidP="000E2781">
      <w:pPr>
        <w:pStyle w:val="Code0"/>
        <w:spacing w:before="0" w:after="0"/>
        <w:ind w:left="547"/>
        <w:rPr>
          <w:rFonts w:eastAsia="Cambria"/>
        </w:rPr>
      </w:pPr>
    </w:p>
    <w:p w14:paraId="7EE09A42" w14:textId="77777777" w:rsidR="00041CAE" w:rsidRDefault="00041CAE">
      <w:pPr>
        <w:pStyle w:val="Code0"/>
        <w:spacing w:before="0" w:after="0"/>
        <w:ind w:left="547"/>
        <w:rPr>
          <w:ins w:id="6" w:author="Tamara Zlender" w:date="2018-06-11T11:47:00Z"/>
          <w:rFonts w:eastAsia="Cambria"/>
        </w:rPr>
        <w:pPrChange w:id="7"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 w:author="Tamara Zlender" w:date="2018-06-11T11:47:00Z">
        <w:r>
          <w:rPr>
            <w:rFonts w:eastAsia="Cambria"/>
          </w:rPr>
          <w:t># Optional settings:</w:t>
        </w:r>
      </w:ins>
    </w:p>
    <w:p w14:paraId="098AD50F" w14:textId="77777777" w:rsidR="00041CAE" w:rsidRDefault="00041CAE">
      <w:pPr>
        <w:pStyle w:val="Code0"/>
        <w:spacing w:before="0" w:after="0"/>
        <w:ind w:left="547"/>
        <w:rPr>
          <w:ins w:id="9" w:author="Tamara Zlender" w:date="2018-06-11T11:47:00Z"/>
          <w:rFonts w:eastAsia="Cambria"/>
        </w:rPr>
        <w:pPrChange w:id="10"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E1C5653" w14:textId="77777777" w:rsidR="00041CAE" w:rsidRDefault="00041CAE">
      <w:pPr>
        <w:pStyle w:val="Code0"/>
        <w:spacing w:before="0" w:after="0"/>
        <w:ind w:left="547"/>
        <w:rPr>
          <w:ins w:id="11" w:author="Tamara Zlender" w:date="2018-06-11T11:47:00Z"/>
          <w:rFonts w:eastAsia="Cambria"/>
        </w:rPr>
        <w:pPrChange w:id="12"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3" w:author="Tamara Zlender" w:date="2018-06-11T11:47:00Z">
        <w:r>
          <w:rPr>
            <w:rFonts w:eastAsia="Cambria"/>
          </w:rPr>
          <w:t># Define restricted SQL statements as a list, separated by a comma, using square brackets.</w:t>
        </w:r>
      </w:ins>
    </w:p>
    <w:p w14:paraId="102878A2" w14:textId="77777777" w:rsidR="00041CAE" w:rsidRDefault="00041CAE">
      <w:pPr>
        <w:pStyle w:val="Code0"/>
        <w:spacing w:before="0" w:after="0"/>
        <w:ind w:left="547"/>
        <w:rPr>
          <w:ins w:id="14" w:author="Tamara Zlender" w:date="2018-06-11T11:47:00Z"/>
          <w:rFonts w:eastAsia="Cambria"/>
        </w:rPr>
        <w:pPrChange w:id="15"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6" w:author="Tamara Zlender" w:date="2018-06-11T11:47:00Z">
        <w:r>
          <w:rPr>
            <w:rFonts w:eastAsia="Cambria"/>
          </w:rPr>
          <w:t xml:space="preserve"># Example ["delete", "update", "insert"]. </w:t>
        </w:r>
      </w:ins>
    </w:p>
    <w:p w14:paraId="7BA8A774" w14:textId="77777777" w:rsidR="00041CAE" w:rsidRDefault="00041CAE">
      <w:pPr>
        <w:pStyle w:val="Code0"/>
        <w:spacing w:before="0" w:after="0"/>
        <w:ind w:left="547"/>
        <w:rPr>
          <w:ins w:id="17" w:author="Tamara Zlender" w:date="2018-06-11T11:47:00Z"/>
          <w:rFonts w:eastAsia="Cambria"/>
        </w:rPr>
        <w:pPrChange w:id="18"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19" w:author="Tamara Zlender" w:date="2018-06-11T11:47:00Z">
        <w:r>
          <w:rPr>
            <w:rFonts w:eastAsia="Cambria"/>
          </w:rPr>
          <w:t># Comment this line if there are no restrictions.</w:t>
        </w:r>
      </w:ins>
    </w:p>
    <w:p w14:paraId="102D0DB9" w14:textId="77777777" w:rsidR="00041CAE" w:rsidRDefault="00041CAE">
      <w:pPr>
        <w:pStyle w:val="Code0"/>
        <w:spacing w:before="0" w:after="0"/>
        <w:ind w:left="547"/>
        <w:rPr>
          <w:ins w:id="20" w:author="Tamara Zlender" w:date="2018-06-11T11:47:00Z"/>
          <w:rFonts w:eastAsia="Cambria"/>
        </w:rPr>
        <w:pPrChange w:id="21"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ins w:id="22" w:author="Tamara Zlender" w:date="2018-06-11T11:47:00Z">
        <w:r>
          <w:rPr>
            <w:rFonts w:eastAsia="Cambria"/>
          </w:rPr>
          <w:t>sql_restricted_sql_statements</w:t>
        </w:r>
        <w:proofErr w:type="spellEnd"/>
        <w:proofErr w:type="gramStart"/>
        <w:r>
          <w:rPr>
            <w:rFonts w:eastAsia="Cambria"/>
          </w:rPr>
          <w:t>=[</w:t>
        </w:r>
        <w:proofErr w:type="gramEnd"/>
        <w:r>
          <w:rPr>
            <w:rFonts w:eastAsia="Cambria"/>
          </w:rPr>
          <w:t>"delete", "insert", "update"]</w:t>
        </w:r>
      </w:ins>
    </w:p>
    <w:p w14:paraId="2B7419FF" w14:textId="77777777" w:rsidR="00041CAE" w:rsidRDefault="00041CAE">
      <w:pPr>
        <w:pStyle w:val="Code0"/>
        <w:spacing w:before="0" w:after="0"/>
        <w:ind w:left="547"/>
        <w:rPr>
          <w:ins w:id="23" w:author="Tamara Zlender" w:date="2018-06-11T11:47:00Z"/>
          <w:rFonts w:eastAsia="Cambria"/>
        </w:rPr>
        <w:pPrChange w:id="24"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2016106C" w14:textId="77777777" w:rsidR="00041CAE" w:rsidRDefault="00041CAE">
      <w:pPr>
        <w:pStyle w:val="Code0"/>
        <w:spacing w:before="0" w:after="0"/>
        <w:ind w:left="547"/>
        <w:rPr>
          <w:ins w:id="25" w:author="Tamara Zlender" w:date="2018-06-11T11:47:00Z"/>
          <w:rFonts w:eastAsia="Cambria"/>
        </w:rPr>
        <w:pPrChange w:id="26"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27" w:author="Tamara Zlender" w:date="2018-06-11T11:47:00Z">
        <w:r>
          <w:rPr>
            <w:rFonts w:eastAsia="Cambria"/>
          </w:rPr>
          <w:t># Define if you wish to execute commits automatically after every SQL statement.</w:t>
        </w:r>
      </w:ins>
    </w:p>
    <w:p w14:paraId="0980CF56" w14:textId="77777777" w:rsidR="00041CAE" w:rsidRDefault="00041CAE">
      <w:pPr>
        <w:pStyle w:val="Code0"/>
        <w:spacing w:before="0" w:after="0"/>
        <w:ind w:left="547"/>
        <w:rPr>
          <w:ins w:id="28" w:author="Tamara Zlender" w:date="2018-06-11T11:47:00Z"/>
          <w:rFonts w:eastAsia="Cambria"/>
        </w:rPr>
        <w:pPrChange w:id="29"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30" w:author="Tamara Zlender" w:date="2018-06-11T11:47:00Z">
        <w:r>
          <w:rPr>
            <w:rFonts w:eastAsia="Cambria"/>
          </w:rPr>
          <w:t># Comment this line to use false - the default.</w:t>
        </w:r>
      </w:ins>
    </w:p>
    <w:p w14:paraId="2D9ED063" w14:textId="77777777" w:rsidR="00041CAE" w:rsidRDefault="00041CAE">
      <w:pPr>
        <w:pStyle w:val="Code0"/>
        <w:spacing w:before="0" w:after="0"/>
        <w:ind w:left="547"/>
        <w:rPr>
          <w:ins w:id="31" w:author="Tamara Zlender" w:date="2018-06-11T11:47:00Z"/>
          <w:rFonts w:eastAsia="Cambria"/>
        </w:rPr>
        <w:pPrChange w:id="32"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ins w:id="33" w:author="Tamara Zlender" w:date="2018-06-11T11:47:00Z">
        <w:r>
          <w:rPr>
            <w:rFonts w:eastAsia="Cambria"/>
          </w:rPr>
          <w:t>sql_autocommit</w:t>
        </w:r>
        <w:proofErr w:type="spellEnd"/>
        <w:r>
          <w:rPr>
            <w:rFonts w:eastAsia="Cambria"/>
          </w:rPr>
          <w:t>=true</w:t>
        </w:r>
      </w:ins>
    </w:p>
    <w:p w14:paraId="40AD3E02" w14:textId="77777777" w:rsidR="00041CAE" w:rsidRDefault="00041CAE">
      <w:pPr>
        <w:pStyle w:val="Code0"/>
        <w:spacing w:before="0" w:after="0"/>
        <w:ind w:left="547"/>
        <w:rPr>
          <w:ins w:id="34" w:author="Tamara Zlender" w:date="2018-06-11T11:47:00Z"/>
          <w:rFonts w:eastAsia="Cambria"/>
        </w:rPr>
        <w:pPrChange w:id="35"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5130969C" w14:textId="77777777" w:rsidR="00041CAE" w:rsidRDefault="00041CAE">
      <w:pPr>
        <w:pStyle w:val="Code0"/>
        <w:spacing w:before="0" w:after="0"/>
        <w:ind w:left="547"/>
        <w:rPr>
          <w:ins w:id="36" w:author="Tamara Zlender" w:date="2018-06-11T11:47:00Z"/>
          <w:rFonts w:eastAsia="Cambria"/>
        </w:rPr>
        <w:pPrChange w:id="37"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38" w:author="Tamara Zlender" w:date="2018-06-11T11:47:00Z">
        <w:r>
          <w:rPr>
            <w:rFonts w:eastAsia="Cambria"/>
          </w:rPr>
          <w:t xml:space="preserve"># Define a query timeout in seconds. </w:t>
        </w:r>
      </w:ins>
    </w:p>
    <w:p w14:paraId="500ECE3D" w14:textId="77777777" w:rsidR="00041CAE" w:rsidRDefault="00041CAE">
      <w:pPr>
        <w:pStyle w:val="Code0"/>
        <w:spacing w:before="0" w:after="0"/>
        <w:ind w:left="547"/>
        <w:rPr>
          <w:ins w:id="39" w:author="Tamara Zlender" w:date="2018-06-11T11:47:00Z"/>
          <w:rFonts w:eastAsia="Cambria"/>
        </w:rPr>
        <w:pPrChange w:id="40"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41" w:author="Tamara Zlender" w:date="2018-06-11T11:47:00Z">
        <w:r>
          <w:rPr>
            <w:rFonts w:eastAsia="Cambria"/>
          </w:rPr>
          <w:t># Comment this line to use the default 0, which means "no timeout".</w:t>
        </w:r>
      </w:ins>
    </w:p>
    <w:p w14:paraId="630AE5C1" w14:textId="77777777" w:rsidR="00041CAE" w:rsidRDefault="00041CAE">
      <w:pPr>
        <w:pStyle w:val="Code0"/>
        <w:spacing w:before="0" w:after="0"/>
        <w:ind w:left="547"/>
        <w:rPr>
          <w:ins w:id="42" w:author="Tamara Zlender" w:date="2018-06-11T11:47:00Z"/>
          <w:rFonts w:eastAsia="Cambria"/>
        </w:rPr>
        <w:pPrChange w:id="43"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44" w:author="Tamara Zlender" w:date="2018-06-11T11:47:00Z">
        <w:r>
          <w:rPr>
            <w:rFonts w:eastAsia="Cambria"/>
          </w:rPr>
          <w:t># Might not be supported for all database drivers.</w:t>
        </w:r>
      </w:ins>
    </w:p>
    <w:p w14:paraId="341D1706" w14:textId="77777777" w:rsidR="00041CAE" w:rsidRDefault="00041CAE">
      <w:pPr>
        <w:pStyle w:val="Code0"/>
        <w:spacing w:before="0" w:after="0"/>
        <w:ind w:left="547"/>
        <w:rPr>
          <w:ins w:id="45" w:author="Tamara Zlender" w:date="2018-06-11T11:47:00Z"/>
          <w:rFonts w:eastAsia="Cambria"/>
        </w:rPr>
        <w:pPrChange w:id="46"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ins w:id="47" w:author="Tamara Zlender" w:date="2018-06-11T11:47:00Z">
        <w:r>
          <w:rPr>
            <w:rFonts w:eastAsia="Cambria"/>
          </w:rPr>
          <w:t>sql_query_timeout</w:t>
        </w:r>
        <w:proofErr w:type="spellEnd"/>
        <w:r>
          <w:rPr>
            <w:rFonts w:eastAsia="Cambria"/>
          </w:rPr>
          <w:t>=10</w:t>
        </w:r>
      </w:ins>
    </w:p>
    <w:p w14:paraId="5B0908F6" w14:textId="77777777" w:rsidR="00041CAE" w:rsidRDefault="00041CAE">
      <w:pPr>
        <w:pStyle w:val="Code0"/>
        <w:spacing w:before="0" w:after="0"/>
        <w:ind w:left="547"/>
        <w:rPr>
          <w:ins w:id="48" w:author="Tamara Zlender" w:date="2018-06-11T11:47:00Z"/>
          <w:rFonts w:eastAsia="Cambria"/>
        </w:rPr>
        <w:pPrChange w:id="49"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04A99FA9" w14:textId="77777777" w:rsidR="00041CAE" w:rsidRDefault="00041CAE">
      <w:pPr>
        <w:pStyle w:val="Code0"/>
        <w:spacing w:before="0" w:after="0"/>
        <w:ind w:left="547"/>
        <w:rPr>
          <w:ins w:id="50" w:author="Tamara Zlender" w:date="2018-06-11T11:47:00Z"/>
          <w:rFonts w:eastAsia="Cambria"/>
        </w:rPr>
        <w:pPrChange w:id="51"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52" w:author="Tamara Zlender" w:date="2018-06-11T11:47:00Z">
        <w:r>
          <w:rPr>
            <w:rFonts w:eastAsia="Cambria"/>
          </w:rPr>
          <w:lastRenderedPageBreak/>
          <w:t># Encoding and decoding settings needed for your SQL database.</w:t>
        </w:r>
      </w:ins>
    </w:p>
    <w:p w14:paraId="7A5EC526" w14:textId="77777777" w:rsidR="00041CAE" w:rsidRDefault="00041CAE">
      <w:pPr>
        <w:pStyle w:val="Code0"/>
        <w:spacing w:before="0" w:after="0"/>
        <w:ind w:left="547"/>
        <w:rPr>
          <w:ins w:id="53" w:author="Tamara Zlender" w:date="2018-06-11T11:47:00Z"/>
          <w:rFonts w:eastAsia="Cambria"/>
        </w:rPr>
        <w:pPrChange w:id="54"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55" w:author="Tamara Zlender" w:date="2018-06-11T11:47:00Z">
        <w:r>
          <w:rPr>
            <w:rFonts w:eastAsia="Cambria"/>
          </w:rPr>
          <w:t xml:space="preserve"># Define which one of supported SQL Server database settings you want to use. </w:t>
        </w:r>
      </w:ins>
    </w:p>
    <w:p w14:paraId="20BE29D5" w14:textId="77777777" w:rsidR="00041CAE" w:rsidRDefault="00041CAE">
      <w:pPr>
        <w:pStyle w:val="Code0"/>
        <w:spacing w:before="0" w:after="0"/>
        <w:ind w:left="547"/>
        <w:rPr>
          <w:ins w:id="56" w:author="Tamara Zlender" w:date="2018-06-11T11:47:00Z"/>
          <w:rFonts w:eastAsia="Cambria"/>
        </w:rPr>
        <w:pPrChange w:id="57"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58" w:author="Tamara Zlender" w:date="2018-06-11T11:47:00Z">
        <w:r>
          <w:rPr>
            <w:rFonts w:eastAsia="Cambria"/>
          </w:rPr>
          <w:t># At the moment MariaDB, PostgreSQL and MySQL are supported.</w:t>
        </w:r>
      </w:ins>
    </w:p>
    <w:p w14:paraId="3A57A0ED" w14:textId="77777777" w:rsidR="00041CAE" w:rsidRDefault="00041CAE">
      <w:pPr>
        <w:pStyle w:val="Code0"/>
        <w:spacing w:before="0" w:after="0"/>
        <w:ind w:left="547"/>
        <w:rPr>
          <w:ins w:id="59" w:author="Tamara Zlender" w:date="2018-06-11T11:47:00Z"/>
          <w:rFonts w:eastAsia="Cambria"/>
        </w:rPr>
        <w:pPrChange w:id="60"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61" w:author="Tamara Zlender" w:date="2018-06-11T11:47:00Z">
        <w:r>
          <w:rPr>
            <w:rFonts w:eastAsia="Cambria"/>
          </w:rPr>
          <w:t># Comment this line if you don't wish to configure decoding/encoding.</w:t>
        </w:r>
      </w:ins>
    </w:p>
    <w:p w14:paraId="4EC5880D" w14:textId="77777777" w:rsidR="00041CAE" w:rsidRDefault="00041CAE">
      <w:pPr>
        <w:pStyle w:val="Code0"/>
        <w:spacing w:before="0" w:after="0"/>
        <w:ind w:left="547"/>
        <w:rPr>
          <w:ins w:id="62" w:author="Tamara Zlender" w:date="2018-06-11T11:47:00Z"/>
          <w:rFonts w:eastAsia="Cambria"/>
        </w:rPr>
        <w:pPrChange w:id="63"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ins w:id="64" w:author="Tamara Zlender" w:date="2018-06-11T11:47:00Z">
        <w:r>
          <w:rPr>
            <w:rFonts w:eastAsia="Cambria"/>
          </w:rPr>
          <w:t>sql_database_type</w:t>
        </w:r>
        <w:proofErr w:type="spellEnd"/>
        <w:r>
          <w:rPr>
            <w:rFonts w:eastAsia="Cambria"/>
          </w:rPr>
          <w:t>=MariaDB</w:t>
        </w:r>
      </w:ins>
    </w:p>
    <w:p w14:paraId="0B014067" w14:textId="77777777" w:rsidR="00041CAE" w:rsidRDefault="00041CAE">
      <w:pPr>
        <w:pStyle w:val="Code0"/>
        <w:spacing w:before="0" w:after="0"/>
        <w:ind w:left="547"/>
        <w:rPr>
          <w:ins w:id="65" w:author="Tamara Zlender" w:date="2018-06-11T11:47:00Z"/>
          <w:rFonts w:eastAsia="Cambria"/>
        </w:rPr>
        <w:pPrChange w:id="66"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4A10758D" w14:textId="77777777" w:rsidR="00041CAE" w:rsidRDefault="00041CAE">
      <w:pPr>
        <w:pStyle w:val="Code0"/>
        <w:spacing w:before="0" w:after="0"/>
        <w:ind w:left="547"/>
        <w:rPr>
          <w:ins w:id="67" w:author="Tamara Zlender" w:date="2018-06-11T11:47:00Z"/>
          <w:rFonts w:eastAsia="Cambria"/>
        </w:rPr>
        <w:pPrChange w:id="68"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69" w:author="Tamara Zlender" w:date="2018-06-11T11:47:00Z">
        <w:r>
          <w:rPr>
            <w:rFonts w:eastAsia="Cambria"/>
          </w:rPr>
          <w:t xml:space="preserve"># Define number of rows to fetch. </w:t>
        </w:r>
      </w:ins>
    </w:p>
    <w:p w14:paraId="747A7CA9" w14:textId="77777777" w:rsidR="00041CAE" w:rsidRDefault="00041CAE">
      <w:pPr>
        <w:pStyle w:val="Code0"/>
        <w:spacing w:before="0" w:after="0"/>
        <w:ind w:left="547"/>
        <w:rPr>
          <w:ins w:id="70" w:author="Tamara Zlender" w:date="2018-06-11T11:47:00Z"/>
          <w:rFonts w:eastAsia="Cambria"/>
        </w:rPr>
        <w:pPrChange w:id="71"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72" w:author="Tamara Zlender" w:date="2018-06-11T11:47:00Z">
        <w:r>
          <w:rPr>
            <w:rFonts w:eastAsia="Cambria"/>
          </w:rPr>
          <w:t># Comment this line to fetch all.</w:t>
        </w:r>
      </w:ins>
    </w:p>
    <w:p w14:paraId="1A0D4274" w14:textId="77777777" w:rsidR="00041CAE" w:rsidRDefault="00041CAE">
      <w:pPr>
        <w:pStyle w:val="Code0"/>
        <w:spacing w:before="0" w:after="0"/>
        <w:ind w:left="547"/>
        <w:rPr>
          <w:ins w:id="73" w:author="Tamara Zlender" w:date="2018-06-11T11:47:00Z"/>
          <w:rFonts w:eastAsia="Cambria"/>
        </w:rPr>
        <w:pPrChange w:id="74"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roofErr w:type="spellStart"/>
      <w:ins w:id="75" w:author="Tamara Zlender" w:date="2018-06-11T11:47:00Z">
        <w:r>
          <w:rPr>
            <w:rFonts w:eastAsia="Cambria"/>
          </w:rPr>
          <w:t>sql_number_of_records_returned</w:t>
        </w:r>
        <w:proofErr w:type="spellEnd"/>
        <w:r>
          <w:rPr>
            <w:rFonts w:eastAsia="Cambria"/>
          </w:rPr>
          <w:t>=10</w:t>
        </w:r>
      </w:ins>
    </w:p>
    <w:p w14:paraId="09BB14B7" w14:textId="77777777" w:rsidR="00041CAE" w:rsidRDefault="00041CAE">
      <w:pPr>
        <w:pStyle w:val="Code0"/>
        <w:spacing w:before="0" w:after="0"/>
        <w:ind w:left="547"/>
        <w:rPr>
          <w:ins w:id="76" w:author="Tamara Zlender" w:date="2018-06-11T11:47:00Z"/>
          <w:rFonts w:eastAsia="Cambria"/>
        </w:rPr>
        <w:pPrChange w:id="77"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p>
    <w:p w14:paraId="69166946" w14:textId="77777777" w:rsidR="00041CAE" w:rsidRDefault="00041CAE">
      <w:pPr>
        <w:pStyle w:val="Code0"/>
        <w:spacing w:before="0" w:after="0"/>
        <w:ind w:left="547"/>
        <w:rPr>
          <w:ins w:id="78" w:author="Tamara Zlender" w:date="2018-06-11T11:47:00Z"/>
          <w:rFonts w:eastAsia="Cambria"/>
        </w:rPr>
        <w:pPrChange w:id="79"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0" w:author="Tamara Zlender" w:date="2018-06-11T11:47:00Z">
        <w:r>
          <w:rPr>
            <w:rFonts w:eastAsia="Cambria"/>
          </w:rPr>
          <w:t xml:space="preserve"># Some ODBC drivers might throw an error while setting </w:t>
        </w:r>
        <w:proofErr w:type="spellStart"/>
        <w:r>
          <w:rPr>
            <w:rFonts w:eastAsia="Cambria"/>
          </w:rPr>
          <w:t>db_</w:t>
        </w:r>
        <w:proofErr w:type="gramStart"/>
        <w:r>
          <w:rPr>
            <w:rFonts w:eastAsia="Cambria"/>
          </w:rPr>
          <w:t>connection.timeout</w:t>
        </w:r>
        <w:proofErr w:type="spellEnd"/>
        <w:proofErr w:type="gramEnd"/>
        <w:r>
          <w:rPr>
            <w:rFonts w:eastAsia="Cambria"/>
          </w:rPr>
          <w:t>.</w:t>
        </w:r>
      </w:ins>
    </w:p>
    <w:p w14:paraId="1BD1967F" w14:textId="77777777" w:rsidR="00041CAE" w:rsidRDefault="00041CAE">
      <w:pPr>
        <w:pStyle w:val="Code0"/>
        <w:spacing w:before="0" w:after="0"/>
        <w:ind w:left="547"/>
        <w:rPr>
          <w:ins w:id="81" w:author="Tamara Zlender" w:date="2018-06-11T11:47:00Z"/>
          <w:rFonts w:eastAsia="Cambria"/>
        </w:rPr>
        <w:pPrChange w:id="82"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3" w:author="Tamara Zlender" w:date="2018-06-11T11:47:00Z">
        <w:r>
          <w:rPr>
            <w:rFonts w:eastAsia="Cambria"/>
          </w:rPr>
          <w:t xml:space="preserve"># </w:t>
        </w:r>
        <w:proofErr w:type="spellStart"/>
        <w:r>
          <w:rPr>
            <w:rFonts w:eastAsia="Cambria"/>
          </w:rPr>
          <w:t>Psqlodbc</w:t>
        </w:r>
        <w:proofErr w:type="spellEnd"/>
        <w:r>
          <w:rPr>
            <w:rFonts w:eastAsia="Cambria"/>
          </w:rPr>
          <w:t xml:space="preserve"> driver (PostgreSQL) throws a general error 'HY000'</w:t>
        </w:r>
      </w:ins>
    </w:p>
    <w:p w14:paraId="52874779" w14:textId="77777777" w:rsidR="00041CAE" w:rsidRDefault="00041CAE">
      <w:pPr>
        <w:pStyle w:val="Code0"/>
        <w:spacing w:before="0" w:after="0"/>
        <w:ind w:left="547"/>
        <w:rPr>
          <w:ins w:id="84" w:author="Tamara Zlender" w:date="2018-06-11T11:47:00Z"/>
          <w:rFonts w:eastAsia="Cambria"/>
        </w:rPr>
        <w:pPrChange w:id="85" w:author="Tamara Zlender" w:date="2018-06-11T11:47:00Z">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PrChange>
      </w:pPr>
      <w:ins w:id="86" w:author="Tamara Zlender" w:date="2018-06-11T11:47:00Z">
        <w:r>
          <w:rPr>
            <w:rFonts w:eastAsia="Cambria"/>
          </w:rPr>
          <w:t xml:space="preserve"># Override this SQLSTATE if your </w:t>
        </w:r>
        <w:proofErr w:type="spellStart"/>
        <w:r>
          <w:rPr>
            <w:rFonts w:eastAsia="Cambria"/>
          </w:rPr>
          <w:t>odbc</w:t>
        </w:r>
        <w:proofErr w:type="spellEnd"/>
        <w:r>
          <w:rPr>
            <w:rFonts w:eastAsia="Cambria"/>
          </w:rPr>
          <w:t xml:space="preserve"> driver is throwing a different error.</w:t>
        </w:r>
      </w:ins>
    </w:p>
    <w:p w14:paraId="652EEDC4" w14:textId="44CC64B2" w:rsidR="000E2781" w:rsidRPr="00041CAE" w:rsidDel="00041CAE" w:rsidRDefault="00041CAE">
      <w:pPr>
        <w:pStyle w:val="Code0"/>
        <w:spacing w:before="0" w:after="0"/>
        <w:ind w:left="547"/>
        <w:rPr>
          <w:del w:id="87" w:author="Tamara Zlender" w:date="2018-06-11T11:47:00Z"/>
          <w:rFonts w:eastAsia="Cambria"/>
        </w:rPr>
      </w:pPr>
      <w:proofErr w:type="spellStart"/>
      <w:ins w:id="88" w:author="Tamara Zlender" w:date="2018-06-11T11:47:00Z">
        <w:r w:rsidRPr="00041CAE">
          <w:rPr>
            <w:rFonts w:eastAsia="Cambria"/>
          </w:rPr>
          <w:t>sql_pyodbc_timeout_error_state</w:t>
        </w:r>
        <w:proofErr w:type="spellEnd"/>
        <w:r w:rsidRPr="00041CAE">
          <w:rPr>
            <w:rFonts w:eastAsia="Cambria"/>
          </w:rPr>
          <w:t>=HY000</w:t>
        </w:r>
      </w:ins>
      <w:del w:id="89" w:author="Tamara Zlender" w:date="2018-06-11T11:47:00Z">
        <w:r w:rsidR="000E2781" w:rsidRPr="00041CAE" w:rsidDel="00041CAE">
          <w:rPr>
            <w:rFonts w:eastAsia="Cambria"/>
          </w:rPr>
          <w:delText># Optional setting</w:delText>
        </w:r>
      </w:del>
    </w:p>
    <w:p w14:paraId="54646719" w14:textId="46972379" w:rsidR="000E2781" w:rsidRPr="00041CAE" w:rsidDel="00041CAE" w:rsidRDefault="000E2781">
      <w:pPr>
        <w:pStyle w:val="Code0"/>
        <w:spacing w:before="0" w:after="0"/>
        <w:ind w:left="547"/>
        <w:rPr>
          <w:del w:id="90" w:author="Tamara Zlender" w:date="2018-06-11T11:47:00Z"/>
          <w:rFonts w:eastAsia="Cambria"/>
        </w:rPr>
      </w:pPr>
      <w:del w:id="91" w:author="Tamara Zlender" w:date="2018-06-11T11:47:00Z">
        <w:r w:rsidRPr="00041CAE" w:rsidDel="00041CAE">
          <w:rPr>
            <w:rFonts w:eastAsia="Cambria"/>
          </w:rPr>
          <w:delText xml:space="preserve"># </w:delText>
        </w:r>
      </w:del>
      <w:del w:id="92" w:author="Tamara Zlender" w:date="2018-06-04T10:40:00Z">
        <w:r w:rsidRPr="00041CAE" w:rsidDel="00D651B3">
          <w:rPr>
            <w:rFonts w:eastAsia="Cambria"/>
          </w:rPr>
          <w:delText>Define a list of restricted SQL statements, separated by a comma.</w:delText>
        </w:r>
      </w:del>
    </w:p>
    <w:p w14:paraId="2AD3FD54" w14:textId="2FBF704C" w:rsidR="000E2781" w:rsidRPr="00041CAE" w:rsidDel="00041CAE" w:rsidRDefault="000E2781">
      <w:pPr>
        <w:pStyle w:val="Code0"/>
        <w:spacing w:before="0" w:after="0"/>
        <w:ind w:left="547"/>
        <w:rPr>
          <w:del w:id="93" w:author="Tamara Zlender" w:date="2018-06-11T11:47:00Z"/>
          <w:rFonts w:eastAsia="Cambria"/>
        </w:rPr>
      </w:pPr>
      <w:del w:id="94" w:author="Tamara Zlender" w:date="2018-06-11T11:47:00Z">
        <w:r w:rsidRPr="00041CAE" w:rsidDel="00041CAE">
          <w:rPr>
            <w:rFonts w:eastAsia="Cambria"/>
          </w:rPr>
          <w:delText xml:space="preserve"># Example ["delete", "update", "insert"]. </w:delText>
        </w:r>
      </w:del>
    </w:p>
    <w:p w14:paraId="21AA51CA" w14:textId="6C1387D0" w:rsidR="000E2781" w:rsidRPr="00041CAE" w:rsidDel="00041CAE" w:rsidRDefault="000E2781">
      <w:pPr>
        <w:pStyle w:val="Code0"/>
        <w:spacing w:before="0" w:after="0"/>
        <w:ind w:left="547"/>
        <w:rPr>
          <w:del w:id="95" w:author="Tamara Zlender" w:date="2018-06-11T11:47:00Z"/>
          <w:rFonts w:eastAsia="Cambria"/>
        </w:rPr>
      </w:pPr>
      <w:del w:id="96" w:author="Tamara Zlender" w:date="2018-06-11T11:47:00Z">
        <w:r w:rsidRPr="00041CAE" w:rsidDel="00041CAE">
          <w:rPr>
            <w:rFonts w:eastAsia="Cambria"/>
          </w:rPr>
          <w:delText># Comment this line if there are no restrictions.</w:delText>
        </w:r>
      </w:del>
    </w:p>
    <w:p w14:paraId="1E1076CB" w14:textId="05E2E29C" w:rsidR="000E2781" w:rsidRPr="00041CAE" w:rsidDel="00041CAE" w:rsidRDefault="000E2781">
      <w:pPr>
        <w:pStyle w:val="Code0"/>
        <w:spacing w:before="0" w:after="0"/>
        <w:ind w:left="547"/>
        <w:rPr>
          <w:del w:id="97" w:author="Tamara Zlender" w:date="2018-06-11T11:47:00Z"/>
          <w:rFonts w:eastAsia="Cambria"/>
        </w:rPr>
      </w:pPr>
      <w:del w:id="98" w:author="Tamara Zlender" w:date="2018-06-11T11:47:00Z">
        <w:r w:rsidRPr="00041CAE" w:rsidDel="00041CAE">
          <w:rPr>
            <w:rFonts w:eastAsia="Cambria"/>
          </w:rPr>
          <w:delText>sql_restricted_sql_statements=["delete", "insert", "update"]</w:delText>
        </w:r>
      </w:del>
    </w:p>
    <w:p w14:paraId="78AA1D5D" w14:textId="6C1C4141" w:rsidR="000E2781" w:rsidRPr="00041CAE" w:rsidDel="00041CAE" w:rsidRDefault="000E2781">
      <w:pPr>
        <w:pStyle w:val="Code0"/>
        <w:spacing w:before="0" w:after="0"/>
        <w:ind w:left="547"/>
        <w:rPr>
          <w:del w:id="99" w:author="Tamara Zlender" w:date="2018-06-11T11:47:00Z"/>
          <w:rFonts w:eastAsia="Cambria"/>
        </w:rPr>
      </w:pPr>
    </w:p>
    <w:p w14:paraId="31356DE6" w14:textId="0A8450E8" w:rsidR="000E2781" w:rsidRPr="00041CAE" w:rsidDel="00041CAE" w:rsidRDefault="000E2781">
      <w:pPr>
        <w:pStyle w:val="Code0"/>
        <w:spacing w:before="0" w:after="0"/>
        <w:ind w:left="547"/>
        <w:rPr>
          <w:del w:id="100" w:author="Tamara Zlender" w:date="2018-06-11T11:47:00Z"/>
          <w:rFonts w:eastAsia="Cambria"/>
        </w:rPr>
      </w:pPr>
      <w:del w:id="101" w:author="Tamara Zlender" w:date="2018-06-11T11:47:00Z">
        <w:r w:rsidRPr="00041CAE" w:rsidDel="00041CAE">
          <w:rPr>
            <w:rFonts w:eastAsia="Cambria"/>
          </w:rPr>
          <w:delText># Optional setting</w:delText>
        </w:r>
      </w:del>
    </w:p>
    <w:p w14:paraId="69C5E6CC" w14:textId="4A538B87" w:rsidR="000E2781" w:rsidRPr="00041CAE" w:rsidDel="00041CAE" w:rsidRDefault="000E2781">
      <w:pPr>
        <w:pStyle w:val="Code0"/>
        <w:spacing w:before="0" w:after="0"/>
        <w:ind w:left="547"/>
        <w:rPr>
          <w:del w:id="102" w:author="Tamara Zlender" w:date="2018-06-11T11:47:00Z"/>
          <w:rFonts w:eastAsia="Cambria"/>
        </w:rPr>
      </w:pPr>
      <w:del w:id="103" w:author="Tamara Zlender" w:date="2018-06-11T11:47:00Z">
        <w:r w:rsidRPr="00041CAE" w:rsidDel="00041CAE">
          <w:rPr>
            <w:rFonts w:eastAsia="Cambria"/>
          </w:rPr>
          <w:delText># Define if you wish to execute commits automatically after every SQL statement.</w:delText>
        </w:r>
      </w:del>
    </w:p>
    <w:p w14:paraId="6833FC92" w14:textId="208132D3" w:rsidR="000E2781" w:rsidRPr="00041CAE" w:rsidDel="00041CAE" w:rsidRDefault="000E2781">
      <w:pPr>
        <w:pStyle w:val="Code0"/>
        <w:spacing w:before="0" w:after="0"/>
        <w:ind w:left="547"/>
        <w:rPr>
          <w:del w:id="104" w:author="Tamara Zlender" w:date="2018-06-11T11:47:00Z"/>
          <w:rFonts w:eastAsia="Cambria"/>
        </w:rPr>
      </w:pPr>
      <w:del w:id="105" w:author="Tamara Zlender" w:date="2018-06-11T11:47:00Z">
        <w:r w:rsidRPr="00041CAE" w:rsidDel="00041CAE">
          <w:rPr>
            <w:rFonts w:eastAsia="Cambria"/>
          </w:rPr>
          <w:delText># Comment this line to use false - the default.</w:delText>
        </w:r>
      </w:del>
    </w:p>
    <w:p w14:paraId="2D6D4C6D" w14:textId="4469DE63" w:rsidR="000E2781" w:rsidRPr="00041CAE" w:rsidDel="00041CAE" w:rsidRDefault="000E2781">
      <w:pPr>
        <w:pStyle w:val="Code0"/>
        <w:spacing w:before="0" w:after="0"/>
        <w:ind w:left="547"/>
        <w:rPr>
          <w:del w:id="106" w:author="Tamara Zlender" w:date="2018-06-11T11:47:00Z"/>
          <w:rFonts w:eastAsia="Cambria"/>
        </w:rPr>
      </w:pPr>
      <w:del w:id="107" w:author="Tamara Zlender" w:date="2018-06-11T11:47:00Z">
        <w:r w:rsidRPr="00041CAE" w:rsidDel="00041CAE">
          <w:rPr>
            <w:rFonts w:eastAsia="Cambria"/>
          </w:rPr>
          <w:delText>sql_autocommit=true</w:delText>
        </w:r>
      </w:del>
    </w:p>
    <w:p w14:paraId="5519ADD7" w14:textId="2C855116" w:rsidR="000E2781" w:rsidRPr="00041CAE" w:rsidDel="00041CAE" w:rsidRDefault="000E2781">
      <w:pPr>
        <w:pStyle w:val="Code0"/>
        <w:spacing w:before="0" w:after="0"/>
        <w:ind w:left="547"/>
        <w:rPr>
          <w:del w:id="108" w:author="Tamara Zlender" w:date="2018-06-11T11:47:00Z"/>
          <w:rFonts w:eastAsia="Cambria"/>
        </w:rPr>
      </w:pPr>
    </w:p>
    <w:p w14:paraId="552EEC71" w14:textId="223BF282" w:rsidR="000E2781" w:rsidRPr="00041CAE" w:rsidDel="00041CAE" w:rsidRDefault="000E2781">
      <w:pPr>
        <w:pStyle w:val="Code0"/>
        <w:spacing w:before="0" w:after="0"/>
        <w:ind w:left="547"/>
        <w:rPr>
          <w:del w:id="109" w:author="Tamara Zlender" w:date="2018-06-11T11:47:00Z"/>
          <w:rFonts w:eastAsia="Cambria"/>
        </w:rPr>
      </w:pPr>
      <w:del w:id="110" w:author="Tamara Zlender" w:date="2018-06-11T11:47:00Z">
        <w:r w:rsidRPr="00041CAE" w:rsidDel="00041CAE">
          <w:rPr>
            <w:rFonts w:eastAsia="Cambria"/>
          </w:rPr>
          <w:delText># Optional setting</w:delText>
        </w:r>
      </w:del>
    </w:p>
    <w:p w14:paraId="04319501" w14:textId="4EA9359C" w:rsidR="000E2781" w:rsidRPr="00041CAE" w:rsidDel="00041CAE" w:rsidRDefault="000E2781">
      <w:pPr>
        <w:pStyle w:val="Code0"/>
        <w:spacing w:before="0" w:after="0"/>
        <w:ind w:left="547"/>
        <w:rPr>
          <w:del w:id="111" w:author="Tamara Zlender" w:date="2018-06-11T11:47:00Z"/>
          <w:rFonts w:eastAsia="Cambria"/>
        </w:rPr>
      </w:pPr>
      <w:del w:id="112" w:author="Tamara Zlender" w:date="2018-06-11T11:47:00Z">
        <w:r w:rsidRPr="00041CAE" w:rsidDel="00041CAE">
          <w:rPr>
            <w:rFonts w:eastAsia="Cambria"/>
          </w:rPr>
          <w:delText xml:space="preserve"># Define a query timeout in seconds. </w:delText>
        </w:r>
      </w:del>
    </w:p>
    <w:p w14:paraId="7D2DF4B1" w14:textId="2EBA8884" w:rsidR="000E2781" w:rsidRPr="00041CAE" w:rsidDel="00041CAE" w:rsidRDefault="000E2781">
      <w:pPr>
        <w:pStyle w:val="Code0"/>
        <w:spacing w:before="0" w:after="0"/>
        <w:ind w:left="547"/>
        <w:rPr>
          <w:del w:id="113" w:author="Tamara Zlender" w:date="2018-06-11T11:47:00Z"/>
          <w:rFonts w:eastAsia="Cambria"/>
        </w:rPr>
      </w:pPr>
      <w:del w:id="114" w:author="Tamara Zlender" w:date="2018-06-11T11:47:00Z">
        <w:r w:rsidRPr="00041CAE" w:rsidDel="00041CAE">
          <w:rPr>
            <w:rFonts w:eastAsia="Cambria"/>
          </w:rPr>
          <w:delText># Comment this line to use the default 0, which means "no timeout".</w:delText>
        </w:r>
      </w:del>
    </w:p>
    <w:p w14:paraId="67112661" w14:textId="29DD240B" w:rsidR="000E2781" w:rsidRPr="00041CAE" w:rsidDel="00041CAE" w:rsidRDefault="000E2781">
      <w:pPr>
        <w:pStyle w:val="Code0"/>
        <w:spacing w:before="0" w:after="0"/>
        <w:ind w:left="547"/>
        <w:rPr>
          <w:del w:id="115" w:author="Tamara Zlender" w:date="2018-06-11T11:47:00Z"/>
          <w:rFonts w:eastAsia="Cambria"/>
        </w:rPr>
      </w:pPr>
      <w:del w:id="116" w:author="Tamara Zlender" w:date="2018-06-11T11:47:00Z">
        <w:r w:rsidRPr="00041CAE" w:rsidDel="00041CAE">
          <w:rPr>
            <w:rFonts w:eastAsia="Cambria"/>
          </w:rPr>
          <w:delText>sql_query_timeout=10</w:delText>
        </w:r>
      </w:del>
    </w:p>
    <w:p w14:paraId="17FA4FA7" w14:textId="77777777" w:rsidR="000E2781" w:rsidRPr="00041CAE" w:rsidDel="006B1185" w:rsidRDefault="000E2781">
      <w:pPr>
        <w:pStyle w:val="Code0"/>
        <w:spacing w:before="0" w:after="0"/>
        <w:ind w:left="547"/>
        <w:rPr>
          <w:del w:id="117" w:author="Tamara Zlender" w:date="2018-06-04T10:41:00Z"/>
          <w:rFonts w:eastAsia="Cambria"/>
        </w:rPr>
      </w:pPr>
    </w:p>
    <w:p w14:paraId="4DB1E608" w14:textId="14078FD9" w:rsidR="000E2781" w:rsidRPr="00041CAE" w:rsidDel="00041CAE" w:rsidRDefault="000E2781">
      <w:pPr>
        <w:pStyle w:val="Code0"/>
        <w:spacing w:before="0" w:after="0"/>
        <w:ind w:left="547"/>
        <w:rPr>
          <w:del w:id="118" w:author="Tamara Zlender" w:date="2018-06-11T11:47:00Z"/>
          <w:rFonts w:eastAsia="Cambria"/>
        </w:rPr>
        <w:pPrChange w:id="119" w:author="Tamara Zlender" w:date="2018-06-11T11:48:00Z">
          <w:pPr/>
        </w:pPrChange>
      </w:pPr>
      <w:del w:id="120" w:author="Tamara Zlender" w:date="2018-06-11T11:47:00Z">
        <w:r w:rsidRPr="00961F1D" w:rsidDel="00041CAE">
          <w:rPr>
            <w:rFonts w:eastAsia="Cambria"/>
          </w:rPr>
          <w:br w:type="page"/>
        </w:r>
      </w:del>
    </w:p>
    <w:p w14:paraId="78CE692B" w14:textId="33382644" w:rsidR="000E2781" w:rsidRPr="00041CAE" w:rsidDel="00041CAE" w:rsidRDefault="000E2781">
      <w:pPr>
        <w:pStyle w:val="Code0"/>
        <w:spacing w:before="0" w:after="0"/>
        <w:ind w:left="547"/>
        <w:rPr>
          <w:del w:id="121" w:author="Tamara Zlender" w:date="2018-06-11T11:47:00Z"/>
          <w:rFonts w:eastAsia="Cambria"/>
        </w:rPr>
      </w:pPr>
      <w:del w:id="122" w:author="Tamara Zlender" w:date="2018-06-11T11:47:00Z">
        <w:r w:rsidRPr="00041CAE" w:rsidDel="00041CAE">
          <w:rPr>
            <w:rFonts w:eastAsia="Cambria"/>
          </w:rPr>
          <w:delText># Optional setting</w:delText>
        </w:r>
      </w:del>
    </w:p>
    <w:p w14:paraId="21A59CF8" w14:textId="79AD7771" w:rsidR="000E2781" w:rsidRPr="00041CAE" w:rsidDel="00041CAE" w:rsidRDefault="000E2781">
      <w:pPr>
        <w:pStyle w:val="Code0"/>
        <w:spacing w:before="0" w:after="0"/>
        <w:ind w:left="547"/>
        <w:rPr>
          <w:del w:id="123" w:author="Tamara Zlender" w:date="2018-06-11T11:47:00Z"/>
          <w:rFonts w:eastAsia="Cambria"/>
        </w:rPr>
      </w:pPr>
      <w:del w:id="124" w:author="Tamara Zlender" w:date="2018-06-11T11:47:00Z">
        <w:r w:rsidRPr="00041CAE" w:rsidDel="00041CAE">
          <w:rPr>
            <w:rFonts w:eastAsia="Cambria"/>
          </w:rPr>
          <w:delText># Encoding and decoding settings needed for your SQL database.</w:delText>
        </w:r>
      </w:del>
    </w:p>
    <w:p w14:paraId="6983A3CB" w14:textId="4830605D" w:rsidR="000E2781" w:rsidRPr="00041CAE" w:rsidDel="00041CAE" w:rsidRDefault="000E2781">
      <w:pPr>
        <w:pStyle w:val="Code0"/>
        <w:spacing w:before="0" w:after="0"/>
        <w:ind w:left="547"/>
        <w:rPr>
          <w:del w:id="125" w:author="Tamara Zlender" w:date="2018-06-11T11:47:00Z"/>
          <w:rFonts w:eastAsia="Cambria"/>
        </w:rPr>
      </w:pPr>
      <w:del w:id="126" w:author="Tamara Zlender" w:date="2018-06-11T11:47:00Z">
        <w:r w:rsidRPr="00041CAE" w:rsidDel="00041CAE">
          <w:rPr>
            <w:rFonts w:eastAsia="Cambria"/>
          </w:rPr>
          <w:delText># Choose one of the supported database types MariaDB, PostgreSQL or MySQL.</w:delText>
        </w:r>
      </w:del>
    </w:p>
    <w:p w14:paraId="7A2F8A72" w14:textId="70DF6C7A" w:rsidR="000E2781" w:rsidRPr="00041CAE" w:rsidDel="00041CAE" w:rsidRDefault="000E2781">
      <w:pPr>
        <w:pStyle w:val="Code0"/>
        <w:spacing w:before="0" w:after="0"/>
        <w:ind w:left="547"/>
        <w:rPr>
          <w:del w:id="127" w:author="Tamara Zlender" w:date="2018-06-11T11:47:00Z"/>
          <w:rFonts w:eastAsia="Cambria"/>
        </w:rPr>
      </w:pPr>
      <w:del w:id="128" w:author="Tamara Zlender" w:date="2018-06-11T11:47:00Z">
        <w:r w:rsidRPr="00041CAE" w:rsidDel="00041CAE">
          <w:rPr>
            <w:rFonts w:eastAsia="Cambria"/>
          </w:rPr>
          <w:delText xml:space="preserve"># </w:delText>
        </w:r>
        <w:r w:rsidR="00911633" w:rsidRPr="00041CAE" w:rsidDel="00041CAE">
          <w:rPr>
            <w:rFonts w:eastAsia="Cambria"/>
          </w:rPr>
          <w:delText>Define which one of supported SQL Server database settings you want to use.</w:delText>
        </w:r>
      </w:del>
    </w:p>
    <w:p w14:paraId="0D471B9C" w14:textId="2DE0996E" w:rsidR="00911633" w:rsidRPr="00041CAE" w:rsidDel="00041CAE" w:rsidRDefault="00911633">
      <w:pPr>
        <w:pStyle w:val="Code0"/>
        <w:spacing w:before="0" w:after="0"/>
        <w:ind w:left="547"/>
        <w:rPr>
          <w:del w:id="129" w:author="Tamara Zlender" w:date="2018-06-11T11:47:00Z"/>
          <w:rFonts w:eastAsia="Cambria"/>
        </w:rPr>
      </w:pPr>
      <w:del w:id="130" w:author="Tamara Zlender" w:date="2018-06-11T11:47:00Z">
        <w:r w:rsidRPr="00041CAE" w:rsidDel="00041CAE">
          <w:rPr>
            <w:rFonts w:eastAsia="Cambria"/>
          </w:rPr>
          <w:delText># At the moment MariaDB, PostgreSQL and MySQL are supported.</w:delText>
        </w:r>
      </w:del>
    </w:p>
    <w:p w14:paraId="0CDF203E" w14:textId="4C685006" w:rsidR="000E2781" w:rsidRPr="00041CAE" w:rsidDel="00041CAE" w:rsidRDefault="000E2781">
      <w:pPr>
        <w:pStyle w:val="Code0"/>
        <w:spacing w:before="0" w:after="0"/>
        <w:ind w:left="547"/>
        <w:rPr>
          <w:del w:id="131" w:author="Tamara Zlender" w:date="2018-06-11T11:47:00Z"/>
          <w:rFonts w:eastAsia="Cambria"/>
        </w:rPr>
      </w:pPr>
      <w:del w:id="132" w:author="Tamara Zlender" w:date="2018-06-11T11:47:00Z">
        <w:r w:rsidRPr="00041CAE" w:rsidDel="00041CAE">
          <w:rPr>
            <w:rFonts w:eastAsia="Cambria"/>
          </w:rPr>
          <w:delText># Comment this line if you don't wish to configure decoding/encoding.</w:delText>
        </w:r>
      </w:del>
    </w:p>
    <w:p w14:paraId="66E4A27E" w14:textId="2BB99386" w:rsidR="000E2781" w:rsidRPr="00041CAE" w:rsidDel="00041CAE" w:rsidRDefault="000E2781">
      <w:pPr>
        <w:pStyle w:val="Code0"/>
        <w:spacing w:before="0" w:after="0"/>
        <w:ind w:left="547"/>
        <w:rPr>
          <w:del w:id="133" w:author="Tamara Zlender" w:date="2018-06-11T11:47:00Z"/>
          <w:rFonts w:eastAsia="Cambria"/>
        </w:rPr>
      </w:pPr>
      <w:del w:id="134" w:author="Tamara Zlender" w:date="2018-06-11T11:47:00Z">
        <w:r w:rsidRPr="00041CAE" w:rsidDel="00041CAE">
          <w:rPr>
            <w:rFonts w:eastAsia="Cambria"/>
          </w:rPr>
          <w:delText>sql_database_type=MariaDB</w:delText>
        </w:r>
      </w:del>
    </w:p>
    <w:p w14:paraId="6C3AAFE9" w14:textId="095D3DFF" w:rsidR="000E2781" w:rsidRPr="00041CAE" w:rsidDel="00041CAE" w:rsidRDefault="000E2781">
      <w:pPr>
        <w:pStyle w:val="Code0"/>
        <w:spacing w:before="0" w:after="0"/>
        <w:ind w:left="547"/>
        <w:rPr>
          <w:del w:id="135" w:author="Tamara Zlender" w:date="2018-06-11T11:47:00Z"/>
          <w:rFonts w:eastAsia="Cambria"/>
        </w:rPr>
      </w:pPr>
    </w:p>
    <w:p w14:paraId="227B6C51" w14:textId="3D1D01A2" w:rsidR="000E2781" w:rsidRPr="00041CAE" w:rsidDel="00041CAE" w:rsidRDefault="000E2781">
      <w:pPr>
        <w:pStyle w:val="Code0"/>
        <w:spacing w:before="0" w:after="0"/>
        <w:ind w:left="547"/>
        <w:rPr>
          <w:del w:id="136" w:author="Tamara Zlender" w:date="2018-06-11T11:47:00Z"/>
          <w:rFonts w:eastAsia="Cambria"/>
        </w:rPr>
      </w:pPr>
      <w:del w:id="137" w:author="Tamara Zlender" w:date="2018-06-11T11:47:00Z">
        <w:r w:rsidRPr="00041CAE" w:rsidDel="00041CAE">
          <w:rPr>
            <w:rFonts w:eastAsia="Cambria"/>
          </w:rPr>
          <w:delText># Optional setting</w:delText>
        </w:r>
      </w:del>
    </w:p>
    <w:p w14:paraId="73F71DD7" w14:textId="1CC7796B" w:rsidR="000E2781" w:rsidRPr="00041CAE" w:rsidDel="00041CAE" w:rsidRDefault="000E2781">
      <w:pPr>
        <w:pStyle w:val="Code0"/>
        <w:spacing w:before="0" w:after="0"/>
        <w:ind w:left="547"/>
        <w:rPr>
          <w:del w:id="138" w:author="Tamara Zlender" w:date="2018-06-11T11:47:00Z"/>
          <w:rFonts w:eastAsia="Cambria"/>
        </w:rPr>
      </w:pPr>
      <w:del w:id="139" w:author="Tamara Zlender" w:date="2018-06-11T11:47:00Z">
        <w:r w:rsidRPr="00041CAE" w:rsidDel="00041CAE">
          <w:rPr>
            <w:rFonts w:eastAsia="Cambria"/>
          </w:rPr>
          <w:delText xml:space="preserve"># Define number of rows to fetch. </w:delText>
        </w:r>
      </w:del>
    </w:p>
    <w:p w14:paraId="6CC63874" w14:textId="5E11C1BC" w:rsidR="00C40E68" w:rsidRPr="00041CAE" w:rsidDel="00041CAE" w:rsidRDefault="000E2781">
      <w:pPr>
        <w:pStyle w:val="Code0"/>
        <w:spacing w:before="0" w:after="0"/>
        <w:ind w:left="547"/>
        <w:rPr>
          <w:del w:id="140" w:author="Tamara Zlender" w:date="2018-06-11T11:47:00Z"/>
          <w:rFonts w:eastAsia="Cambria"/>
        </w:rPr>
      </w:pPr>
      <w:del w:id="141" w:author="Tamara Zlender" w:date="2018-06-11T11:47:00Z">
        <w:r w:rsidRPr="00041CAE" w:rsidDel="00041CAE">
          <w:rPr>
            <w:rFonts w:eastAsia="Cambria"/>
          </w:rPr>
          <w:delText># Comment this line to fetch all.</w:delText>
        </w:r>
      </w:del>
    </w:p>
    <w:p w14:paraId="6DF15F57" w14:textId="0630E88E" w:rsidR="00507B72" w:rsidRPr="00041CAE" w:rsidRDefault="000E2781">
      <w:pPr>
        <w:pStyle w:val="Code0"/>
        <w:spacing w:before="0" w:after="0"/>
        <w:ind w:left="547"/>
      </w:pPr>
      <w:del w:id="142" w:author="Tamara Zlender" w:date="2018-06-11T11:47:00Z">
        <w:r w:rsidRPr="00041CAE" w:rsidDel="00041CAE">
          <w:rPr>
            <w:rFonts w:eastAsia="Cambria"/>
          </w:rPr>
          <w:delText>sql_number_of_records_returned=10</w:delText>
        </w:r>
      </w:del>
    </w:p>
    <w:p w14:paraId="75C316F5" w14:textId="7732A377" w:rsidR="00507B72" w:rsidRDefault="00507B72" w:rsidP="005A2B0B">
      <w:pPr>
        <w:pStyle w:val="Heading20"/>
      </w:pPr>
      <w:r>
        <w:t xml:space="preserve">Connecting to </w:t>
      </w:r>
      <w:r w:rsidR="00E0547E">
        <w:t>a database</w:t>
      </w:r>
    </w:p>
    <w:p w14:paraId="5C664AA4" w14:textId="23504C4A" w:rsidR="00C71494" w:rsidRDefault="001E0B4B" w:rsidP="00E0547E">
      <w:pPr>
        <w:pStyle w:val="BodyText"/>
        <w:rPr>
          <w:rFonts w:eastAsia="Cambria"/>
        </w:rPr>
      </w:pPr>
      <w:r>
        <w:rPr>
          <w:rFonts w:ascii="Helvetica" w:eastAsia="Cambria" w:hAnsi="Helvetica" w:cs="Helvetica"/>
        </w:rPr>
        <w:t xml:space="preserve">The </w:t>
      </w:r>
      <w:r w:rsidR="00C71494">
        <w:rPr>
          <w:rFonts w:ascii="Helvetica" w:eastAsia="Cambria" w:hAnsi="Helvetica" w:cs="Helvetica"/>
        </w:rPr>
        <w:t>ODBC function uses an open source Python module</w:t>
      </w:r>
      <w:r>
        <w:rPr>
          <w:rFonts w:ascii="Helvetica" w:eastAsia="Cambria" w:hAnsi="Helvetica" w:cs="Helvetica"/>
        </w:rPr>
        <w:t>,</w:t>
      </w:r>
      <w:r w:rsidR="00C71494">
        <w:rPr>
          <w:rFonts w:ascii="Helvetica" w:eastAsia="Cambria" w:hAnsi="Helvetica" w:cs="Helvetica"/>
        </w:rPr>
        <w:t xml:space="preserve"> </w:t>
      </w:r>
      <w:proofErr w:type="spellStart"/>
      <w:r w:rsidR="00C71494">
        <w:rPr>
          <w:rFonts w:ascii="Helvetica" w:eastAsia="Cambria" w:hAnsi="Helvetica" w:cs="Helvetica"/>
        </w:rPr>
        <w:t>pyodbc</w:t>
      </w:r>
      <w:proofErr w:type="spellEnd"/>
      <w:r>
        <w:rPr>
          <w:rFonts w:ascii="Helvetica" w:eastAsia="Cambria" w:hAnsi="Helvetica" w:cs="Helvetica"/>
        </w:rPr>
        <w:t>,</w:t>
      </w:r>
      <w:r w:rsidR="00C71494">
        <w:rPr>
          <w:rFonts w:ascii="Helvetica" w:eastAsia="Cambria" w:hAnsi="Helvetica" w:cs="Helvetica"/>
        </w:rPr>
        <w:t xml:space="preserve"> </w:t>
      </w:r>
      <w:r w:rsidR="003B60A6">
        <w:rPr>
          <w:rFonts w:ascii="Helvetica" w:eastAsia="Cambria" w:hAnsi="Helvetica" w:cs="Helvetica"/>
        </w:rPr>
        <w:t xml:space="preserve">and an ODBC driver </w:t>
      </w:r>
      <w:r w:rsidR="00C71494">
        <w:rPr>
          <w:rFonts w:ascii="Helvetica" w:eastAsia="Cambria" w:hAnsi="Helvetica" w:cs="Helvetica"/>
        </w:rPr>
        <w:t xml:space="preserve">to connect to </w:t>
      </w:r>
      <w:r w:rsidR="003B60A6">
        <w:rPr>
          <w:rFonts w:ascii="Helvetica" w:eastAsia="Cambria" w:hAnsi="Helvetica" w:cs="Helvetica"/>
        </w:rPr>
        <w:t>a data source</w:t>
      </w:r>
      <w:r w:rsidR="00C71494">
        <w:rPr>
          <w:rFonts w:ascii="Helvetica" w:eastAsia="Cambria" w:hAnsi="Helvetica" w:cs="Helvetica"/>
        </w:rPr>
        <w:t xml:space="preserve">. ODBC drivers are database-specific and are typically written by the manufacturer of the database. More information on </w:t>
      </w:r>
      <w:proofErr w:type="spellStart"/>
      <w:r w:rsidR="00C71494">
        <w:rPr>
          <w:rFonts w:ascii="Helvetica" w:eastAsia="Cambria" w:hAnsi="Helvetica" w:cs="Helvetica"/>
        </w:rPr>
        <w:t>pyodbc</w:t>
      </w:r>
      <w:proofErr w:type="spellEnd"/>
      <w:r w:rsidR="00C71494">
        <w:rPr>
          <w:rFonts w:ascii="Helvetica" w:eastAsia="Cambria" w:hAnsi="Helvetica" w:cs="Helvetica"/>
        </w:rPr>
        <w:t xml:space="preserve"> and ODBC drivers is available </w:t>
      </w:r>
      <w:r w:rsidR="003B60A6">
        <w:rPr>
          <w:rFonts w:ascii="Helvetica" w:eastAsia="Cambria" w:hAnsi="Helvetica" w:cs="Helvetica"/>
        </w:rPr>
        <w:t>on</w:t>
      </w:r>
      <w:r w:rsidR="00C71494">
        <w:rPr>
          <w:rFonts w:ascii="Helvetica" w:eastAsia="Cambria" w:hAnsi="Helvetica" w:cs="Helvetica"/>
        </w:rPr>
        <w:t xml:space="preserve"> </w:t>
      </w:r>
      <w:r>
        <w:rPr>
          <w:rFonts w:ascii="Helvetica" w:eastAsia="Cambria" w:hAnsi="Helvetica" w:cs="Helvetica"/>
        </w:rPr>
        <w:t xml:space="preserve">the </w:t>
      </w:r>
      <w:hyperlink r:id="rId10" w:history="1">
        <w:r w:rsidR="00C71494" w:rsidRPr="001E0B4B">
          <w:rPr>
            <w:rStyle w:val="Hyperlink"/>
            <w:rFonts w:ascii="Helvetica" w:eastAsia="Cambria" w:hAnsi="Helvetica" w:cs="Helvetica"/>
          </w:rPr>
          <w:t xml:space="preserve">GitHub </w:t>
        </w:r>
        <w:proofErr w:type="spellStart"/>
        <w:r w:rsidR="00C71494" w:rsidRPr="001E0B4B">
          <w:rPr>
            <w:rStyle w:val="Hyperlink"/>
            <w:rFonts w:ascii="Helvetica" w:eastAsia="Cambria" w:hAnsi="Helvetica" w:cs="Helvetica"/>
          </w:rPr>
          <w:t>Pyodbc</w:t>
        </w:r>
        <w:proofErr w:type="spellEnd"/>
        <w:r w:rsidR="00C71494" w:rsidRPr="001E0B4B">
          <w:rPr>
            <w:rStyle w:val="Hyperlink"/>
            <w:rFonts w:ascii="Helvetica" w:eastAsia="Cambria" w:hAnsi="Helvetica" w:cs="Helvetica"/>
          </w:rPr>
          <w:t xml:space="preserve"> Wiki</w:t>
        </w:r>
      </w:hyperlink>
      <w:r w:rsidR="00C71494">
        <w:rPr>
          <w:rFonts w:ascii="Helvetica" w:eastAsia="Cambria" w:hAnsi="Helvetica" w:cs="Helvetica"/>
        </w:rPr>
        <w:t>.</w:t>
      </w:r>
    </w:p>
    <w:p w14:paraId="028D5558" w14:textId="672DA02A" w:rsidR="00C40E68" w:rsidRPr="00E0547E" w:rsidRDefault="00C40E68" w:rsidP="00E0547E">
      <w:pPr>
        <w:pStyle w:val="BodyText"/>
      </w:pPr>
      <w:r w:rsidRPr="00E0547E">
        <w:rPr>
          <w:rFonts w:eastAsia="Cambria"/>
        </w:rPr>
        <w:t>Connections to databases are made through the use of connection strings</w:t>
      </w:r>
      <w:r w:rsidR="00E0547E" w:rsidRPr="00E0547E">
        <w:rPr>
          <w:rFonts w:eastAsia="Cambria"/>
        </w:rPr>
        <w:t xml:space="preserve">, which </w:t>
      </w:r>
      <w:r w:rsidR="00E0547E" w:rsidRPr="00E0547E">
        <w:t>are driver-specific</w:t>
      </w:r>
      <w:r w:rsidRPr="00E0547E">
        <w:rPr>
          <w:rFonts w:eastAsia="Cambria"/>
        </w:rPr>
        <w:t>. General connection string information for most databases is</w:t>
      </w:r>
      <w:r w:rsidRPr="00C40E68">
        <w:rPr>
          <w:rFonts w:eastAsia="Cambria"/>
        </w:rPr>
        <w:t xml:space="preserve"> available </w:t>
      </w:r>
      <w:r w:rsidR="006D761A">
        <w:rPr>
          <w:rFonts w:eastAsia="Cambria"/>
        </w:rPr>
        <w:t>at</w:t>
      </w:r>
      <w:r w:rsidR="006D761A" w:rsidRPr="00C40E68">
        <w:rPr>
          <w:rFonts w:eastAsia="Cambria"/>
        </w:rPr>
        <w:t xml:space="preserve"> </w:t>
      </w:r>
      <w:hyperlink r:id="rId11" w:history="1">
        <w:r w:rsidRPr="00507B72">
          <w:rPr>
            <w:rStyle w:val="Hyperlink"/>
            <w:rFonts w:eastAsia="Cambria"/>
          </w:rPr>
          <w:t>http://www.connectionstrings.com</w:t>
        </w:r>
      </w:hyperlink>
      <w:r w:rsidR="00507B72">
        <w:rPr>
          <w:rFonts w:eastAsia="Cambria"/>
        </w:rPr>
        <w:t>.</w:t>
      </w:r>
    </w:p>
    <w:p w14:paraId="5A87B391" w14:textId="15C2A607" w:rsidR="00E0547E" w:rsidRDefault="006D761A" w:rsidP="00E0547E">
      <w:pPr>
        <w:pStyle w:val="BodyText"/>
        <w:rPr>
          <w:rFonts w:eastAsia="Cambria"/>
        </w:rPr>
      </w:pPr>
      <w:r>
        <w:rPr>
          <w:rFonts w:eastAsia="Cambria"/>
        </w:rPr>
        <w:t>S</w:t>
      </w:r>
      <w:r w:rsidR="00DB705E">
        <w:rPr>
          <w:rFonts w:eastAsia="Cambria"/>
        </w:rPr>
        <w:t xml:space="preserve">tandard </w:t>
      </w:r>
      <w:r w:rsidR="00E0547E">
        <w:rPr>
          <w:rFonts w:eastAsia="Cambria"/>
        </w:rPr>
        <w:t>PostgreSQL connection string:</w:t>
      </w:r>
    </w:p>
    <w:p w14:paraId="5B5FA6E8" w14:textId="77777777" w:rsidR="00DB705E" w:rsidRDefault="00DB705E" w:rsidP="00E0547E">
      <w:pPr>
        <w:pStyle w:val="Code0"/>
      </w:pPr>
      <w:r w:rsidRPr="00E0547E">
        <w:t>Driver={PostgreSQL</w:t>
      </w:r>
      <w:proofErr w:type="gramStart"/>
      <w:r w:rsidRPr="00E0547E">
        <w:t>};Server</w:t>
      </w:r>
      <w:proofErr w:type="gramEnd"/>
      <w:r w:rsidRPr="00E0547E">
        <w:t xml:space="preserve">=IP </w:t>
      </w:r>
      <w:proofErr w:type="spellStart"/>
      <w:r w:rsidRPr="00E0547E">
        <w:t>address;Port</w:t>
      </w:r>
      <w:proofErr w:type="spellEnd"/>
      <w:r w:rsidRPr="00E0547E">
        <w:t>=5432;Database=</w:t>
      </w:r>
      <w:proofErr w:type="spellStart"/>
      <w:r w:rsidRPr="00E0547E">
        <w:t>myDataBase</w:t>
      </w:r>
      <w:proofErr w:type="spellEnd"/>
      <w:r w:rsidRPr="00E0547E">
        <w:t>;</w:t>
      </w:r>
      <w:r w:rsidRPr="00E0547E">
        <w:br/>
      </w:r>
      <w:proofErr w:type="spellStart"/>
      <w:r w:rsidRPr="00E0547E">
        <w:t>Uid</w:t>
      </w:r>
      <w:proofErr w:type="spellEnd"/>
      <w:r w:rsidRPr="00E0547E">
        <w:t>=</w:t>
      </w:r>
      <w:proofErr w:type="spellStart"/>
      <w:r w:rsidRPr="00E0547E">
        <w:t>myUsername;Pwd</w:t>
      </w:r>
      <w:proofErr w:type="spellEnd"/>
      <w:r w:rsidRPr="00E0547E">
        <w:t>=</w:t>
      </w:r>
      <w:proofErr w:type="spellStart"/>
      <w:r w:rsidRPr="00E0547E">
        <w:t>myPassword</w:t>
      </w:r>
      <w:proofErr w:type="spellEnd"/>
      <w:r>
        <w:rPr>
          <w:rStyle w:val="value"/>
          <w:rFonts w:cs="Courier New"/>
          <w:sz w:val="20"/>
        </w:rPr>
        <w:t>;</w:t>
      </w:r>
    </w:p>
    <w:p w14:paraId="48358119" w14:textId="77777777" w:rsidR="00E0547E" w:rsidRDefault="00E0547E" w:rsidP="00E0547E">
      <w:pPr>
        <w:pStyle w:val="BodyText"/>
      </w:pPr>
      <w:r w:rsidRPr="00E0547E">
        <w:t xml:space="preserve">Standard MySQL connection string: </w:t>
      </w:r>
    </w:p>
    <w:p w14:paraId="6559B595" w14:textId="12F676E9" w:rsidR="00DB705E" w:rsidRPr="00E0547E" w:rsidRDefault="00E0547E" w:rsidP="00E0547E">
      <w:pPr>
        <w:pStyle w:val="Code0"/>
      </w:pPr>
      <w:r w:rsidRPr="00E0547E">
        <w:rPr>
          <w:rStyle w:val="codeChar"/>
          <w:rFonts w:cs="Times New Roman"/>
          <w:spacing w:val="0"/>
          <w:kern w:val="0"/>
          <w:szCs w:val="20"/>
          <w:shd w:val="clear" w:color="auto" w:fill="auto"/>
        </w:rPr>
        <w:t>Server=</w:t>
      </w:r>
      <w:proofErr w:type="gramStart"/>
      <w:r w:rsidRPr="00E0547E">
        <w:rPr>
          <w:rStyle w:val="codeChar"/>
          <w:rFonts w:cs="Times New Roman"/>
          <w:spacing w:val="0"/>
          <w:kern w:val="0"/>
          <w:szCs w:val="20"/>
          <w:shd w:val="clear" w:color="auto" w:fill="auto"/>
        </w:rPr>
        <w:t>myServerAddress;Port</w:t>
      </w:r>
      <w:proofErr w:type="gramEnd"/>
      <w:r w:rsidRPr="00E0547E">
        <w:rPr>
          <w:rStyle w:val="codeChar"/>
          <w:rFonts w:cs="Times New Roman"/>
          <w:spacing w:val="0"/>
          <w:kern w:val="0"/>
          <w:szCs w:val="20"/>
          <w:shd w:val="clear" w:color="auto" w:fill="auto"/>
        </w:rPr>
        <w:t>=</w:t>
      </w:r>
      <w:r>
        <w:rPr>
          <w:rStyle w:val="codeChar"/>
          <w:rFonts w:cs="Times New Roman"/>
          <w:spacing w:val="0"/>
          <w:kern w:val="0"/>
          <w:szCs w:val="20"/>
          <w:shd w:val="clear" w:color="auto" w:fill="auto"/>
        </w:rPr>
        <w:t>3306</w:t>
      </w:r>
      <w:r w:rsidRPr="00E0547E">
        <w:rPr>
          <w:rStyle w:val="codeChar"/>
          <w:rFonts w:cs="Times New Roman"/>
          <w:spacing w:val="0"/>
          <w:kern w:val="0"/>
          <w:szCs w:val="20"/>
          <w:shd w:val="clear" w:color="auto" w:fill="auto"/>
        </w:rPr>
        <w:t>;Database=myDataBase;Uid=myUsername;</w:t>
      </w:r>
      <w:r w:rsidRPr="00E0547E">
        <w:rPr>
          <w:rStyle w:val="codeChar"/>
          <w:rFonts w:cs="Times New Roman"/>
          <w:spacing w:val="0"/>
          <w:kern w:val="0"/>
          <w:szCs w:val="20"/>
          <w:shd w:val="clear" w:color="auto" w:fill="auto"/>
        </w:rPr>
        <w:br/>
      </w:r>
      <w:proofErr w:type="spellStart"/>
      <w:r w:rsidRPr="00E0547E">
        <w:rPr>
          <w:rStyle w:val="codeChar"/>
          <w:rFonts w:cs="Times New Roman"/>
          <w:spacing w:val="0"/>
          <w:kern w:val="0"/>
          <w:szCs w:val="20"/>
          <w:shd w:val="clear" w:color="auto" w:fill="auto"/>
        </w:rPr>
        <w:t>Pwd</w:t>
      </w:r>
      <w:proofErr w:type="spellEnd"/>
      <w:r w:rsidRPr="00E0547E">
        <w:rPr>
          <w:rStyle w:val="codeChar"/>
          <w:rFonts w:cs="Times New Roman"/>
          <w:spacing w:val="0"/>
          <w:kern w:val="0"/>
          <w:szCs w:val="20"/>
          <w:shd w:val="clear" w:color="auto" w:fill="auto"/>
        </w:rPr>
        <w:t>=</w:t>
      </w:r>
      <w:proofErr w:type="spellStart"/>
      <w:r w:rsidRPr="00E0547E">
        <w:rPr>
          <w:rStyle w:val="codeChar"/>
          <w:rFonts w:cs="Times New Roman"/>
          <w:spacing w:val="0"/>
          <w:kern w:val="0"/>
          <w:szCs w:val="20"/>
          <w:shd w:val="clear" w:color="auto" w:fill="auto"/>
        </w:rPr>
        <w:t>myPassword</w:t>
      </w:r>
      <w:proofErr w:type="spellEnd"/>
      <w:r w:rsidRPr="00E0547E">
        <w:rPr>
          <w:rStyle w:val="codeChar"/>
          <w:rFonts w:cs="Times New Roman"/>
          <w:spacing w:val="0"/>
          <w:kern w:val="0"/>
          <w:szCs w:val="20"/>
          <w:shd w:val="clear" w:color="auto" w:fill="auto"/>
        </w:rPr>
        <w:t>;</w:t>
      </w:r>
    </w:p>
    <w:p w14:paraId="6E305EDA" w14:textId="77777777" w:rsidR="00961F1D" w:rsidRDefault="00961F1D">
      <w:pPr>
        <w:rPr>
          <w:ins w:id="143" w:author="Tamara Zlender" w:date="2018-06-11T11:51:00Z"/>
          <w:rFonts w:ascii="Calibri" w:eastAsia="Calibri" w:hAnsi="Calibri" w:cs="Calibri"/>
          <w:b/>
          <w:sz w:val="28"/>
          <w:szCs w:val="28"/>
        </w:rPr>
      </w:pPr>
      <w:ins w:id="144" w:author="Tamara Zlender" w:date="2018-06-11T11:51:00Z">
        <w:r>
          <w:br w:type="page"/>
        </w:r>
      </w:ins>
    </w:p>
    <w:p w14:paraId="633D2FF6" w14:textId="62DDB332" w:rsidR="00C4236B" w:rsidRDefault="00C4236B" w:rsidP="009A711B">
      <w:pPr>
        <w:pStyle w:val="Heading20"/>
      </w:pPr>
      <w:r>
        <w:lastRenderedPageBreak/>
        <w:t>Unicode configuration</w:t>
      </w:r>
    </w:p>
    <w:p w14:paraId="132B6B5B" w14:textId="33EDA60C" w:rsidR="00C4236B" w:rsidRDefault="001E0B4B" w:rsidP="006F2306">
      <w:pPr>
        <w:pStyle w:val="BodyText"/>
        <w:spacing w:after="0"/>
        <w:rPr>
          <w:rFonts w:eastAsia="Cambria"/>
        </w:rPr>
      </w:pPr>
      <w:r>
        <w:rPr>
          <w:rFonts w:eastAsia="Cambria"/>
        </w:rPr>
        <w:t xml:space="preserve">The </w:t>
      </w:r>
      <w:proofErr w:type="spellStart"/>
      <w:r>
        <w:rPr>
          <w:rFonts w:eastAsia="Cambria"/>
        </w:rPr>
        <w:t>p</w:t>
      </w:r>
      <w:r w:rsidR="00C4236B">
        <w:rPr>
          <w:rFonts w:eastAsia="Cambria"/>
        </w:rPr>
        <w:t>yodbc</w:t>
      </w:r>
      <w:proofErr w:type="spellEnd"/>
      <w:r w:rsidR="00C4236B">
        <w:rPr>
          <w:rFonts w:eastAsia="Cambria"/>
        </w:rPr>
        <w:t xml:space="preserve"> module recommends </w:t>
      </w:r>
      <w:r w:rsidR="00C4236B" w:rsidRPr="00055DC2">
        <w:rPr>
          <w:rFonts w:eastAsia="Cambria"/>
        </w:rPr>
        <w:t>configuring</w:t>
      </w:r>
      <w:r w:rsidR="00C4236B">
        <w:rPr>
          <w:rFonts w:eastAsia="Cambria"/>
        </w:rPr>
        <w:t xml:space="preserve"> ODBC connection's Unicode encoding and decoding settings </w:t>
      </w:r>
      <w:r w:rsidR="002B0EC9">
        <w:rPr>
          <w:rFonts w:eastAsia="Cambria"/>
        </w:rPr>
        <w:t xml:space="preserve">that are specific </w:t>
      </w:r>
      <w:r w:rsidR="00C4236B">
        <w:rPr>
          <w:rFonts w:ascii="Helvetica" w:eastAsia="Cambria" w:hAnsi="Helvetica" w:cs="Helvetica"/>
        </w:rPr>
        <w:t>for</w:t>
      </w:r>
      <w:r w:rsidR="004A4878">
        <w:rPr>
          <w:rFonts w:ascii="Helvetica" w:eastAsia="Cambria" w:hAnsi="Helvetica" w:cs="Helvetica"/>
        </w:rPr>
        <w:t xml:space="preserve"> the</w:t>
      </w:r>
      <w:r w:rsidR="00C4236B">
        <w:rPr>
          <w:rFonts w:ascii="Helvetica" w:eastAsia="Cambria" w:hAnsi="Helvetica" w:cs="Helvetica"/>
        </w:rPr>
        <w:t xml:space="preserve"> </w:t>
      </w:r>
      <w:r w:rsidR="002B0EC9">
        <w:rPr>
          <w:rFonts w:ascii="Helvetica" w:eastAsia="Cambria" w:hAnsi="Helvetica" w:cs="Helvetica"/>
        </w:rPr>
        <w:t>chosen</w:t>
      </w:r>
      <w:r w:rsidR="00C4236B">
        <w:rPr>
          <w:rFonts w:ascii="Helvetica" w:eastAsia="Cambria" w:hAnsi="Helvetica" w:cs="Helvetica"/>
        </w:rPr>
        <w:t xml:space="preserve"> database and the version of Python </w:t>
      </w:r>
      <w:r w:rsidR="002B0EC9">
        <w:rPr>
          <w:rFonts w:ascii="Helvetica" w:eastAsia="Cambria" w:hAnsi="Helvetica" w:cs="Helvetica"/>
        </w:rPr>
        <w:t>in use</w:t>
      </w:r>
      <w:r w:rsidR="00C4236B">
        <w:rPr>
          <w:rFonts w:eastAsia="Cambria"/>
        </w:rPr>
        <w:t>.</w:t>
      </w:r>
    </w:p>
    <w:p w14:paraId="51A2FF34" w14:textId="0E6D66D8" w:rsidR="002B0EC9" w:rsidRPr="006F2306" w:rsidRDefault="00DF2827" w:rsidP="006F2306">
      <w:pPr>
        <w:pStyle w:val="BodyText"/>
      </w:pPr>
      <w:r>
        <w:rPr>
          <w:rFonts w:eastAsia="Cambria"/>
        </w:rPr>
        <w:t xml:space="preserve">ODBC Function </w:t>
      </w:r>
      <w:r w:rsidR="002B0EC9">
        <w:rPr>
          <w:rFonts w:eastAsia="Cambria"/>
        </w:rPr>
        <w:t xml:space="preserve">V1.0.0 </w:t>
      </w:r>
      <w:r w:rsidR="004A4878">
        <w:rPr>
          <w:rFonts w:eastAsia="Cambria"/>
        </w:rPr>
        <w:t xml:space="preserve">supports </w:t>
      </w:r>
      <w:r w:rsidR="002B0EC9">
        <w:rPr>
          <w:rFonts w:eastAsia="Cambria"/>
        </w:rPr>
        <w:t xml:space="preserve">Unicode settings for MariaDB, PostgreSQL and MySQL </w:t>
      </w:r>
      <w:r>
        <w:rPr>
          <w:rFonts w:eastAsia="Cambria"/>
        </w:rPr>
        <w:t xml:space="preserve">databases </w:t>
      </w:r>
      <w:r w:rsidR="002B0EC9">
        <w:rPr>
          <w:rFonts w:eastAsia="Cambria"/>
        </w:rPr>
        <w:t xml:space="preserve">using </w:t>
      </w:r>
      <w:r w:rsidR="002B0EC9" w:rsidRPr="006F2306">
        <w:t>Python 2.7.</w:t>
      </w:r>
    </w:p>
    <w:p w14:paraId="37B4C3C3" w14:textId="63F43C03" w:rsidR="002B0EC9" w:rsidRDefault="00CD7D5B" w:rsidP="006F2306">
      <w:pPr>
        <w:pStyle w:val="BodyText"/>
        <w:spacing w:after="0"/>
        <w:rPr>
          <w:rFonts w:ascii="Helvetica" w:eastAsia="Cambria" w:hAnsi="Helvetica" w:cs="Helvetica"/>
        </w:rPr>
      </w:pPr>
      <w:r>
        <w:rPr>
          <w:rFonts w:eastAsia="Cambria"/>
        </w:rPr>
        <w:t>Users may</w:t>
      </w:r>
      <w:r w:rsidR="00DF2827">
        <w:rPr>
          <w:rFonts w:eastAsia="Cambria"/>
        </w:rPr>
        <w:t xml:space="preserve"> implement additional support by</w:t>
      </w:r>
      <w:r>
        <w:rPr>
          <w:rFonts w:eastAsia="Cambria"/>
        </w:rPr>
        <w:t xml:space="preserve"> download</w:t>
      </w:r>
      <w:r w:rsidR="00DF2827">
        <w:rPr>
          <w:rFonts w:eastAsia="Cambria"/>
        </w:rPr>
        <w:t>ing</w:t>
      </w:r>
      <w:r>
        <w:rPr>
          <w:rFonts w:eastAsia="Cambria"/>
        </w:rPr>
        <w:t xml:space="preserve"> </w:t>
      </w:r>
      <w:del w:id="145" w:author="Tamara Zlender" w:date="2018-06-07T13:05:00Z">
        <w:r w:rsidDel="00D9593C">
          <w:rPr>
            <w:rFonts w:eastAsia="Cambria"/>
          </w:rPr>
          <w:delText>resilient-community-apps</w:delText>
        </w:r>
        <w:r w:rsidR="00DF2827" w:rsidDel="00D9593C">
          <w:rPr>
            <w:rFonts w:eastAsia="Cambria"/>
          </w:rPr>
          <w:delText xml:space="preserve"> and editing the</w:delText>
        </w:r>
      </w:del>
      <w:ins w:id="146" w:author="Tamara Zlender" w:date="2018-06-07T13:05:00Z">
        <w:r w:rsidR="00D9593C">
          <w:rPr>
            <w:rFonts w:eastAsia="Cambria"/>
          </w:rPr>
          <w:t>this</w:t>
        </w:r>
      </w:ins>
      <w:r w:rsidR="00DF2827">
        <w:rPr>
          <w:rFonts w:eastAsia="Cambria"/>
        </w:rPr>
        <w:t xml:space="preserve"> </w:t>
      </w:r>
      <w:ins w:id="147" w:author="Tamara Zlender" w:date="2018-06-07T13:05:00Z">
        <w:r w:rsidR="00D9593C">
          <w:rPr>
            <w:rFonts w:eastAsia="Cambria"/>
          </w:rPr>
          <w:fldChar w:fldCharType="begin"/>
        </w:r>
        <w:r w:rsidR="00D9593C">
          <w:rPr>
            <w:rFonts w:eastAsia="Cambria"/>
          </w:rPr>
          <w:instrText xml:space="preserve"> HYPERLINK "https://github.com/ibmresilient/resilient-community-apps/fn_odbc_query/fn_odbc_query/components/odbc_query.py" </w:instrText>
        </w:r>
        <w:r w:rsidR="00D9593C">
          <w:rPr>
            <w:rFonts w:eastAsia="Cambria"/>
          </w:rPr>
          <w:fldChar w:fldCharType="separate"/>
        </w:r>
        <w:r w:rsidR="00DF2827" w:rsidRPr="00D9593C">
          <w:rPr>
            <w:rStyle w:val="Hyperlink"/>
            <w:rFonts w:eastAsia="Cambria"/>
          </w:rPr>
          <w:t>function</w:t>
        </w:r>
        <w:r w:rsidR="00D9593C">
          <w:rPr>
            <w:rFonts w:eastAsia="Cambria"/>
          </w:rPr>
          <w:fldChar w:fldCharType="end"/>
        </w:r>
      </w:ins>
      <w:r w:rsidR="00DF2827">
        <w:rPr>
          <w:rFonts w:eastAsia="Cambria"/>
        </w:rPr>
        <w:t xml:space="preserve"> </w:t>
      </w:r>
      <w:ins w:id="148" w:author="Tamara Zlender" w:date="2018-06-07T13:06:00Z">
        <w:r w:rsidR="00D9593C">
          <w:rPr>
            <w:rFonts w:eastAsia="Cambria"/>
          </w:rPr>
          <w:t xml:space="preserve">and editing it </w:t>
        </w:r>
      </w:ins>
      <w:del w:id="149" w:author="Tamara Zlender" w:date="2018-06-07T13:06:00Z">
        <w:r w:rsidR="00DF2827" w:rsidDel="00D9593C">
          <w:rPr>
            <w:rFonts w:ascii="Helvetica" w:eastAsia="Cambria" w:hAnsi="Helvetica" w:cs="Helvetica"/>
          </w:rPr>
          <w:delText>located in resilient-community-apps/fn_odbc_query/fn_odbc_query/components/</w:delText>
        </w:r>
      </w:del>
      <w:del w:id="150" w:author="Tamara Zlender" w:date="2018-06-07T11:53:00Z">
        <w:r w:rsidR="00DF2827" w:rsidRPr="00DF2827" w:rsidDel="008F3C77">
          <w:rPr>
            <w:rFonts w:ascii="Helvetica" w:eastAsia="Cambria" w:hAnsi="Helvetica" w:cs="Helvetica"/>
          </w:rPr>
          <w:delText xml:space="preserve"> </w:delText>
        </w:r>
      </w:del>
      <w:del w:id="151" w:author="Tamara Zlender" w:date="2018-06-07T11:48:00Z">
        <w:r w:rsidR="00DF2827" w:rsidDel="00225E0B">
          <w:rPr>
            <w:rFonts w:ascii="Helvetica" w:eastAsia="Cambria" w:hAnsi="Helvetica" w:cs="Helvetica"/>
          </w:rPr>
          <w:delText>fn_</w:delText>
        </w:r>
      </w:del>
      <w:del w:id="152" w:author="Tamara Zlender" w:date="2018-06-07T13:06:00Z">
        <w:r w:rsidR="00DF2827" w:rsidDel="00D9593C">
          <w:rPr>
            <w:rFonts w:ascii="Helvetica" w:eastAsia="Cambria" w:hAnsi="Helvetica" w:cs="Helvetica"/>
          </w:rPr>
          <w:delText>odbc_query.py</w:delText>
        </w:r>
        <w:r w:rsidR="00E76375" w:rsidDel="00D9593C">
          <w:rPr>
            <w:rFonts w:ascii="Helvetica" w:eastAsia="Cambria" w:hAnsi="Helvetica" w:cs="Helvetica"/>
          </w:rPr>
          <w:delText xml:space="preserve"> </w:delText>
        </w:r>
      </w:del>
      <w:r w:rsidR="00E76375">
        <w:rPr>
          <w:rFonts w:ascii="Helvetica" w:eastAsia="Cambria" w:hAnsi="Helvetica" w:cs="Helvetica"/>
        </w:rPr>
        <w:t>as shown in the following figure.</w:t>
      </w:r>
    </w:p>
    <w:p w14:paraId="352F61E2" w14:textId="79C78C95" w:rsidR="006F55F0" w:rsidRDefault="00464A4E" w:rsidP="00464A4E">
      <w:pPr>
        <w:pStyle w:val="BodyText"/>
        <w:spacing w:after="0"/>
        <w:rPr>
          <w:rFonts w:ascii="Helvetica" w:eastAsia="Cambria" w:hAnsi="Helvetica" w:cs="Helvetica"/>
        </w:rPr>
      </w:pPr>
      <w:ins w:id="153" w:author="Tamara Zlender" w:date="2018-05-31T11:25:00Z">
        <w:r>
          <w:rPr>
            <w:rFonts w:ascii="Helvetica" w:eastAsia="Cambria" w:hAnsi="Helvetica" w:cs="Helvetica"/>
            <w:noProof/>
          </w:rPr>
          <w:drawing>
            <wp:inline distT="0" distB="0" distL="0" distR="0" wp14:anchorId="77692B75" wp14:editId="469EE176">
              <wp:extent cx="5486400" cy="1689100"/>
              <wp:effectExtent l="25400" t="25400" r="88900" b="889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31 at 11.23.00 AM.png"/>
                      <pic:cNvPicPr/>
                    </pic:nvPicPr>
                    <pic:blipFill>
                      <a:blip r:embed="rId12"/>
                      <a:stretch>
                        <a:fillRect/>
                      </a:stretch>
                    </pic:blipFill>
                    <pic:spPr>
                      <a:xfrm>
                        <a:off x="0" y="0"/>
                        <a:ext cx="5486400" cy="1689100"/>
                      </a:xfrm>
                      <a:prstGeom prst="rect">
                        <a:avLst/>
                      </a:prstGeom>
                      <a:effectLst>
                        <a:outerShdw blurRad="50800" dist="38100" dir="2700000" algn="tl" rotWithShape="0">
                          <a:prstClr val="black">
                            <a:alpha val="40000"/>
                          </a:prstClr>
                        </a:outerShdw>
                      </a:effectLst>
                    </pic:spPr>
                  </pic:pic>
                </a:graphicData>
              </a:graphic>
            </wp:inline>
          </w:drawing>
        </w:r>
      </w:ins>
      <w:del w:id="154" w:author="Tamara Zlender" w:date="2018-05-31T11:21:00Z">
        <w:r w:rsidR="006F55F0" w:rsidDel="00DA39A4">
          <w:rPr>
            <w:rFonts w:ascii="Helvetica" w:eastAsia="Cambria" w:hAnsi="Helvetica" w:cs="Helvetica"/>
            <w:noProof/>
          </w:rPr>
          <w:drawing>
            <wp:inline distT="0" distB="0" distL="0" distR="0" wp14:anchorId="457DEC72" wp14:editId="1D34D2B1">
              <wp:extent cx="5486400" cy="1301750"/>
              <wp:effectExtent l="25400" t="25400" r="88900" b="952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9 at 3.19.04 PM.png"/>
                      <pic:cNvPicPr/>
                    </pic:nvPicPr>
                    <pic:blipFill>
                      <a:blip r:embed="rId13"/>
                      <a:stretch>
                        <a:fillRect/>
                      </a:stretch>
                    </pic:blipFill>
                    <pic:spPr>
                      <a:xfrm>
                        <a:off x="0" y="0"/>
                        <a:ext cx="5486400" cy="1301750"/>
                      </a:xfrm>
                      <a:prstGeom prst="rect">
                        <a:avLst/>
                      </a:prstGeom>
                      <a:effectLst>
                        <a:outerShdw blurRad="50800" dist="38100" dir="2700000" algn="tl" rotWithShape="0">
                          <a:prstClr val="black">
                            <a:alpha val="40000"/>
                          </a:prstClr>
                        </a:outerShdw>
                      </a:effectLst>
                    </pic:spPr>
                  </pic:pic>
                </a:graphicData>
              </a:graphic>
            </wp:inline>
          </w:drawing>
        </w:r>
      </w:del>
    </w:p>
    <w:p w14:paraId="0762A4DF" w14:textId="2E7B0259" w:rsidR="006F55F0" w:rsidRPr="006F2306" w:rsidRDefault="006F55F0" w:rsidP="006F2306">
      <w:pPr>
        <w:pStyle w:val="BodyText"/>
        <w:spacing w:after="0"/>
        <w:rPr>
          <w:rFonts w:eastAsia="Cambria"/>
        </w:rPr>
      </w:pPr>
      <w:r>
        <w:rPr>
          <w:rFonts w:ascii="Helvetica" w:eastAsia="Cambria" w:hAnsi="Helvetica" w:cs="Helvetica"/>
        </w:rPr>
        <w:t xml:space="preserve">More information on Unicode settings is available on </w:t>
      </w:r>
      <w:hyperlink r:id="rId14" w:history="1">
        <w:r w:rsidRPr="001E0B4B">
          <w:rPr>
            <w:rStyle w:val="Hyperlink"/>
            <w:rFonts w:ascii="Helvetica" w:eastAsia="Cambria" w:hAnsi="Helvetica" w:cs="Helvetica"/>
          </w:rPr>
          <w:t xml:space="preserve">GitHub </w:t>
        </w:r>
        <w:proofErr w:type="spellStart"/>
        <w:r w:rsidRPr="001E0B4B">
          <w:rPr>
            <w:rStyle w:val="Hyperlink"/>
            <w:rFonts w:ascii="Helvetica" w:eastAsia="Cambria" w:hAnsi="Helvetica" w:cs="Helvetica"/>
          </w:rPr>
          <w:t>Pyodbc</w:t>
        </w:r>
        <w:proofErr w:type="spellEnd"/>
        <w:r w:rsidRPr="001E0B4B">
          <w:rPr>
            <w:rStyle w:val="Hyperlink"/>
            <w:rFonts w:ascii="Helvetica" w:eastAsia="Cambria" w:hAnsi="Helvetica" w:cs="Helvetica"/>
          </w:rPr>
          <w:t xml:space="preserve"> Wiki</w:t>
        </w:r>
      </w:hyperlink>
      <w:r>
        <w:rPr>
          <w:rFonts w:ascii="Helvetica" w:eastAsia="Cambria" w:hAnsi="Helvetica" w:cs="Helvetica"/>
        </w:rPr>
        <w:t>.</w:t>
      </w:r>
    </w:p>
    <w:p w14:paraId="6DB02F2B" w14:textId="0BDE1E4D" w:rsidR="00F33F4A" w:rsidRDefault="00F33F4A" w:rsidP="009A711B">
      <w:pPr>
        <w:pStyle w:val="Heading20"/>
      </w:pPr>
      <w:r>
        <w:t>Deploy customizations to the Resilient platform</w:t>
      </w:r>
    </w:p>
    <w:p w14:paraId="1B0E6F06" w14:textId="2570C532" w:rsidR="00F33F4A" w:rsidRDefault="00F33F4A" w:rsidP="00790D0A">
      <w:pPr>
        <w:pStyle w:val="BodyText"/>
      </w:pPr>
      <w:r w:rsidRPr="009A711B">
        <w:t>The package contains function definition</w:t>
      </w:r>
      <w:r w:rsidR="0014545E">
        <w:t xml:space="preserve">s that you can use in </w:t>
      </w:r>
      <w:proofErr w:type="gramStart"/>
      <w:r w:rsidR="0014545E">
        <w:t>workflows</w:t>
      </w:r>
      <w:r w:rsidR="001E0B4B">
        <w:t>,</w:t>
      </w:r>
      <w:r w:rsidRPr="009A711B">
        <w:t xml:space="preserve"> and</w:t>
      </w:r>
      <w:proofErr w:type="gramEnd"/>
      <w:r w:rsidRPr="009A711B">
        <w:t xml:space="preserve"> includes example workflows and rules that show how to use these functions.</w:t>
      </w:r>
    </w:p>
    <w:p w14:paraId="13C5E9F6" w14:textId="465A1D37" w:rsidR="00F33F4A" w:rsidRDefault="00F33F4A" w:rsidP="009A711B">
      <w:pPr>
        <w:pStyle w:val="BodyText"/>
      </w:pPr>
      <w:r>
        <w:t xml:space="preserve">Deploy these </w:t>
      </w:r>
      <w:r w:rsidRPr="00F33F4A">
        <w:t>customizations</w:t>
      </w:r>
      <w:r>
        <w:t xml:space="preserve"> to the Resilient platform with the following command:</w:t>
      </w:r>
    </w:p>
    <w:p w14:paraId="2AAD3F5C" w14:textId="77777777" w:rsidR="00F33F4A" w:rsidRDefault="00F33F4A" w:rsidP="009A711B">
      <w:pPr>
        <w:pStyle w:val="Code0"/>
      </w:pPr>
      <w:r w:rsidRPr="00877C21">
        <w:t>resilient-</w:t>
      </w:r>
      <w:r w:rsidRPr="00F33F4A">
        <w:t>circuits</w:t>
      </w:r>
      <w:r w:rsidRPr="00877C21">
        <w:t xml:space="preserve"> customize</w:t>
      </w:r>
    </w:p>
    <w:p w14:paraId="536480B7" w14:textId="2B46AFED" w:rsidR="00F33F4A" w:rsidRDefault="00F33F4A" w:rsidP="009A711B">
      <w:pPr>
        <w:pStyle w:val="BodyText"/>
      </w:pPr>
      <w:r>
        <w:t xml:space="preserve">Answer the prompts to </w:t>
      </w:r>
      <w:r w:rsidR="00AC1006">
        <w:t>deploy</w:t>
      </w:r>
      <w:r>
        <w:t xml:space="preserve"> functions, message destinations, workflows and rules.</w:t>
      </w:r>
    </w:p>
    <w:bookmarkEnd w:id="3"/>
    <w:p w14:paraId="6D5166DB" w14:textId="77777777" w:rsidR="00272C1D" w:rsidRDefault="00272C1D" w:rsidP="00272C1D">
      <w:pPr>
        <w:pStyle w:val="Heading20"/>
      </w:pPr>
      <w:r>
        <w:t>Run the integration framework</w:t>
      </w:r>
    </w:p>
    <w:p w14:paraId="66E3D844" w14:textId="0B67AB27" w:rsidR="00272C1D" w:rsidRDefault="00F34EDD" w:rsidP="00F34EDD">
      <w:pPr>
        <w:pStyle w:val="BodyText"/>
        <w:keepNext/>
        <w:rPr>
          <w:rFonts w:cs="Arial"/>
          <w:color w:val="000000"/>
        </w:rPr>
      </w:pPr>
      <w:r>
        <w:rPr>
          <w:rFonts w:cs="Arial"/>
          <w:color w:val="000000"/>
        </w:rPr>
        <w:t>To test the integration package before running it in a production environment, you must r</w:t>
      </w:r>
      <w:r w:rsidR="00272C1D">
        <w:rPr>
          <w:rFonts w:cs="Arial"/>
          <w:color w:val="000000"/>
        </w:rPr>
        <w:t>un the integration manually with</w:t>
      </w:r>
      <w:r w:rsidR="00272C1D" w:rsidRPr="00067693">
        <w:rPr>
          <w:rFonts w:cs="Arial"/>
          <w:color w:val="000000"/>
        </w:rPr>
        <w:t xml:space="preserve"> </w:t>
      </w:r>
      <w:r w:rsidR="00272C1D">
        <w:rPr>
          <w:rFonts w:cs="Arial"/>
          <w:color w:val="000000"/>
        </w:rPr>
        <w:t>the following command:</w:t>
      </w:r>
    </w:p>
    <w:p w14:paraId="4DEC9A85" w14:textId="77777777" w:rsidR="00272C1D" w:rsidRPr="00321841" w:rsidRDefault="00272C1D" w:rsidP="00272C1D">
      <w:pPr>
        <w:pStyle w:val="Code0"/>
        <w:rPr>
          <w:rFonts w:cs="Arial"/>
          <w:color w:val="000000"/>
        </w:rPr>
      </w:pPr>
      <w:r>
        <w:t>resilient-circuits run</w:t>
      </w:r>
    </w:p>
    <w:p w14:paraId="08F0B6CA" w14:textId="16DFD368" w:rsidR="00272C1D" w:rsidRDefault="00272C1D" w:rsidP="00272C1D">
      <w:pPr>
        <w:pStyle w:val="BodyText"/>
        <w:rPr>
          <w:rFonts w:cs="Arial"/>
          <w:color w:val="000000"/>
        </w:rPr>
      </w:pPr>
      <w:r>
        <w:rPr>
          <w:rFonts w:cs="Arial"/>
          <w:color w:val="000000"/>
        </w:rPr>
        <w:t>The resilient-circuits command starts, loads its components, and continues to run until interrupted. If it stops immediately with an error message, check your configuration values and retry.</w:t>
      </w:r>
    </w:p>
    <w:p w14:paraId="23BE0730" w14:textId="0880C052" w:rsidR="00272C1D" w:rsidRDefault="00272C1D" w:rsidP="00272C1D">
      <w:pPr>
        <w:pStyle w:val="Heading20"/>
      </w:pPr>
      <w:r>
        <w:t xml:space="preserve">Configuration of </w:t>
      </w:r>
      <w:r w:rsidR="005D1DBF">
        <w:t xml:space="preserve">resilient-circuits for </w:t>
      </w:r>
      <w:proofErr w:type="spellStart"/>
      <w:r w:rsidR="005D1DBF">
        <w:t>restartability</w:t>
      </w:r>
      <w:proofErr w:type="spellEnd"/>
    </w:p>
    <w:p w14:paraId="15A10807" w14:textId="0F281829" w:rsidR="00272C1D" w:rsidRDefault="00272C1D" w:rsidP="00272C1D">
      <w:pPr>
        <w:pStyle w:val="BodyText"/>
        <w:rPr>
          <w:rFonts w:cs="Arial"/>
          <w:color w:val="000000"/>
        </w:rPr>
      </w:pPr>
      <w:r>
        <w:rPr>
          <w:rFonts w:cs="Arial"/>
          <w:color w:val="000000"/>
        </w:rPr>
        <w:t xml:space="preserve">For normal operation, resilient-circuits must run </w:t>
      </w:r>
      <w:r w:rsidRPr="00A54818">
        <w:rPr>
          <w:rFonts w:cs="Arial"/>
          <w:color w:val="000000"/>
          <w:u w:val="single"/>
        </w:rPr>
        <w:t>continuously</w:t>
      </w:r>
      <w:r w:rsidR="00154F8C">
        <w:rPr>
          <w:rFonts w:cs="Arial"/>
          <w:color w:val="000000"/>
        </w:rPr>
        <w:t xml:space="preserve">. </w:t>
      </w:r>
      <w:r>
        <w:rPr>
          <w:rFonts w:cs="Arial"/>
          <w:color w:val="000000"/>
        </w:rPr>
        <w:t xml:space="preserve">The recommend way to do this is to configure </w:t>
      </w:r>
      <w:r w:rsidR="000C569C">
        <w:rPr>
          <w:rFonts w:cs="Arial"/>
          <w:color w:val="000000"/>
        </w:rPr>
        <w:t xml:space="preserve">it to </w:t>
      </w:r>
      <w:r>
        <w:rPr>
          <w:rFonts w:cs="Arial"/>
          <w:color w:val="000000"/>
        </w:rPr>
        <w:t xml:space="preserve">automatically run at startup. On a Red Hat appliance, this is done using a </w:t>
      </w:r>
      <w:proofErr w:type="spellStart"/>
      <w:r>
        <w:rPr>
          <w:rFonts w:cs="Arial"/>
          <w:color w:val="000000"/>
        </w:rPr>
        <w:t>systemd</w:t>
      </w:r>
      <w:proofErr w:type="spellEnd"/>
      <w:r>
        <w:rPr>
          <w:rFonts w:cs="Arial"/>
          <w:color w:val="000000"/>
        </w:rPr>
        <w:t xml:space="preserve"> unit file such as the one below. You may need to change the paths to your working directory and </w:t>
      </w:r>
      <w:proofErr w:type="spellStart"/>
      <w:r>
        <w:rPr>
          <w:rFonts w:cs="Arial"/>
          <w:color w:val="000000"/>
        </w:rPr>
        <w:t>app.config</w:t>
      </w:r>
      <w:proofErr w:type="spellEnd"/>
      <w:r>
        <w:rPr>
          <w:rFonts w:cs="Arial"/>
          <w:color w:val="000000"/>
        </w:rPr>
        <w:t>.</w:t>
      </w:r>
    </w:p>
    <w:p w14:paraId="5DBDA133" w14:textId="77777777" w:rsidR="00272C1D" w:rsidRDefault="00272C1D" w:rsidP="00272C1D">
      <w:pPr>
        <w:pStyle w:val="BodyText"/>
        <w:rPr>
          <w:rFonts w:cs="Arial"/>
          <w:color w:val="000000"/>
        </w:rPr>
      </w:pPr>
      <w:r>
        <w:rPr>
          <w:rFonts w:cs="Arial"/>
          <w:color w:val="000000"/>
        </w:rPr>
        <w:t>The unit file should be named ‘</w:t>
      </w:r>
      <w:proofErr w:type="spellStart"/>
      <w:r w:rsidRPr="00A54818">
        <w:t>resilient_</w:t>
      </w:r>
      <w:proofErr w:type="gramStart"/>
      <w:r w:rsidRPr="00A54818">
        <w:t>circuits.service</w:t>
      </w:r>
      <w:proofErr w:type="spellEnd"/>
      <w:proofErr w:type="gramEnd"/>
      <w:r>
        <w:rPr>
          <w:rFonts w:cs="Arial"/>
          <w:color w:val="000000"/>
        </w:rPr>
        <w:t>’:</w:t>
      </w:r>
    </w:p>
    <w:p w14:paraId="4EDE0542" w14:textId="77777777" w:rsidR="00272C1D" w:rsidRPr="00A54818" w:rsidRDefault="00272C1D" w:rsidP="009A711B">
      <w:pPr>
        <w:pStyle w:val="Code0"/>
        <w:ind w:left="547"/>
      </w:pPr>
      <w:proofErr w:type="spellStart"/>
      <w:r w:rsidRPr="00A54818">
        <w:t>sudo</w:t>
      </w:r>
      <w:proofErr w:type="spellEnd"/>
      <w:r w:rsidRPr="00A54818">
        <w:t xml:space="preserve"> vi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367C85C0" w14:textId="74CE0230" w:rsidR="00272C1D" w:rsidRDefault="00272C1D" w:rsidP="009A711B">
      <w:pPr>
        <w:pStyle w:val="BodyText"/>
        <w:keepNext/>
        <w:rPr>
          <w:rFonts w:cs="Arial"/>
          <w:color w:val="000000"/>
        </w:rPr>
      </w:pPr>
      <w:r>
        <w:rPr>
          <w:rFonts w:cs="Arial"/>
          <w:color w:val="000000"/>
        </w:rPr>
        <w:lastRenderedPageBreak/>
        <w:t>The contents:</w:t>
      </w:r>
    </w:p>
    <w:p w14:paraId="6223E93F" w14:textId="77777777" w:rsidR="00272C1D" w:rsidRPr="00A54818" w:rsidRDefault="00272C1D" w:rsidP="009A711B">
      <w:pPr>
        <w:pStyle w:val="Code0"/>
        <w:keepNext/>
        <w:keepLines/>
        <w:ind w:left="547"/>
      </w:pPr>
      <w:r w:rsidRPr="00A54818">
        <w:t>[Unit]</w:t>
      </w:r>
      <w:r>
        <w:br/>
      </w:r>
      <w:r w:rsidRPr="00A54818">
        <w:t>Description=Resilient-Circuits Service</w:t>
      </w:r>
      <w:r>
        <w:br/>
      </w:r>
      <w:r w:rsidRPr="00A54818">
        <w:t>After=</w:t>
      </w:r>
      <w:proofErr w:type="spellStart"/>
      <w:r w:rsidRPr="00A54818">
        <w:t>resilient.service</w:t>
      </w:r>
      <w:proofErr w:type="spellEnd"/>
      <w:r>
        <w:br/>
      </w:r>
      <w:r w:rsidRPr="00A54818">
        <w:t>Requires=</w:t>
      </w:r>
      <w:proofErr w:type="spellStart"/>
      <w:r w:rsidRPr="00A54818">
        <w:t>resilient.service</w:t>
      </w:r>
      <w:proofErr w:type="spellEnd"/>
    </w:p>
    <w:p w14:paraId="16B7EF34" w14:textId="77777777" w:rsidR="00272C1D" w:rsidRDefault="00272C1D" w:rsidP="009A711B">
      <w:pPr>
        <w:pStyle w:val="Code0"/>
        <w:keepNext/>
      </w:pPr>
      <w:r w:rsidRPr="00A54818">
        <w:t>[Service]</w:t>
      </w:r>
      <w:r>
        <w:br/>
      </w:r>
      <w:r w:rsidRPr="00A54818">
        <w:t>Type=simple</w:t>
      </w:r>
      <w:r>
        <w:br/>
      </w:r>
      <w:r w:rsidRPr="00A54818">
        <w:t>User=integration</w:t>
      </w:r>
      <w:r>
        <w:br/>
      </w:r>
      <w:proofErr w:type="spellStart"/>
      <w:r w:rsidRPr="00A54818">
        <w:t>WorkingDirectory</w:t>
      </w:r>
      <w:proofErr w:type="spellEnd"/>
      <w:r w:rsidRPr="00A54818">
        <w:t>=/home/integration</w:t>
      </w:r>
      <w:r>
        <w:br/>
      </w:r>
      <w:proofErr w:type="spellStart"/>
      <w:r w:rsidRPr="00A54818">
        <w:t>ExecStart</w:t>
      </w:r>
      <w:proofErr w:type="spellEnd"/>
      <w:r w:rsidRPr="00A54818">
        <w:t>=/</w:t>
      </w:r>
      <w:proofErr w:type="spellStart"/>
      <w:r w:rsidRPr="00A54818">
        <w:t>usr</w:t>
      </w:r>
      <w:proofErr w:type="spellEnd"/>
      <w:r w:rsidRPr="00A54818">
        <w:t>/local/bin/resilient-circuits run</w:t>
      </w:r>
      <w:r>
        <w:br/>
      </w:r>
      <w:r w:rsidRPr="00A54818">
        <w:t>Restart=always</w:t>
      </w:r>
      <w:r>
        <w:br/>
      </w:r>
      <w:proofErr w:type="spellStart"/>
      <w:r w:rsidRPr="00A54818">
        <w:t>TimeoutSec</w:t>
      </w:r>
      <w:proofErr w:type="spellEnd"/>
      <w:r w:rsidRPr="00A54818">
        <w:t>=10</w:t>
      </w:r>
      <w:r>
        <w:br/>
      </w:r>
      <w:r w:rsidRPr="00A54818">
        <w:t>Environment=APP_CONFIG_FILE=/home/integration/.resilient/app.config</w:t>
      </w:r>
      <w:r>
        <w:br/>
      </w:r>
      <w:r w:rsidRPr="00A54818">
        <w:t>Environment=APP_LOCK_FILE=/home/integration/.r</w:t>
      </w:r>
      <w:r>
        <w:t>esilient/resilient_circuits.lock</w:t>
      </w:r>
    </w:p>
    <w:p w14:paraId="29606526" w14:textId="77777777" w:rsidR="00272C1D" w:rsidRPr="00A54818" w:rsidRDefault="00272C1D" w:rsidP="009A711B">
      <w:pPr>
        <w:pStyle w:val="Code0"/>
        <w:keepNext/>
      </w:pPr>
      <w:r w:rsidRPr="00A54818">
        <w:t>[Install]</w:t>
      </w:r>
      <w:r>
        <w:br/>
      </w:r>
      <w:proofErr w:type="spellStart"/>
      <w:r w:rsidRPr="00A54818">
        <w:t>WantedBy</w:t>
      </w:r>
      <w:proofErr w:type="spellEnd"/>
      <w:r w:rsidRPr="00A54818">
        <w:t>=multi-</w:t>
      </w:r>
      <w:proofErr w:type="spellStart"/>
      <w:proofErr w:type="gramStart"/>
      <w:r w:rsidRPr="00A54818">
        <w:t>user.target</w:t>
      </w:r>
      <w:proofErr w:type="spellEnd"/>
      <w:proofErr w:type="gramEnd"/>
    </w:p>
    <w:p w14:paraId="721532AD" w14:textId="77777777" w:rsidR="00272C1D" w:rsidRPr="00A54818" w:rsidRDefault="00272C1D" w:rsidP="00272C1D">
      <w:pPr>
        <w:pStyle w:val="BodyText"/>
        <w:rPr>
          <w:rFonts w:cs="Arial"/>
          <w:color w:val="000000"/>
        </w:rPr>
      </w:pPr>
      <w:r w:rsidRPr="00A54818">
        <w:rPr>
          <w:rFonts w:cs="Arial"/>
          <w:color w:val="000000"/>
        </w:rPr>
        <w:t>Ensure that the service unit file is correctly permissioned:</w:t>
      </w:r>
    </w:p>
    <w:p w14:paraId="71AF2639" w14:textId="5206B43C" w:rsidR="00272C1D" w:rsidRDefault="00272C1D" w:rsidP="00B17E46">
      <w:pPr>
        <w:pStyle w:val="Code0"/>
      </w:pPr>
      <w:proofErr w:type="spellStart"/>
      <w:r w:rsidRPr="00A54818">
        <w:t>sudo</w:t>
      </w:r>
      <w:proofErr w:type="spellEnd"/>
      <w:r w:rsidRPr="00A54818">
        <w:t xml:space="preserve"> </w:t>
      </w:r>
      <w:proofErr w:type="spellStart"/>
      <w:r w:rsidRPr="00A54818">
        <w:t>chmod</w:t>
      </w:r>
      <w:proofErr w:type="spellEnd"/>
      <w:r w:rsidRPr="00A54818">
        <w:t xml:space="preserve"> 664 /</w:t>
      </w:r>
      <w:proofErr w:type="spellStart"/>
      <w:r w:rsidRPr="00A54818">
        <w:t>etc</w:t>
      </w:r>
      <w:proofErr w:type="spellEnd"/>
      <w:r w:rsidRPr="00A54818">
        <w:t>/</w:t>
      </w:r>
      <w:proofErr w:type="spellStart"/>
      <w:r w:rsidRPr="00A54818">
        <w:t>systemd</w:t>
      </w:r>
      <w:proofErr w:type="spellEnd"/>
      <w:r w:rsidRPr="00A54818">
        <w:t>/system/</w:t>
      </w:r>
      <w:proofErr w:type="spellStart"/>
      <w:r w:rsidRPr="00A54818">
        <w:t>resilient_circuits.service</w:t>
      </w:r>
      <w:proofErr w:type="spellEnd"/>
    </w:p>
    <w:p w14:paraId="75F8F50C" w14:textId="77777777" w:rsidR="00F33F4A" w:rsidRPr="00A54818" w:rsidRDefault="00F33F4A" w:rsidP="00F33F4A">
      <w:pPr>
        <w:pStyle w:val="BodyText"/>
        <w:rPr>
          <w:rFonts w:cs="Arial"/>
          <w:color w:val="000000"/>
        </w:rPr>
      </w:pPr>
      <w:bookmarkStart w:id="155" w:name="_Toc510253268"/>
      <w:r w:rsidRPr="00A54818">
        <w:rPr>
          <w:rFonts w:cs="Arial"/>
          <w:color w:val="000000"/>
        </w:rPr>
        <w:t xml:space="preserve">Use the </w:t>
      </w:r>
      <w:proofErr w:type="spellStart"/>
      <w:r w:rsidRPr="00A54818">
        <w:rPr>
          <w:rFonts w:cs="Arial"/>
          <w:color w:val="000000"/>
        </w:rPr>
        <w:t>systemctl</w:t>
      </w:r>
      <w:proofErr w:type="spellEnd"/>
      <w:r w:rsidRPr="00A54818">
        <w:rPr>
          <w:rFonts w:cs="Arial"/>
          <w:color w:val="000000"/>
        </w:rPr>
        <w:t xml:space="preserve"> command to manually start, stop, restart and return status on the service:</w:t>
      </w:r>
    </w:p>
    <w:p w14:paraId="6ADDB848" w14:textId="77777777" w:rsidR="00F33F4A" w:rsidRPr="00A54818" w:rsidRDefault="00F33F4A" w:rsidP="00F33F4A">
      <w:pPr>
        <w:pStyle w:val="Code0"/>
      </w:pPr>
      <w:proofErr w:type="spellStart"/>
      <w:r w:rsidRPr="00A54818">
        <w:t>sudo</w:t>
      </w:r>
      <w:proofErr w:type="spellEnd"/>
      <w:r w:rsidRPr="00A54818">
        <w:t xml:space="preserve"> </w:t>
      </w:r>
      <w:proofErr w:type="spellStart"/>
      <w:r w:rsidRPr="00A54818">
        <w:t>systemctl</w:t>
      </w:r>
      <w:proofErr w:type="spellEnd"/>
      <w:r w:rsidRPr="00A54818">
        <w:t xml:space="preserve"> </w:t>
      </w:r>
      <w:proofErr w:type="spellStart"/>
      <w:r w:rsidRPr="00A54818">
        <w:t>resilient_circuits</w:t>
      </w:r>
      <w:proofErr w:type="spellEnd"/>
      <w:r w:rsidRPr="00A54818">
        <w:t xml:space="preserve"> [</w:t>
      </w:r>
      <w:proofErr w:type="spellStart"/>
      <w:r w:rsidRPr="00A54818">
        <w:t>start|stop|restart|status</w:t>
      </w:r>
      <w:proofErr w:type="spellEnd"/>
      <w:r w:rsidRPr="00A54818">
        <w:t>]</w:t>
      </w:r>
    </w:p>
    <w:p w14:paraId="56F383C9" w14:textId="77777777" w:rsidR="00F33F4A" w:rsidRPr="00A54818" w:rsidRDefault="00F33F4A" w:rsidP="00F33F4A">
      <w:pPr>
        <w:pStyle w:val="BodyText"/>
        <w:rPr>
          <w:rFonts w:cs="Arial"/>
          <w:color w:val="000000"/>
        </w:rPr>
      </w:pPr>
      <w:r w:rsidRPr="00A54818">
        <w:rPr>
          <w:rFonts w:cs="Arial"/>
          <w:color w:val="000000"/>
        </w:rPr>
        <w:t xml:space="preserve">Log files for </w:t>
      </w:r>
      <w:proofErr w:type="spellStart"/>
      <w:r w:rsidRPr="00A54818">
        <w:rPr>
          <w:rFonts w:cs="Arial"/>
          <w:color w:val="000000"/>
        </w:rPr>
        <w:t>systemd</w:t>
      </w:r>
      <w:proofErr w:type="spellEnd"/>
      <w:r w:rsidRPr="00A54818">
        <w:rPr>
          <w:rFonts w:cs="Arial"/>
          <w:color w:val="000000"/>
        </w:rPr>
        <w:t xml:space="preserve"> and the resilient-circuits service can be viewed through the </w:t>
      </w:r>
      <w:proofErr w:type="spellStart"/>
      <w:r w:rsidRPr="00A54818">
        <w:rPr>
          <w:rFonts w:cs="Arial"/>
          <w:color w:val="000000"/>
        </w:rPr>
        <w:t>journalctl</w:t>
      </w:r>
      <w:proofErr w:type="spellEnd"/>
      <w:r w:rsidRPr="00A54818">
        <w:rPr>
          <w:rFonts w:cs="Arial"/>
          <w:color w:val="000000"/>
        </w:rPr>
        <w:t xml:space="preserve"> command:</w:t>
      </w:r>
    </w:p>
    <w:p w14:paraId="3F9C490C" w14:textId="630D7B14" w:rsidR="003D1439" w:rsidRDefault="00F33F4A" w:rsidP="006F2306">
      <w:pPr>
        <w:pStyle w:val="Code0"/>
        <w:rPr>
          <w:rFonts w:ascii="Calibri" w:eastAsia="Calibri" w:hAnsi="Calibri" w:cs="Calibri"/>
          <w:b/>
          <w:color w:val="1F497D" w:themeColor="text2"/>
          <w:sz w:val="36"/>
          <w:szCs w:val="36"/>
        </w:rPr>
      </w:pPr>
      <w:proofErr w:type="spellStart"/>
      <w:r w:rsidRPr="00A54818">
        <w:t>sudo</w:t>
      </w:r>
      <w:proofErr w:type="spellEnd"/>
      <w:r w:rsidRPr="00A54818">
        <w:t xml:space="preserve"> </w:t>
      </w:r>
      <w:proofErr w:type="spellStart"/>
      <w:r w:rsidRPr="00A54818">
        <w:t>journalct</w:t>
      </w:r>
      <w:r>
        <w:t>l</w:t>
      </w:r>
      <w:proofErr w:type="spellEnd"/>
      <w:r>
        <w:t xml:space="preserve"> -u </w:t>
      </w:r>
      <w:proofErr w:type="spellStart"/>
      <w:r>
        <w:t>resilient_circuits</w:t>
      </w:r>
      <w:proofErr w:type="spellEnd"/>
      <w:r>
        <w:t xml:space="preserve"> --since "</w:t>
      </w:r>
      <w:r w:rsidRPr="00A54818">
        <w:t>2 hours ag</w:t>
      </w:r>
      <w:r>
        <w:t>o"</w:t>
      </w:r>
      <w:bookmarkStart w:id="156" w:name="_Toc510253272"/>
      <w:bookmarkEnd w:id="155"/>
      <w:r w:rsidR="003D1439">
        <w:br w:type="page"/>
      </w:r>
    </w:p>
    <w:p w14:paraId="1903D526" w14:textId="6768246C" w:rsidR="004F6CA4" w:rsidRPr="004943EC" w:rsidRDefault="004F6CA4" w:rsidP="004F6CA4">
      <w:pPr>
        <w:pStyle w:val="Heading10"/>
        <w:rPr>
          <w:rFonts w:ascii="Arial" w:eastAsia="Times New Roman" w:hAnsi="Arial" w:cs="Times New Roman"/>
          <w:color w:val="auto"/>
          <w:sz w:val="20"/>
        </w:rPr>
      </w:pPr>
      <w:r>
        <w:lastRenderedPageBreak/>
        <w:t>Function Description</w:t>
      </w:r>
    </w:p>
    <w:p w14:paraId="2A67C55F" w14:textId="1B8BAEDC" w:rsidR="004F6CA4" w:rsidRDefault="004F6CA4" w:rsidP="003D1439">
      <w:pPr>
        <w:pStyle w:val="BodyText"/>
        <w:keepNext/>
      </w:pPr>
      <w:r>
        <w:t>Once the function</w:t>
      </w:r>
      <w:r w:rsidR="00863C95">
        <w:t xml:space="preserve"> package deploys the function</w:t>
      </w:r>
      <w:r>
        <w:t xml:space="preserve">, you can view </w:t>
      </w:r>
      <w:r w:rsidR="00863C95">
        <w:t>it</w:t>
      </w:r>
      <w:r>
        <w:t xml:space="preserve"> in the Resilient platform Functions tab, as shown below.</w:t>
      </w:r>
      <w:r w:rsidRPr="00D35F7F">
        <w:t xml:space="preserve"> </w:t>
      </w:r>
      <w:r w:rsidRPr="003D1439">
        <w:t>The package also includes example workflows and rules that show how the function can be used. You can copy and modify these workflows and rules for your own needs.</w:t>
      </w:r>
    </w:p>
    <w:p w14:paraId="58BFF939" w14:textId="7ADB507A" w:rsidR="000D6750" w:rsidRDefault="00455E93" w:rsidP="003D1439">
      <w:pPr>
        <w:pStyle w:val="BodyText"/>
        <w:keepNext/>
      </w:pPr>
      <w:r>
        <w:rPr>
          <w:rFonts w:ascii="Helvetica" w:eastAsia="Cambria" w:hAnsi="Helvetica" w:cs="Helvetica"/>
        </w:rPr>
        <w:t xml:space="preserve">In order to try out </w:t>
      </w:r>
      <w:r w:rsidR="006F2306" w:rsidRPr="00055DC2">
        <w:rPr>
          <w:rFonts w:ascii="Helvetica" w:eastAsia="Cambria" w:hAnsi="Helvetica" w:cs="Helvetica"/>
        </w:rPr>
        <w:t>the</w:t>
      </w:r>
      <w:r w:rsidR="006F2306">
        <w:rPr>
          <w:rFonts w:ascii="Helvetica" w:eastAsia="Cambria" w:hAnsi="Helvetica" w:cs="Helvetica"/>
        </w:rPr>
        <w:t xml:space="preserve"> </w:t>
      </w:r>
      <w:r>
        <w:rPr>
          <w:rFonts w:ascii="Helvetica" w:eastAsia="Cambria" w:hAnsi="Helvetica" w:cs="Helvetica"/>
        </w:rPr>
        <w:t>included example workflows</w:t>
      </w:r>
      <w:r w:rsidR="006F2306">
        <w:rPr>
          <w:rFonts w:ascii="Helvetica" w:eastAsia="Cambria" w:hAnsi="Helvetica" w:cs="Helvetica"/>
        </w:rPr>
        <w:t>,</w:t>
      </w:r>
      <w:r>
        <w:rPr>
          <w:rFonts w:ascii="Helvetica" w:eastAsia="Cambria" w:hAnsi="Helvetica" w:cs="Helvetica"/>
        </w:rPr>
        <w:t xml:space="preserve"> users can populate the database with provided SQL script </w:t>
      </w:r>
      <w:r w:rsidR="000D6750">
        <w:t>MOCK_DATA.SQL</w:t>
      </w:r>
      <w:r w:rsidR="0092064A">
        <w:t xml:space="preserve"> located</w:t>
      </w:r>
      <w:r w:rsidR="000D6750">
        <w:t xml:space="preserve"> in /</w:t>
      </w:r>
      <w:r w:rsidR="00B94AED">
        <w:t>doc</w:t>
      </w:r>
      <w:r w:rsidR="000F56CB">
        <w:t>/data directory</w:t>
      </w:r>
      <w:r>
        <w:t>.</w:t>
      </w:r>
    </w:p>
    <w:p w14:paraId="09AEB8C6" w14:textId="77777777" w:rsidR="003D1439" w:rsidRDefault="003D1439" w:rsidP="00971A8A">
      <w:pPr>
        <w:pStyle w:val="BodyText"/>
        <w:jc w:val="center"/>
      </w:pPr>
      <w:r>
        <w:rPr>
          <w:noProof/>
        </w:rPr>
        <w:drawing>
          <wp:inline distT="0" distB="0" distL="0" distR="0" wp14:anchorId="176AFC03" wp14:editId="60716E93">
            <wp:extent cx="5486400" cy="4575175"/>
            <wp:effectExtent l="25400" t="25400" r="88900" b="85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24 at 2.02.06 PM.png"/>
                    <pic:cNvPicPr/>
                  </pic:nvPicPr>
                  <pic:blipFill>
                    <a:blip r:embed="rId15"/>
                    <a:stretch>
                      <a:fillRect/>
                    </a:stretch>
                  </pic:blipFill>
                  <pic:spPr>
                    <a:xfrm>
                      <a:off x="0" y="0"/>
                      <a:ext cx="5486400" cy="4575175"/>
                    </a:xfrm>
                    <a:prstGeom prst="rect">
                      <a:avLst/>
                    </a:prstGeom>
                    <a:effectLst>
                      <a:outerShdw blurRad="50800" dist="38100" dir="2700000" algn="tl" rotWithShape="0">
                        <a:prstClr val="black">
                          <a:alpha val="40000"/>
                        </a:prstClr>
                      </a:outerShdw>
                    </a:effectLst>
                  </pic:spPr>
                </pic:pic>
              </a:graphicData>
            </a:graphic>
          </wp:inline>
        </w:drawing>
      </w:r>
    </w:p>
    <w:p w14:paraId="456853A7" w14:textId="35F0475D" w:rsidR="004F6CA4" w:rsidRDefault="000A059F" w:rsidP="009A711B">
      <w:pPr>
        <w:pStyle w:val="Heading20"/>
      </w:pPr>
      <w:r>
        <w:lastRenderedPageBreak/>
        <w:t xml:space="preserve">ODBC Query: </w:t>
      </w:r>
      <w:proofErr w:type="spellStart"/>
      <w:r w:rsidR="003D1439">
        <w:t>fn_odbc_query</w:t>
      </w:r>
      <w:proofErr w:type="spellEnd"/>
    </w:p>
    <w:p w14:paraId="5AE0F4D5" w14:textId="4015E0CE" w:rsidR="003D1439" w:rsidRDefault="003D1439" w:rsidP="00971A8A">
      <w:pPr>
        <w:pStyle w:val="BodyText"/>
        <w:keepNext/>
      </w:pPr>
      <w:r>
        <w:t xml:space="preserve">A function that runs ODBC queries. </w:t>
      </w:r>
      <w:r w:rsidR="001E0B4B">
        <w:t xml:space="preserve">The query </w:t>
      </w:r>
      <w:r w:rsidR="009B341F">
        <w:t>and the data/p</w:t>
      </w:r>
      <w:r>
        <w:t xml:space="preserve">arameters are passed to the database separately, protecting against SQL injection attacks. </w:t>
      </w:r>
    </w:p>
    <w:p w14:paraId="163AE1C0" w14:textId="764F1B75" w:rsidR="003D1439" w:rsidRDefault="007518DA" w:rsidP="00971A8A">
      <w:pPr>
        <w:pStyle w:val="BodyText"/>
        <w:keepNext/>
        <w:rPr>
          <w:rFonts w:eastAsia="Arial" w:cs="Arial"/>
          <w:szCs w:val="20"/>
        </w:rPr>
      </w:pPr>
      <w:r>
        <w:rPr>
          <w:rFonts w:eastAsia="Arial" w:cs="Arial"/>
          <w:szCs w:val="20"/>
        </w:rPr>
        <w:t>T</w:t>
      </w:r>
      <w:r w:rsidR="009B341F">
        <w:rPr>
          <w:rFonts w:eastAsia="Arial" w:cs="Arial"/>
          <w:szCs w:val="20"/>
        </w:rPr>
        <w:t>his function takes the following input fields:</w:t>
      </w:r>
    </w:p>
    <w:p w14:paraId="4737E5CF" w14:textId="33B60BF4" w:rsidR="00FF48FD" w:rsidRPr="00657D64" w:rsidRDefault="009B341F" w:rsidP="00971A8A">
      <w:pPr>
        <w:pStyle w:val="ListBullet"/>
        <w:keepNext/>
        <w:rPr>
          <w:rFonts w:eastAsia="Arial"/>
        </w:rPr>
      </w:pPr>
      <w:proofErr w:type="spellStart"/>
      <w:r>
        <w:rPr>
          <w:rFonts w:eastAsia="Arial"/>
        </w:rPr>
        <w:t>sql_query</w:t>
      </w:r>
      <w:proofErr w:type="spellEnd"/>
      <w:r w:rsidR="00863C95">
        <w:rPr>
          <w:rFonts w:eastAsia="Arial"/>
        </w:rPr>
        <w:t>: Q</w:t>
      </w:r>
      <w:r>
        <w:rPr>
          <w:rFonts w:eastAsia="Arial"/>
        </w:rPr>
        <w:t>uery to perform.</w:t>
      </w:r>
      <w:r w:rsidR="0010379D">
        <w:rPr>
          <w:rFonts w:eastAsia="Arial"/>
        </w:rPr>
        <w:t xml:space="preserve"> </w:t>
      </w:r>
      <w:r w:rsidR="006D761A">
        <w:rPr>
          <w:rFonts w:eastAsia="Arial"/>
        </w:rPr>
        <w:t xml:space="preserve">The field type is </w:t>
      </w:r>
      <w:r w:rsidR="0010379D">
        <w:t xml:space="preserve">“Text with value String” and </w:t>
      </w:r>
      <w:r w:rsidR="0010379D">
        <w:rPr>
          <w:rFonts w:eastAsia="Arial"/>
        </w:rPr>
        <w:t>i</w:t>
      </w:r>
      <w:r>
        <w:rPr>
          <w:rFonts w:eastAsia="Arial"/>
        </w:rPr>
        <w:t xml:space="preserve">t contains </w:t>
      </w:r>
      <w:r w:rsidR="0010379D">
        <w:rPr>
          <w:rFonts w:eastAsia="Arial"/>
        </w:rPr>
        <w:t xml:space="preserve">four </w:t>
      </w:r>
      <w:r w:rsidR="00FF48FD">
        <w:rPr>
          <w:rFonts w:eastAsia="Arial"/>
        </w:rPr>
        <w:t xml:space="preserve">predefined </w:t>
      </w:r>
      <w:r w:rsidR="00C207D7">
        <w:rPr>
          <w:rFonts w:eastAsia="Arial"/>
        </w:rPr>
        <w:t>example SQL statements</w:t>
      </w:r>
      <w:r>
        <w:rPr>
          <w:rFonts w:eastAsia="Arial"/>
        </w:rPr>
        <w:t xml:space="preserve"> that you can choose and edit from within the workflow. The </w:t>
      </w:r>
      <w:r w:rsidR="00C207D7">
        <w:rPr>
          <w:rFonts w:eastAsia="Arial"/>
        </w:rPr>
        <w:t>predefined</w:t>
      </w:r>
      <w:r>
        <w:rPr>
          <w:rFonts w:eastAsia="Arial"/>
        </w:rPr>
        <w:t xml:space="preserve"> queries</w:t>
      </w:r>
      <w:r w:rsidR="00C207D7">
        <w:rPr>
          <w:rFonts w:eastAsia="Arial"/>
        </w:rPr>
        <w:t>,</w:t>
      </w:r>
      <w:r>
        <w:rPr>
          <w:rFonts w:eastAsia="Arial"/>
        </w:rPr>
        <w:t xml:space="preserve"> </w:t>
      </w:r>
      <w:r w:rsidR="00C207D7">
        <w:rPr>
          <w:rFonts w:eastAsia="Arial"/>
        </w:rPr>
        <w:t xml:space="preserve">as shown </w:t>
      </w:r>
      <w:r w:rsidR="007518DA">
        <w:rPr>
          <w:rFonts w:eastAsia="Arial"/>
        </w:rPr>
        <w:t>below</w:t>
      </w:r>
      <w:r w:rsidR="00C207D7">
        <w:rPr>
          <w:rFonts w:eastAsia="Arial"/>
        </w:rPr>
        <w:t xml:space="preserve">, </w:t>
      </w:r>
      <w:r>
        <w:rPr>
          <w:rFonts w:eastAsia="Arial"/>
        </w:rPr>
        <w:t xml:space="preserve">contain parameters </w:t>
      </w:r>
      <w:r w:rsidR="00FA072F">
        <w:rPr>
          <w:rFonts w:eastAsia="Arial"/>
        </w:rPr>
        <w:t>using a question mark as a placeholder in the SQL</w:t>
      </w:r>
      <w:r w:rsidR="00863C95">
        <w:rPr>
          <w:rFonts w:eastAsia="Arial"/>
        </w:rPr>
        <w:t xml:space="preserve"> query</w:t>
      </w:r>
      <w:r w:rsidR="00FA072F">
        <w:rPr>
          <w:rFonts w:eastAsia="Arial"/>
        </w:rPr>
        <w:t xml:space="preserve">. </w:t>
      </w:r>
      <w:r w:rsidR="00863C95">
        <w:rPr>
          <w:rFonts w:eastAsia="Arial"/>
        </w:rPr>
        <w:t>Users can</w:t>
      </w:r>
      <w:r w:rsidR="00FA072F">
        <w:rPr>
          <w:rFonts w:eastAsia="Arial"/>
        </w:rPr>
        <w:t xml:space="preserve"> </w:t>
      </w:r>
      <w:r w:rsidR="00863C95">
        <w:rPr>
          <w:rFonts w:eastAsia="Arial"/>
        </w:rPr>
        <w:t>set</w:t>
      </w:r>
      <w:r w:rsidR="00FA072F">
        <w:rPr>
          <w:rFonts w:eastAsia="Arial"/>
        </w:rPr>
        <w:t xml:space="preserve"> values for the question marks </w:t>
      </w:r>
      <w:r w:rsidR="00863C95">
        <w:rPr>
          <w:rFonts w:eastAsia="Arial"/>
        </w:rPr>
        <w:t>in input fields</w:t>
      </w:r>
      <w:r w:rsidR="00F0536C">
        <w:rPr>
          <w:rFonts w:eastAsia="Arial"/>
        </w:rPr>
        <w:t xml:space="preserve"> sql_condition_value1, sql_condition_value2 and sql_condition_value</w:t>
      </w:r>
      <w:r w:rsidR="00863C95">
        <w:rPr>
          <w:rFonts w:eastAsia="Arial"/>
        </w:rPr>
        <w:t>3 in the workflow.</w:t>
      </w:r>
    </w:p>
    <w:p w14:paraId="01B6C402" w14:textId="28F3099C" w:rsidR="00F0536C" w:rsidRPr="00FA072F" w:rsidRDefault="00F0536C" w:rsidP="00971A8A">
      <w:pPr>
        <w:pStyle w:val="ListBullet"/>
        <w:keepNext/>
        <w:rPr>
          <w:rFonts w:eastAsia="Arial"/>
        </w:rPr>
      </w:pPr>
      <w:r>
        <w:rPr>
          <w:rFonts w:eastAsia="Arial"/>
        </w:rPr>
        <w:t>sql_condition_value1, sql_condition_value2 and sql_condition_value</w:t>
      </w:r>
      <w:r w:rsidR="00030D58">
        <w:rPr>
          <w:rFonts w:eastAsia="Arial"/>
        </w:rPr>
        <w:t>3: P</w:t>
      </w:r>
      <w:r>
        <w:rPr>
          <w:rFonts w:eastAsia="Arial"/>
        </w:rPr>
        <w:t>arameters used in the query</w:t>
      </w:r>
      <w:r w:rsidR="00030D58">
        <w:rPr>
          <w:rFonts w:eastAsia="Arial"/>
        </w:rPr>
        <w:t>.</w:t>
      </w:r>
    </w:p>
    <w:p w14:paraId="7E42DDB2" w14:textId="4C31CF4D" w:rsidR="00657D64" w:rsidRDefault="00D10634" w:rsidP="00657D64">
      <w:pPr>
        <w:pStyle w:val="Heading7"/>
      </w:pPr>
      <w:ins w:id="157" w:author="Tamara Zlender" w:date="2018-06-12T11:54:00Z">
        <w:r>
          <w:rPr>
            <w:noProof/>
          </w:rPr>
          <w:drawing>
            <wp:inline distT="0" distB="0" distL="0" distR="0" wp14:anchorId="2DEA8907" wp14:editId="6E2A3CC8">
              <wp:extent cx="5486400" cy="4752340"/>
              <wp:effectExtent l="25400" t="25400" r="88900" b="863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6-12 at 11.53.40 AM.png"/>
                      <pic:cNvPicPr/>
                    </pic:nvPicPr>
                    <pic:blipFill>
                      <a:blip r:embed="rId16"/>
                      <a:stretch>
                        <a:fillRect/>
                      </a:stretch>
                    </pic:blipFill>
                    <pic:spPr>
                      <a:xfrm>
                        <a:off x="0" y="0"/>
                        <a:ext cx="5486400" cy="4752340"/>
                      </a:xfrm>
                      <a:prstGeom prst="rect">
                        <a:avLst/>
                      </a:prstGeom>
                      <a:effectLst>
                        <a:outerShdw blurRad="50800" dist="38100" dir="2700000" algn="tl" rotWithShape="0">
                          <a:prstClr val="black">
                            <a:alpha val="40000"/>
                          </a:prstClr>
                        </a:outerShdw>
                      </a:effectLst>
                    </pic:spPr>
                  </pic:pic>
                </a:graphicData>
              </a:graphic>
            </wp:inline>
          </w:drawing>
        </w:r>
      </w:ins>
      <w:del w:id="158" w:author="Tamara Zlender" w:date="2018-06-12T11:54:00Z">
        <w:r w:rsidR="0013299C" w:rsidDel="00D10634">
          <w:rPr>
            <w:noProof/>
          </w:rPr>
          <w:drawing>
            <wp:inline distT="0" distB="0" distL="0" distR="0" wp14:anchorId="26813962" wp14:editId="221BDB20">
              <wp:extent cx="5486400" cy="4737100"/>
              <wp:effectExtent l="25400" t="25400" r="88900" b="889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9 at 2.13.44 PM.png"/>
                      <pic:cNvPicPr/>
                    </pic:nvPicPr>
                    <pic:blipFill>
                      <a:blip r:embed="rId17"/>
                      <a:stretch>
                        <a:fillRect/>
                      </a:stretch>
                    </pic:blipFill>
                    <pic:spPr>
                      <a:xfrm>
                        <a:off x="0" y="0"/>
                        <a:ext cx="5486400" cy="4737100"/>
                      </a:xfrm>
                      <a:prstGeom prst="rect">
                        <a:avLst/>
                      </a:prstGeom>
                      <a:effectLst>
                        <a:outerShdw blurRad="50800" dist="38100" dir="2700000" algn="tl" rotWithShape="0">
                          <a:prstClr val="black">
                            <a:alpha val="40000"/>
                          </a:prstClr>
                        </a:outerShdw>
                      </a:effectLst>
                    </pic:spPr>
                  </pic:pic>
                </a:graphicData>
              </a:graphic>
            </wp:inline>
          </w:drawing>
        </w:r>
      </w:del>
    </w:p>
    <w:p w14:paraId="4FACD81B" w14:textId="77777777" w:rsidR="00015ABD" w:rsidRDefault="00015ABD">
      <w:pPr>
        <w:rPr>
          <w:ins w:id="159" w:author="Tamara Zlender" w:date="2018-06-07T11:53:00Z"/>
          <w:rFonts w:ascii="Arial" w:eastAsia="Arial" w:hAnsi="Arial"/>
          <w:sz w:val="20"/>
        </w:rPr>
      </w:pPr>
      <w:ins w:id="160" w:author="Tamara Zlender" w:date="2018-06-07T11:53:00Z">
        <w:r>
          <w:rPr>
            <w:rFonts w:eastAsia="Arial"/>
          </w:rPr>
          <w:br w:type="page"/>
        </w:r>
      </w:ins>
    </w:p>
    <w:p w14:paraId="2C7ECE90" w14:textId="390347E8" w:rsidR="00225E0B" w:rsidRDefault="00D9593C" w:rsidP="00225E0B">
      <w:pPr>
        <w:pStyle w:val="BodyText"/>
        <w:spacing w:after="0"/>
        <w:rPr>
          <w:ins w:id="161" w:author="Tamara Zlender" w:date="2018-06-07T11:52:00Z"/>
          <w:rFonts w:ascii="Helvetica" w:eastAsia="Cambria" w:hAnsi="Helvetica" w:cs="Helvetica"/>
        </w:rPr>
      </w:pPr>
      <w:ins w:id="162" w:author="Tamara Zlender" w:date="2018-06-07T13:02:00Z">
        <w:r>
          <w:rPr>
            <w:rFonts w:ascii="Helvetica" w:eastAsia="Cambria" w:hAnsi="Helvetica" w:cs="Helvetica"/>
          </w:rPr>
          <w:lastRenderedPageBreak/>
          <w:t>This function implements three ‘</w:t>
        </w:r>
        <w:proofErr w:type="spellStart"/>
        <w:r>
          <w:rPr>
            <w:rFonts w:ascii="Helvetica" w:eastAsia="Cambria" w:hAnsi="Helvetica" w:cs="Helvetica"/>
          </w:rPr>
          <w:t>sql_condition_value</w:t>
        </w:r>
        <w:proofErr w:type="spellEnd"/>
        <w:r>
          <w:rPr>
            <w:rFonts w:ascii="Helvetica" w:eastAsia="Cambria" w:hAnsi="Helvetica" w:cs="Helvetica"/>
          </w:rPr>
          <w:t xml:space="preserve">’ input fields. You can implement additional input fields to set more than three values for the question marks by downloading this </w:t>
        </w:r>
      </w:ins>
      <w:ins w:id="163" w:author="Tamara Zlender" w:date="2018-06-07T13:04:00Z">
        <w:r>
          <w:rPr>
            <w:rFonts w:ascii="Helvetica" w:eastAsia="Cambria" w:hAnsi="Helvetica" w:cs="Helvetica"/>
          </w:rPr>
          <w:fldChar w:fldCharType="begin"/>
        </w:r>
        <w:r>
          <w:rPr>
            <w:rFonts w:ascii="Helvetica" w:eastAsia="Cambria" w:hAnsi="Helvetica" w:cs="Helvetica"/>
          </w:rPr>
          <w:instrText xml:space="preserve"> HYPERLINK "https://github.com/ibmresilient/resilient-community-apps/fn_odbc_query/fn_odbc_query/components/odbc_query.py" </w:instrText>
        </w:r>
        <w:r>
          <w:rPr>
            <w:rFonts w:ascii="Helvetica" w:eastAsia="Cambria" w:hAnsi="Helvetica" w:cs="Helvetica"/>
          </w:rPr>
          <w:fldChar w:fldCharType="separate"/>
        </w:r>
        <w:r w:rsidRPr="00D9593C">
          <w:rPr>
            <w:rStyle w:val="Hyperlink"/>
            <w:rFonts w:ascii="Helvetica" w:eastAsia="Cambria" w:hAnsi="Helvetica" w:cs="Helvetica"/>
          </w:rPr>
          <w:t>function</w:t>
        </w:r>
        <w:r>
          <w:rPr>
            <w:rFonts w:ascii="Helvetica" w:eastAsia="Cambria" w:hAnsi="Helvetica" w:cs="Helvetica"/>
          </w:rPr>
          <w:fldChar w:fldCharType="end"/>
        </w:r>
      </w:ins>
      <w:ins w:id="164" w:author="Tamara Zlender" w:date="2018-06-07T13:02:00Z">
        <w:r>
          <w:rPr>
            <w:rFonts w:ascii="Helvetica" w:eastAsia="Cambria" w:hAnsi="Helvetica" w:cs="Helvetica"/>
          </w:rPr>
          <w:t xml:space="preserve"> </w:t>
        </w:r>
      </w:ins>
      <w:ins w:id="165" w:author="Tamara Zlender" w:date="2018-06-07T13:06:00Z">
        <w:r>
          <w:rPr>
            <w:rFonts w:ascii="Helvetica" w:eastAsia="Cambria" w:hAnsi="Helvetica" w:cs="Helvetica"/>
          </w:rPr>
          <w:t>and</w:t>
        </w:r>
      </w:ins>
      <w:ins w:id="166" w:author="Tamara Zlender" w:date="2018-06-07T13:02:00Z">
        <w:r>
          <w:rPr>
            <w:rFonts w:ascii="Helvetica" w:eastAsia="Cambria" w:hAnsi="Helvetica" w:cs="Helvetica"/>
          </w:rPr>
          <w:t xml:space="preserve"> editing it as shown in the following figure. </w:t>
        </w:r>
      </w:ins>
    </w:p>
    <w:p w14:paraId="478C63CB" w14:textId="743ABD28" w:rsidR="00225E0B" w:rsidRDefault="00015ABD">
      <w:pPr>
        <w:pStyle w:val="BodyText"/>
        <w:rPr>
          <w:ins w:id="167" w:author="Tamara Zlender" w:date="2018-06-07T11:45:00Z"/>
        </w:rPr>
        <w:pPrChange w:id="168" w:author="Tamara Zlender" w:date="2018-06-07T11:46:00Z">
          <w:pPr>
            <w:pStyle w:val="Heading20"/>
            <w:pageBreakBefore/>
          </w:pPr>
        </w:pPrChange>
      </w:pPr>
      <w:ins w:id="169" w:author="Tamara Zlender" w:date="2018-06-07T11:55:00Z">
        <w:r>
          <w:rPr>
            <w:noProof/>
          </w:rPr>
          <w:drawing>
            <wp:inline distT="0" distB="0" distL="0" distR="0" wp14:anchorId="0C7793FA" wp14:editId="7956585F">
              <wp:extent cx="5486400" cy="1752600"/>
              <wp:effectExtent l="25400" t="25400" r="88900" b="889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6-07 at 11.55.10 AM.png"/>
                      <pic:cNvPicPr/>
                    </pic:nvPicPr>
                    <pic:blipFill>
                      <a:blip r:embed="rId18"/>
                      <a:stretch>
                        <a:fillRect/>
                      </a:stretch>
                    </pic:blipFill>
                    <pic:spPr>
                      <a:xfrm>
                        <a:off x="0" y="0"/>
                        <a:ext cx="5486400" cy="1752600"/>
                      </a:xfrm>
                      <a:prstGeom prst="rect">
                        <a:avLst/>
                      </a:prstGeom>
                      <a:effectLst>
                        <a:outerShdw blurRad="50800" dist="38100" dir="2700000" algn="tl" rotWithShape="0">
                          <a:prstClr val="black">
                            <a:alpha val="40000"/>
                          </a:prstClr>
                        </a:outerShdw>
                      </a:effectLst>
                    </pic:spPr>
                  </pic:pic>
                </a:graphicData>
              </a:graphic>
            </wp:inline>
          </w:drawing>
        </w:r>
      </w:ins>
    </w:p>
    <w:p w14:paraId="4BF3F915" w14:textId="0B834F78" w:rsidR="00CE4850" w:rsidRDefault="00E40552" w:rsidP="006D1763">
      <w:pPr>
        <w:pStyle w:val="Heading20"/>
        <w:pageBreakBefore/>
      </w:pPr>
      <w:r>
        <w:lastRenderedPageBreak/>
        <w:t>Example O</w:t>
      </w:r>
      <w:r w:rsidR="00CE4850" w:rsidRPr="009824B2">
        <w:t>DBC SELECT PostgreSQL</w:t>
      </w:r>
      <w:r w:rsidR="00D8136D">
        <w:t xml:space="preserve"> Workflow</w:t>
      </w:r>
    </w:p>
    <w:p w14:paraId="17B81BDE" w14:textId="6206E4E8" w:rsidR="00E40552" w:rsidRDefault="00F0536C" w:rsidP="006D1763">
      <w:pPr>
        <w:pStyle w:val="BodyText"/>
        <w:keepNext/>
      </w:pPr>
      <w:r w:rsidRPr="00030D58">
        <w:t xml:space="preserve">The </w:t>
      </w:r>
      <w:r w:rsidR="00E40552">
        <w:t>“</w:t>
      </w:r>
      <w:r w:rsidR="00030D58" w:rsidRPr="009824B2">
        <w:t xml:space="preserve">Example ODBC </w:t>
      </w:r>
      <w:r w:rsidR="00B75F2F" w:rsidRPr="009824B2">
        <w:t>SELECT</w:t>
      </w:r>
      <w:r w:rsidR="00030D58" w:rsidRPr="009824B2">
        <w:t xml:space="preserve"> PostgreSQL</w:t>
      </w:r>
      <w:r w:rsidR="00E40552">
        <w:t xml:space="preserve">” </w:t>
      </w:r>
      <w:r w:rsidR="00186840" w:rsidRPr="00030D58">
        <w:t>workflow (</w:t>
      </w:r>
      <w:r w:rsidR="00E40552">
        <w:t>O</w:t>
      </w:r>
      <w:r w:rsidR="00186840" w:rsidRPr="00030D58">
        <w:t xml:space="preserve">bject </w:t>
      </w:r>
      <w:r w:rsidR="00E40552">
        <w:t>T</w:t>
      </w:r>
      <w:r w:rsidR="00186840" w:rsidRPr="00030D58">
        <w:t>ype = Artif</w:t>
      </w:r>
      <w:r w:rsidR="00186840">
        <w:t xml:space="preserve">act) </w:t>
      </w:r>
      <w:r w:rsidR="00E40552">
        <w:t>calls the ODBC query</w:t>
      </w:r>
      <w:r w:rsidR="00186840">
        <w:t xml:space="preserve"> </w:t>
      </w:r>
      <w:r w:rsidR="00186840" w:rsidRPr="009824B2">
        <w:t>function</w:t>
      </w:r>
      <w:r w:rsidR="00186840">
        <w:t xml:space="preserve">. </w:t>
      </w:r>
      <w:r w:rsidR="00030D58" w:rsidRPr="009824B2">
        <w:t>The Input tab of this fu</w:t>
      </w:r>
      <w:r w:rsidR="00800F81">
        <w:t>nction is shown in</w:t>
      </w:r>
      <w:r w:rsidR="007518DA" w:rsidRPr="007518DA">
        <w:rPr>
          <w:rFonts w:eastAsia="Cambria"/>
        </w:rPr>
        <w:t xml:space="preserve"> </w:t>
      </w:r>
      <w:r w:rsidR="007518DA">
        <w:rPr>
          <w:rFonts w:eastAsia="Cambria"/>
        </w:rPr>
        <w:t>the following figure</w:t>
      </w:r>
      <w:r w:rsidR="009824B2">
        <w:t xml:space="preserve">. </w:t>
      </w:r>
    </w:p>
    <w:p w14:paraId="4AB60E04" w14:textId="1FD5949E" w:rsidR="003D1439" w:rsidRDefault="009824B2" w:rsidP="006D1763">
      <w:pPr>
        <w:pStyle w:val="BodyText"/>
        <w:keepNext/>
      </w:pPr>
      <w:r>
        <w:t xml:space="preserve">When defining </w:t>
      </w:r>
      <w:r w:rsidR="0010379D">
        <w:t>the</w:t>
      </w:r>
      <w:r w:rsidR="00706FDA">
        <w:t xml:space="preserve"> SQL</w:t>
      </w:r>
      <w:r w:rsidR="0010379D">
        <w:t xml:space="preserve"> </w:t>
      </w:r>
      <w:r w:rsidR="0029109A">
        <w:t xml:space="preserve">table </w:t>
      </w:r>
      <w:r w:rsidR="00C40E68">
        <w:t>column names</w:t>
      </w:r>
      <w:r w:rsidR="0010379D">
        <w:t xml:space="preserve"> that</w:t>
      </w:r>
      <w:r>
        <w:t xml:space="preserve"> </w:t>
      </w:r>
      <w:r w:rsidR="007518DA">
        <w:t xml:space="preserve">the </w:t>
      </w:r>
      <w:r>
        <w:t>SELECT</w:t>
      </w:r>
      <w:r w:rsidR="0010379D">
        <w:t xml:space="preserve"> query will return</w:t>
      </w:r>
      <w:r w:rsidR="007518DA">
        <w:t>,</w:t>
      </w:r>
      <w:r>
        <w:t xml:space="preserve"> it</w:t>
      </w:r>
      <w:r w:rsidR="00D8136D">
        <w:t xml:space="preserve"> i</w:t>
      </w:r>
      <w:r>
        <w:t xml:space="preserve">s important to use </w:t>
      </w:r>
      <w:r w:rsidR="00FA47A5">
        <w:rPr>
          <w:rFonts w:ascii="Helvetica" w:eastAsia="Cambria" w:hAnsi="Helvetica" w:cs="Helvetica"/>
        </w:rPr>
        <w:t>alias column syntax</w:t>
      </w:r>
      <w:r w:rsidR="00322790">
        <w:rPr>
          <w:rFonts w:ascii="Helvetica" w:eastAsia="Cambria" w:hAnsi="Helvetica" w:cs="Helvetica"/>
        </w:rPr>
        <w:t>. Alias names need to</w:t>
      </w:r>
      <w:r w:rsidR="00B75F2F" w:rsidRPr="009824B2">
        <w:t xml:space="preserve"> match Res</w:t>
      </w:r>
      <w:r>
        <w:t xml:space="preserve">ilient data table field names. This </w:t>
      </w:r>
      <w:r w:rsidR="007518DA">
        <w:t>ensures that</w:t>
      </w:r>
      <w:r>
        <w:t xml:space="preserve"> query results are saved in the proper </w:t>
      </w:r>
      <w:r w:rsidR="00322790">
        <w:t>Resilient data table field</w:t>
      </w:r>
      <w:r>
        <w:t>.</w:t>
      </w:r>
    </w:p>
    <w:p w14:paraId="5717A559" w14:textId="77777777" w:rsidR="00B75F2F" w:rsidRDefault="00B75F2F" w:rsidP="00B75F2F">
      <w:pPr>
        <w:pStyle w:val="BodyText"/>
        <w:keepNext/>
      </w:pPr>
      <w:r>
        <w:rPr>
          <w:noProof/>
        </w:rPr>
        <w:drawing>
          <wp:inline distT="0" distB="0" distL="0" distR="0" wp14:anchorId="32AE4B79" wp14:editId="6D69120C">
            <wp:extent cx="5486400" cy="1798955"/>
            <wp:effectExtent l="25400" t="25400" r="88900" b="933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4 at 3.42.26 PM.png"/>
                    <pic:cNvPicPr/>
                  </pic:nvPicPr>
                  <pic:blipFill>
                    <a:blip r:embed="rId19"/>
                    <a:stretch>
                      <a:fillRect/>
                    </a:stretch>
                  </pic:blipFill>
                  <pic:spPr>
                    <a:xfrm>
                      <a:off x="0" y="0"/>
                      <a:ext cx="5486400" cy="1798955"/>
                    </a:xfrm>
                    <a:prstGeom prst="rect">
                      <a:avLst/>
                    </a:prstGeom>
                    <a:effectLst>
                      <a:outerShdw blurRad="50800" dist="38100" dir="2700000" algn="tl" rotWithShape="0">
                        <a:prstClr val="black">
                          <a:alpha val="40000"/>
                        </a:prstClr>
                      </a:outerShdw>
                    </a:effectLst>
                  </pic:spPr>
                </pic:pic>
              </a:graphicData>
            </a:graphic>
          </wp:inline>
        </w:drawing>
      </w:r>
    </w:p>
    <w:p w14:paraId="35785708" w14:textId="448E3199" w:rsidR="003312EE" w:rsidRDefault="00800F81" w:rsidP="00B75F2F">
      <w:pPr>
        <w:pStyle w:val="BodyText"/>
      </w:pPr>
      <w:r>
        <w:t>Users</w:t>
      </w:r>
      <w:r w:rsidR="003312EE">
        <w:t xml:space="preserve"> may insert data using </w:t>
      </w:r>
      <w:r w:rsidR="007518DA">
        <w:t xml:space="preserve">the </w:t>
      </w:r>
      <w:r w:rsidR="003312EE">
        <w:t xml:space="preserve">sql_condition_value1, sql_condition_value2 and sql_condition_value3 </w:t>
      </w:r>
      <w:r w:rsidR="007518DA">
        <w:t xml:space="preserve">parameters </w:t>
      </w:r>
      <w:r w:rsidR="003312EE">
        <w:t xml:space="preserve">on the Input </w:t>
      </w:r>
      <w:proofErr w:type="gramStart"/>
      <w:r w:rsidR="003312EE">
        <w:t>tab</w:t>
      </w:r>
      <w:r w:rsidR="00186840">
        <w:t>,</w:t>
      </w:r>
      <w:r w:rsidR="003312EE">
        <w:t xml:space="preserve"> or</w:t>
      </w:r>
      <w:proofErr w:type="gramEnd"/>
      <w:r w:rsidR="003312EE">
        <w:t xml:space="preserve"> set them in the Pre-Process Script to the value of the artifact associated with thi</w:t>
      </w:r>
      <w:r>
        <w:t>s workflow as shown in</w:t>
      </w:r>
      <w:r w:rsidR="007518DA">
        <w:t xml:space="preserve"> the following figure</w:t>
      </w:r>
      <w:r w:rsidR="003312EE">
        <w:t>.</w:t>
      </w:r>
    </w:p>
    <w:p w14:paraId="5153E706" w14:textId="77777777" w:rsidR="00B75F2F" w:rsidRDefault="00B75F2F" w:rsidP="006D1763">
      <w:pPr>
        <w:pStyle w:val="BodyText"/>
      </w:pPr>
      <w:r>
        <w:rPr>
          <w:noProof/>
        </w:rPr>
        <w:drawing>
          <wp:inline distT="0" distB="0" distL="0" distR="0" wp14:anchorId="23892EBE" wp14:editId="0834F3D7">
            <wp:extent cx="5486400" cy="1205865"/>
            <wp:effectExtent l="25400" t="25400" r="88900"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4 at 3.46.55 PM.png"/>
                    <pic:cNvPicPr/>
                  </pic:nvPicPr>
                  <pic:blipFill>
                    <a:blip r:embed="rId20"/>
                    <a:stretch>
                      <a:fillRect/>
                    </a:stretch>
                  </pic:blipFill>
                  <pic:spPr>
                    <a:xfrm>
                      <a:off x="0" y="0"/>
                      <a:ext cx="5486400" cy="1205865"/>
                    </a:xfrm>
                    <a:prstGeom prst="rect">
                      <a:avLst/>
                    </a:prstGeom>
                    <a:effectLst>
                      <a:outerShdw blurRad="50800" dist="38100" dir="2700000" algn="tl" rotWithShape="0">
                        <a:prstClr val="black">
                          <a:alpha val="40000"/>
                        </a:prstClr>
                      </a:outerShdw>
                    </a:effectLst>
                  </pic:spPr>
                </pic:pic>
              </a:graphicData>
            </a:graphic>
          </wp:inline>
        </w:drawing>
      </w:r>
    </w:p>
    <w:p w14:paraId="3A9F827D" w14:textId="3C8F5C99" w:rsidR="007B3B76" w:rsidRPr="00800F81" w:rsidRDefault="00524DA5" w:rsidP="006D1763">
      <w:pPr>
        <w:pStyle w:val="BodyText"/>
        <w:keepNext/>
      </w:pPr>
      <w:r>
        <w:lastRenderedPageBreak/>
        <w:t>A Menu Item rule called “Example ODBC SELECT PostgreSQL” is also included. This rule calls the provided workflow.</w:t>
      </w:r>
    </w:p>
    <w:p w14:paraId="18D8C658" w14:textId="50D01190" w:rsidR="00800F81" w:rsidRDefault="00A46589" w:rsidP="006D1763">
      <w:pPr>
        <w:pStyle w:val="BodyText"/>
        <w:keepNext/>
        <w:rPr>
          <w:rFonts w:eastAsia="Cambria"/>
        </w:rPr>
      </w:pPr>
      <w:r>
        <w:t>When a user selects this rule from the Actions button on an incident, the rule activates the ODBC Query function. The</w:t>
      </w:r>
      <w:r w:rsidR="000830EA">
        <w:t xml:space="preserve"> </w:t>
      </w:r>
      <w:r w:rsidR="00330231">
        <w:t xml:space="preserve">query results update the custom </w:t>
      </w:r>
      <w:r w:rsidR="00186840" w:rsidRPr="00330231">
        <w:t>“</w:t>
      </w:r>
      <w:proofErr w:type="spellStart"/>
      <w:r w:rsidR="00186840" w:rsidRPr="00330231">
        <w:rPr>
          <w:rFonts w:eastAsia="Cambria"/>
        </w:rPr>
        <w:t>sql_query_results_dt</w:t>
      </w:r>
      <w:proofErr w:type="spellEnd"/>
      <w:r w:rsidR="00186840">
        <w:rPr>
          <w:rFonts w:eastAsia="Cambria"/>
        </w:rPr>
        <w:t xml:space="preserve">” </w:t>
      </w:r>
      <w:r w:rsidR="00330231">
        <w:t>Resilient data table</w:t>
      </w:r>
      <w:r w:rsidR="00186840">
        <w:t>, shown</w:t>
      </w:r>
      <w:r w:rsidR="00330231">
        <w:t xml:space="preserve"> </w:t>
      </w:r>
      <w:r w:rsidR="00800F81">
        <w:rPr>
          <w:rFonts w:eastAsia="Cambria"/>
        </w:rPr>
        <w:t xml:space="preserve">in </w:t>
      </w:r>
      <w:r w:rsidR="007518DA">
        <w:rPr>
          <w:rFonts w:eastAsia="Cambria"/>
        </w:rPr>
        <w:t>the following figure</w:t>
      </w:r>
      <w:r w:rsidR="00330231">
        <w:rPr>
          <w:rFonts w:eastAsia="Cambria"/>
        </w:rPr>
        <w:t>. The definition of this data table is also included in the package.</w:t>
      </w:r>
      <w:r w:rsidR="00B667CB">
        <w:rPr>
          <w:rFonts w:eastAsia="Cambria"/>
        </w:rPr>
        <w:t xml:space="preserve"> </w:t>
      </w:r>
    </w:p>
    <w:p w14:paraId="3411FA6B" w14:textId="3FDC379E" w:rsidR="00330231" w:rsidRDefault="00D8136D" w:rsidP="006D1763">
      <w:pPr>
        <w:pStyle w:val="BodyText"/>
        <w:keepNext/>
        <w:rPr>
          <w:rFonts w:eastAsia="Cambria"/>
        </w:rPr>
      </w:pPr>
      <w:r>
        <w:rPr>
          <w:rFonts w:eastAsia="Cambria"/>
        </w:rPr>
        <w:t>The first</w:t>
      </w:r>
      <w:r w:rsidR="00B667CB" w:rsidRPr="00B667CB">
        <w:rPr>
          <w:rFonts w:eastAsia="Cambria"/>
        </w:rPr>
        <w:t xml:space="preserve"> two </w:t>
      </w:r>
      <w:r w:rsidR="005347F3">
        <w:rPr>
          <w:rFonts w:eastAsia="Cambria"/>
        </w:rPr>
        <w:t>data table fields</w:t>
      </w:r>
      <w:r w:rsidR="00B667CB">
        <w:rPr>
          <w:rFonts w:eastAsia="Cambria"/>
        </w:rPr>
        <w:t xml:space="preserve"> are set automatically</w:t>
      </w:r>
      <w:r>
        <w:rPr>
          <w:rFonts w:eastAsia="Cambria"/>
        </w:rPr>
        <w:t>. The</w:t>
      </w:r>
      <w:r w:rsidR="0029109A">
        <w:rPr>
          <w:rFonts w:eastAsia="Cambria"/>
        </w:rPr>
        <w:t xml:space="preserve"> ‘</w:t>
      </w:r>
      <w:proofErr w:type="spellStart"/>
      <w:r w:rsidR="0029109A">
        <w:rPr>
          <w:rFonts w:eastAsia="Cambria"/>
        </w:rPr>
        <w:t>sql_artifact_value</w:t>
      </w:r>
      <w:proofErr w:type="spellEnd"/>
      <w:r w:rsidR="0029109A">
        <w:rPr>
          <w:rFonts w:eastAsia="Cambria"/>
        </w:rPr>
        <w:t>’</w:t>
      </w:r>
      <w:r w:rsidR="0029109A" w:rsidRPr="00B667CB">
        <w:rPr>
          <w:rFonts w:eastAsia="Cambria"/>
        </w:rPr>
        <w:t xml:space="preserve"> </w:t>
      </w:r>
      <w:r>
        <w:rPr>
          <w:rFonts w:eastAsia="Cambria"/>
        </w:rPr>
        <w:t xml:space="preserve">field </w:t>
      </w:r>
      <w:r w:rsidR="0029109A">
        <w:rPr>
          <w:rFonts w:eastAsia="Cambria"/>
        </w:rPr>
        <w:t xml:space="preserve">is set </w:t>
      </w:r>
      <w:r w:rsidR="00B667CB">
        <w:rPr>
          <w:rFonts w:eastAsia="Cambria"/>
        </w:rPr>
        <w:t xml:space="preserve">to the value of the artifact </w:t>
      </w:r>
      <w:r w:rsidR="00B667CB">
        <w:t>associated with this workflow</w:t>
      </w:r>
      <w:r>
        <w:t xml:space="preserve">. The </w:t>
      </w:r>
      <w:r w:rsidR="0029109A">
        <w:rPr>
          <w:rFonts w:eastAsia="Cambria"/>
        </w:rPr>
        <w:t>‘</w:t>
      </w:r>
      <w:proofErr w:type="spellStart"/>
      <w:r w:rsidR="0029109A" w:rsidRPr="00B667CB">
        <w:rPr>
          <w:rFonts w:eastAsia="Cambria"/>
        </w:rPr>
        <w:t>sql_timestamp</w:t>
      </w:r>
      <w:proofErr w:type="spellEnd"/>
      <w:r w:rsidR="0029109A">
        <w:rPr>
          <w:rFonts w:eastAsia="Cambria"/>
        </w:rPr>
        <w:t xml:space="preserve">’ </w:t>
      </w:r>
      <w:r>
        <w:rPr>
          <w:rFonts w:eastAsia="Cambria"/>
        </w:rPr>
        <w:t xml:space="preserve">field </w:t>
      </w:r>
      <w:r w:rsidR="0029109A">
        <w:rPr>
          <w:rFonts w:eastAsia="Cambria"/>
        </w:rPr>
        <w:t xml:space="preserve">is set to </w:t>
      </w:r>
      <w:r>
        <w:rPr>
          <w:rFonts w:eastAsia="Cambria"/>
        </w:rPr>
        <w:t xml:space="preserve">the </w:t>
      </w:r>
      <w:r w:rsidR="0029109A">
        <w:rPr>
          <w:rFonts w:eastAsia="Cambria"/>
        </w:rPr>
        <w:t xml:space="preserve">date and time of the function call. </w:t>
      </w:r>
      <w:r>
        <w:rPr>
          <w:rFonts w:eastAsia="Cambria"/>
        </w:rPr>
        <w:t xml:space="preserve">The </w:t>
      </w:r>
      <w:r w:rsidR="00800F81">
        <w:rPr>
          <w:rFonts w:eastAsia="Cambria"/>
        </w:rPr>
        <w:t>‘sql_column_1’ to ‘sql_column_5’</w:t>
      </w:r>
      <w:r w:rsidR="0029109A">
        <w:rPr>
          <w:rFonts w:eastAsia="Cambria"/>
        </w:rPr>
        <w:t xml:space="preserve"> </w:t>
      </w:r>
      <w:r>
        <w:rPr>
          <w:rFonts w:eastAsia="Cambria"/>
        </w:rPr>
        <w:t xml:space="preserve">data table fields </w:t>
      </w:r>
      <w:r w:rsidR="0029109A">
        <w:rPr>
          <w:rFonts w:eastAsia="Cambria"/>
        </w:rPr>
        <w:t xml:space="preserve">are </w:t>
      </w:r>
      <w:r w:rsidR="005347F3">
        <w:rPr>
          <w:rFonts w:eastAsia="Cambria"/>
        </w:rPr>
        <w:t xml:space="preserve">updated by the </w:t>
      </w:r>
      <w:r w:rsidR="00F540F4">
        <w:rPr>
          <w:rFonts w:eastAsia="Cambria"/>
        </w:rPr>
        <w:t>query results.</w:t>
      </w:r>
    </w:p>
    <w:p w14:paraId="6D408252" w14:textId="77777777" w:rsidR="00800F81" w:rsidRDefault="00AF373F" w:rsidP="006D1763">
      <w:pPr>
        <w:pStyle w:val="BodyText"/>
      </w:pPr>
      <w:r>
        <w:rPr>
          <w:rFonts w:eastAsia="Cambria"/>
          <w:noProof/>
        </w:rPr>
        <w:drawing>
          <wp:inline distT="0" distB="0" distL="0" distR="0" wp14:anchorId="79BA1060" wp14:editId="7CE87D6F">
            <wp:extent cx="5486400" cy="3451860"/>
            <wp:effectExtent l="25400" t="25400" r="88900" b="914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5 at 12.28.43 PM.png"/>
                    <pic:cNvPicPr/>
                  </pic:nvPicPr>
                  <pic:blipFill>
                    <a:blip r:embed="rId21"/>
                    <a:stretch>
                      <a:fillRect/>
                    </a:stretch>
                  </pic:blipFill>
                  <pic:spPr>
                    <a:xfrm>
                      <a:off x="0" y="0"/>
                      <a:ext cx="5486400" cy="3451860"/>
                    </a:xfrm>
                    <a:prstGeom prst="rect">
                      <a:avLst/>
                    </a:prstGeom>
                    <a:effectLst>
                      <a:outerShdw blurRad="50800" dist="38100" dir="2700000" algn="tl" rotWithShape="0">
                        <a:prstClr val="black">
                          <a:alpha val="40000"/>
                        </a:prstClr>
                      </a:outerShdw>
                    </a:effectLst>
                  </pic:spPr>
                </pic:pic>
              </a:graphicData>
            </a:graphic>
          </wp:inline>
        </w:drawing>
      </w:r>
    </w:p>
    <w:p w14:paraId="0C784445" w14:textId="6914CCC7" w:rsidR="000D0763" w:rsidRDefault="00B56DFC" w:rsidP="006D1763">
      <w:pPr>
        <w:pStyle w:val="BodyText"/>
        <w:keepNext/>
      </w:pPr>
      <w:r>
        <w:lastRenderedPageBreak/>
        <w:t xml:space="preserve">Users may modify the </w:t>
      </w:r>
      <w:r w:rsidRPr="00330231">
        <w:t>“</w:t>
      </w:r>
      <w:proofErr w:type="spellStart"/>
      <w:r w:rsidRPr="00330231">
        <w:rPr>
          <w:rFonts w:eastAsia="Cambria"/>
        </w:rPr>
        <w:t>sql_query_results_dt</w:t>
      </w:r>
      <w:proofErr w:type="spellEnd"/>
      <w:r>
        <w:rPr>
          <w:rFonts w:eastAsia="Cambria"/>
        </w:rPr>
        <w:t xml:space="preserve">” </w:t>
      </w:r>
      <w:r>
        <w:t>data table</w:t>
      </w:r>
      <w:r w:rsidR="00D8136D">
        <w:t xml:space="preserve"> by adding or removing </w:t>
      </w:r>
      <w:r>
        <w:t xml:space="preserve">fields. </w:t>
      </w:r>
      <w:r w:rsidR="000D0763">
        <w:t xml:space="preserve">To ensure SQL query results are saved in proper Resilient data table fields, users need to modify the </w:t>
      </w:r>
      <w:r w:rsidR="000D0763" w:rsidRPr="000D0763">
        <w:t>RESILENT_DATATABLE_COLUMN_NAMES_LIST</w:t>
      </w:r>
      <w:r w:rsidR="000D0763">
        <w:t xml:space="preserve"> in the Post-Process Script as shown</w:t>
      </w:r>
      <w:r w:rsidR="003C6385">
        <w:t xml:space="preserve"> in </w:t>
      </w:r>
      <w:r w:rsidR="00D8136D">
        <w:t>the following figure</w:t>
      </w:r>
      <w:r w:rsidR="000D0763">
        <w:t>.</w:t>
      </w:r>
    </w:p>
    <w:p w14:paraId="208A28D8" w14:textId="77777777" w:rsidR="000D0763" w:rsidRDefault="000D0763" w:rsidP="000D0763">
      <w:pPr>
        <w:pStyle w:val="BodyText"/>
        <w:keepNext/>
      </w:pPr>
      <w:r>
        <w:rPr>
          <w:noProof/>
        </w:rPr>
        <w:drawing>
          <wp:inline distT="0" distB="0" distL="0" distR="0" wp14:anchorId="2D548EB8" wp14:editId="533D1D61">
            <wp:extent cx="5486400" cy="3582035"/>
            <wp:effectExtent l="25400" t="25400" r="88900" b="882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5 at 4.21.36 PM.png"/>
                    <pic:cNvPicPr/>
                  </pic:nvPicPr>
                  <pic:blipFill>
                    <a:blip r:embed="rId22"/>
                    <a:stretch>
                      <a:fillRect/>
                    </a:stretch>
                  </pic:blipFill>
                  <pic:spPr>
                    <a:xfrm>
                      <a:off x="0" y="0"/>
                      <a:ext cx="5486400" cy="3582035"/>
                    </a:xfrm>
                    <a:prstGeom prst="rect">
                      <a:avLst/>
                    </a:prstGeom>
                    <a:effectLst>
                      <a:outerShdw blurRad="50800" dist="38100" dir="2700000" algn="tl" rotWithShape="0">
                        <a:prstClr val="black">
                          <a:alpha val="40000"/>
                        </a:prstClr>
                      </a:outerShdw>
                    </a:effectLst>
                  </pic:spPr>
                </pic:pic>
              </a:graphicData>
            </a:graphic>
          </wp:inline>
        </w:drawing>
      </w:r>
    </w:p>
    <w:p w14:paraId="2452ED29" w14:textId="7B116170" w:rsidR="007B3B76" w:rsidRPr="00012089" w:rsidRDefault="00E40552" w:rsidP="006D1763">
      <w:pPr>
        <w:pStyle w:val="Heading20"/>
        <w:pageBreakBefore/>
      </w:pPr>
      <w:r>
        <w:lastRenderedPageBreak/>
        <w:t>Example O</w:t>
      </w:r>
      <w:r w:rsidR="00CE4850" w:rsidRPr="009824B2">
        <w:t xml:space="preserve">DBC </w:t>
      </w:r>
      <w:r w:rsidR="00CE4850">
        <w:t>UPDATE</w:t>
      </w:r>
      <w:r w:rsidR="00CE4850" w:rsidRPr="009824B2">
        <w:t xml:space="preserve"> PostgreSQL</w:t>
      </w:r>
      <w:r w:rsidR="00946978">
        <w:t xml:space="preserve"> Workflow</w:t>
      </w:r>
    </w:p>
    <w:p w14:paraId="06E80AFB" w14:textId="498B740B" w:rsidR="00CE4850" w:rsidRDefault="00E40552" w:rsidP="006D1763">
      <w:pPr>
        <w:pStyle w:val="BodyText"/>
        <w:keepNext/>
      </w:pPr>
      <w:r w:rsidRPr="00030D58">
        <w:t xml:space="preserve">The </w:t>
      </w:r>
      <w:r>
        <w:t>“</w:t>
      </w:r>
      <w:r w:rsidRPr="009824B2">
        <w:t xml:space="preserve">Example ODBC </w:t>
      </w:r>
      <w:r>
        <w:t>UPDATE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9824B2" w:rsidRPr="009824B2">
        <w:t>The Input tab of this fu</w:t>
      </w:r>
      <w:r w:rsidR="00CE4850">
        <w:t xml:space="preserve">nction is shown in </w:t>
      </w:r>
      <w:r w:rsidR="007518DA">
        <w:rPr>
          <w:rFonts w:eastAsia="Cambria"/>
        </w:rPr>
        <w:t>the following figure</w:t>
      </w:r>
      <w:r w:rsidR="00CE4850">
        <w:t xml:space="preserve">. </w:t>
      </w:r>
    </w:p>
    <w:p w14:paraId="11A04735" w14:textId="0EB37018" w:rsidR="00800F81" w:rsidRDefault="008076C8" w:rsidP="006D1763">
      <w:pPr>
        <w:pStyle w:val="BodyText"/>
      </w:pPr>
      <w:del w:id="170" w:author="Tamara Zlender" w:date="2018-06-12T11:57:00Z">
        <w:r w:rsidDel="00E24012">
          <w:rPr>
            <w:noProof/>
          </w:rPr>
          <w:drawing>
            <wp:inline distT="0" distB="0" distL="0" distR="0" wp14:anchorId="26405A86" wp14:editId="03032FC7">
              <wp:extent cx="5486400" cy="2389505"/>
              <wp:effectExtent l="25400" t="25400" r="88900" b="869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9 at 2.14.19 PM.png"/>
                      <pic:cNvPicPr/>
                    </pic:nvPicPr>
                    <pic:blipFill>
                      <a:blip r:embed="rId23"/>
                      <a:stretch>
                        <a:fillRect/>
                      </a:stretch>
                    </pic:blipFill>
                    <pic:spPr>
                      <a:xfrm>
                        <a:off x="0" y="0"/>
                        <a:ext cx="5486400" cy="2389505"/>
                      </a:xfrm>
                      <a:prstGeom prst="rect">
                        <a:avLst/>
                      </a:prstGeom>
                      <a:effectLst>
                        <a:outerShdw blurRad="50800" dist="38100" dir="2700000" algn="tl" rotWithShape="0">
                          <a:prstClr val="black">
                            <a:alpha val="40000"/>
                          </a:prstClr>
                        </a:outerShdw>
                      </a:effectLst>
                    </pic:spPr>
                  </pic:pic>
                </a:graphicData>
              </a:graphic>
            </wp:inline>
          </w:drawing>
        </w:r>
      </w:del>
      <w:ins w:id="171" w:author="Tamara Zlender" w:date="2018-06-12T11:57:00Z">
        <w:r w:rsidR="00E24012">
          <w:rPr>
            <w:noProof/>
          </w:rPr>
          <w:drawing>
            <wp:inline distT="0" distB="0" distL="0" distR="0" wp14:anchorId="14DFF754" wp14:editId="50507F17">
              <wp:extent cx="5486400" cy="2715895"/>
              <wp:effectExtent l="25400" t="25400" r="88900" b="908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2 at 11.57.05 AM.png"/>
                      <pic:cNvPicPr/>
                    </pic:nvPicPr>
                    <pic:blipFill>
                      <a:blip r:embed="rId24"/>
                      <a:stretch>
                        <a:fillRect/>
                      </a:stretch>
                    </pic:blipFill>
                    <pic:spPr>
                      <a:xfrm>
                        <a:off x="0" y="0"/>
                        <a:ext cx="5486400" cy="2715895"/>
                      </a:xfrm>
                      <a:prstGeom prst="rect">
                        <a:avLst/>
                      </a:prstGeom>
                      <a:effectLst>
                        <a:outerShdw blurRad="50800" dist="38100" dir="2700000" algn="tl" rotWithShape="0">
                          <a:prstClr val="black">
                            <a:alpha val="40000"/>
                          </a:prstClr>
                        </a:outerShdw>
                      </a:effectLst>
                    </pic:spPr>
                  </pic:pic>
                </a:graphicData>
              </a:graphic>
            </wp:inline>
          </w:drawing>
        </w:r>
      </w:ins>
    </w:p>
    <w:p w14:paraId="0DC617CA" w14:textId="35314F9B" w:rsidR="002539A0" w:rsidRDefault="00800F81" w:rsidP="006D1763">
      <w:pPr>
        <w:pStyle w:val="BodyText"/>
        <w:keepNext/>
      </w:pPr>
      <w:r>
        <w:t>Users</w:t>
      </w:r>
      <w:r w:rsidR="002539A0">
        <w:t xml:space="preserve"> may insert data using parameter</w:t>
      </w:r>
      <w:r w:rsidR="003312EE">
        <w:t>s</w:t>
      </w:r>
      <w:r w:rsidR="002539A0">
        <w:t xml:space="preserve"> sql_condition_value1, sql_condition_value2 and sql_condition_value3 on the Input </w:t>
      </w:r>
      <w:proofErr w:type="gramStart"/>
      <w:r w:rsidR="002539A0">
        <w:t>tab</w:t>
      </w:r>
      <w:r w:rsidR="00186840">
        <w:t>,</w:t>
      </w:r>
      <w:r w:rsidR="002539A0">
        <w:t xml:space="preserve"> or</w:t>
      </w:r>
      <w:proofErr w:type="gramEnd"/>
      <w:r w:rsidR="002539A0">
        <w:t xml:space="preserve"> set them in the Pre-Process Script to the value and description of the artifact associated with thi</w:t>
      </w:r>
      <w:r>
        <w:t xml:space="preserve">s workflow as shown in </w:t>
      </w:r>
      <w:r w:rsidR="007518DA">
        <w:rPr>
          <w:rFonts w:eastAsia="Cambria"/>
        </w:rPr>
        <w:t>the following figure</w:t>
      </w:r>
      <w:r w:rsidR="002539A0">
        <w:t>.</w:t>
      </w:r>
    </w:p>
    <w:p w14:paraId="4BC1AF82" w14:textId="5D35684B" w:rsidR="00800F81" w:rsidRDefault="00717FA9" w:rsidP="006D1763">
      <w:pPr>
        <w:pStyle w:val="BodyText"/>
      </w:pPr>
      <w:del w:id="172" w:author="Tamara Zlender" w:date="2018-06-12T11:58:00Z">
        <w:r w:rsidDel="00235B16">
          <w:rPr>
            <w:noProof/>
          </w:rPr>
          <w:drawing>
            <wp:inline distT="0" distB="0" distL="0" distR="0" wp14:anchorId="12BBCE08" wp14:editId="2EEABEFB">
              <wp:extent cx="5486400" cy="1087755"/>
              <wp:effectExtent l="25400" t="25400" r="88900" b="933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5 at 1.06.37 PM.png"/>
                      <pic:cNvPicPr/>
                    </pic:nvPicPr>
                    <pic:blipFill>
                      <a:blip r:embed="rId25"/>
                      <a:stretch>
                        <a:fillRect/>
                      </a:stretch>
                    </pic:blipFill>
                    <pic:spPr>
                      <a:xfrm>
                        <a:off x="0" y="0"/>
                        <a:ext cx="5486400" cy="1087755"/>
                      </a:xfrm>
                      <a:prstGeom prst="rect">
                        <a:avLst/>
                      </a:prstGeom>
                      <a:effectLst>
                        <a:outerShdw blurRad="50800" dist="38100" dir="2700000" algn="tl" rotWithShape="0">
                          <a:prstClr val="black">
                            <a:alpha val="40000"/>
                          </a:prstClr>
                        </a:outerShdw>
                      </a:effectLst>
                    </pic:spPr>
                  </pic:pic>
                </a:graphicData>
              </a:graphic>
            </wp:inline>
          </w:drawing>
        </w:r>
      </w:del>
      <w:ins w:id="173" w:author="Tamara Zlender" w:date="2018-06-12T11:58:00Z">
        <w:r w:rsidR="00235B16">
          <w:rPr>
            <w:noProof/>
          </w:rPr>
          <w:drawing>
            <wp:inline distT="0" distB="0" distL="0" distR="0" wp14:anchorId="64EEFC01" wp14:editId="20206D04">
              <wp:extent cx="5486400" cy="1243330"/>
              <wp:effectExtent l="25400" t="25400" r="88900" b="901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6-12 at 11.57.51 AM.png"/>
                      <pic:cNvPicPr/>
                    </pic:nvPicPr>
                    <pic:blipFill>
                      <a:blip r:embed="rId26"/>
                      <a:stretch>
                        <a:fillRect/>
                      </a:stretch>
                    </pic:blipFill>
                    <pic:spPr>
                      <a:xfrm>
                        <a:off x="0" y="0"/>
                        <a:ext cx="5486400" cy="1243330"/>
                      </a:xfrm>
                      <a:prstGeom prst="rect">
                        <a:avLst/>
                      </a:prstGeom>
                      <a:effectLst>
                        <a:outerShdw blurRad="50800" dist="38100" dir="2700000" algn="tl" rotWithShape="0">
                          <a:prstClr val="black">
                            <a:alpha val="40000"/>
                          </a:prstClr>
                        </a:outerShdw>
                      </a:effectLst>
                    </pic:spPr>
                  </pic:pic>
                </a:graphicData>
              </a:graphic>
            </wp:inline>
          </w:drawing>
        </w:r>
      </w:ins>
    </w:p>
    <w:p w14:paraId="03A0AE3F" w14:textId="5A4A7BC2" w:rsidR="003C341C" w:rsidRDefault="003C341C" w:rsidP="003C341C">
      <w:pPr>
        <w:pStyle w:val="BodyText"/>
      </w:pPr>
      <w:r>
        <w:t xml:space="preserve">A Menu Item rule called “Example ODBC </w:t>
      </w:r>
      <w:r w:rsidR="00BA7E66">
        <w:t>UPDATE</w:t>
      </w:r>
      <w:r>
        <w:t xml:space="preserve"> PostgreSQL”</w:t>
      </w:r>
      <w:bookmarkStart w:id="174" w:name="_GoBack"/>
      <w:bookmarkEnd w:id="174"/>
      <w:r>
        <w:t xml:space="preserve"> is also included. This rule calls the provided workflow.</w:t>
      </w:r>
    </w:p>
    <w:p w14:paraId="6126B031" w14:textId="5CB711B3" w:rsidR="00A7247E" w:rsidRDefault="000830EA">
      <w:pPr>
        <w:pStyle w:val="BodyText"/>
      </w:pPr>
      <w:r>
        <w:t xml:space="preserve">When a user selects this rule from the Actions button on an incident, the rule activates the ODBC Query function, which then </w:t>
      </w:r>
      <w:r w:rsidR="00A46589">
        <w:t>returns</w:t>
      </w:r>
      <w:r w:rsidR="00BA7E66">
        <w:t xml:space="preserve"> </w:t>
      </w:r>
      <w:r>
        <w:t xml:space="preserve">the </w:t>
      </w:r>
      <w:r w:rsidR="00BA7E66">
        <w:t xml:space="preserve">number of </w:t>
      </w:r>
      <w:r w:rsidR="00800F81">
        <w:t xml:space="preserve">processed </w:t>
      </w:r>
      <w:r w:rsidR="00BA7E66">
        <w:t>rows and display</w:t>
      </w:r>
      <w:r>
        <w:t>s</w:t>
      </w:r>
      <w:r w:rsidR="00BA7E66">
        <w:t xml:space="preserve"> </w:t>
      </w:r>
      <w:r w:rsidR="000468FD">
        <w:t>the</w:t>
      </w:r>
      <w:r w:rsidR="00BA7E66">
        <w:t xml:space="preserve"> message in </w:t>
      </w:r>
      <w:r w:rsidR="00800F81">
        <w:t xml:space="preserve">the </w:t>
      </w:r>
      <w:r w:rsidR="00BA7E66">
        <w:t xml:space="preserve">Action Status. </w:t>
      </w:r>
    </w:p>
    <w:p w14:paraId="65FC7BB9" w14:textId="75121F96" w:rsidR="00BA7E66" w:rsidRPr="00A7247E" w:rsidRDefault="00E40552" w:rsidP="00E93B8C">
      <w:pPr>
        <w:pStyle w:val="Heading20"/>
        <w:pageBreakBefore/>
      </w:pPr>
      <w:r>
        <w:lastRenderedPageBreak/>
        <w:t>Example O</w:t>
      </w:r>
      <w:r w:rsidR="00BA7E66" w:rsidRPr="009824B2">
        <w:t xml:space="preserve">DBC </w:t>
      </w:r>
      <w:r w:rsidR="00BA7E66">
        <w:t>DELETE</w:t>
      </w:r>
      <w:r w:rsidR="00BA7E66" w:rsidRPr="009824B2">
        <w:t xml:space="preserve"> PostgreSQL</w:t>
      </w:r>
      <w:r w:rsidR="00946978">
        <w:t xml:space="preserve"> Workflow</w:t>
      </w:r>
    </w:p>
    <w:p w14:paraId="4625A85B" w14:textId="182357A3" w:rsidR="00BA7E66" w:rsidRDefault="00E40552" w:rsidP="00E93B8C">
      <w:pPr>
        <w:pStyle w:val="BodyText"/>
        <w:keepNext/>
      </w:pPr>
      <w:r w:rsidRPr="00030D58">
        <w:t xml:space="preserve">The </w:t>
      </w:r>
      <w:r>
        <w:t>“</w:t>
      </w:r>
      <w:r w:rsidRPr="009824B2">
        <w:t xml:space="preserve">Example ODBC </w:t>
      </w:r>
      <w:r>
        <w:t>DEL</w:t>
      </w:r>
      <w:ins w:id="175" w:author="Tamara Zlender" w:date="2018-06-07T11:49:00Z">
        <w:r w:rsidR="00225E0B">
          <w:t>E</w:t>
        </w:r>
      </w:ins>
      <w:r>
        <w:t>TE</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BA7E66" w:rsidRPr="009824B2">
        <w:t>The Input tab of this fu</w:t>
      </w:r>
      <w:r w:rsidR="00BA7E66">
        <w:t xml:space="preserve">nction is shown in </w:t>
      </w:r>
      <w:r w:rsidR="007518DA">
        <w:rPr>
          <w:rFonts w:eastAsia="Cambria"/>
        </w:rPr>
        <w:t>the following figure</w:t>
      </w:r>
      <w:r w:rsidR="00BA7E66">
        <w:t xml:space="preserve">. </w:t>
      </w:r>
    </w:p>
    <w:p w14:paraId="10805C79" w14:textId="77777777" w:rsidR="00800F81" w:rsidRDefault="00BA7E66" w:rsidP="00E93B8C">
      <w:pPr>
        <w:pStyle w:val="BodyText"/>
      </w:pPr>
      <w:r>
        <w:rPr>
          <w:noProof/>
        </w:rPr>
        <w:drawing>
          <wp:inline distT="0" distB="0" distL="0" distR="0" wp14:anchorId="7F76BE86" wp14:editId="2ADBEE00">
            <wp:extent cx="5486400" cy="2348230"/>
            <wp:effectExtent l="25400" t="25400" r="88900" b="901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5 at 1.30.32 PM.png"/>
                    <pic:cNvPicPr/>
                  </pic:nvPicPr>
                  <pic:blipFill>
                    <a:blip r:embed="rId27"/>
                    <a:stretch>
                      <a:fillRect/>
                    </a:stretch>
                  </pic:blipFill>
                  <pic:spPr>
                    <a:xfrm>
                      <a:off x="0" y="0"/>
                      <a:ext cx="5486400" cy="2348230"/>
                    </a:xfrm>
                    <a:prstGeom prst="rect">
                      <a:avLst/>
                    </a:prstGeom>
                    <a:effectLst>
                      <a:outerShdw blurRad="50800" dist="38100" dir="2700000" algn="tl" rotWithShape="0">
                        <a:prstClr val="black">
                          <a:alpha val="40000"/>
                        </a:prstClr>
                      </a:outerShdw>
                    </a:effectLst>
                  </pic:spPr>
                </pic:pic>
              </a:graphicData>
            </a:graphic>
          </wp:inline>
        </w:drawing>
      </w:r>
    </w:p>
    <w:p w14:paraId="61A45FDD" w14:textId="3EC60C16" w:rsidR="002539A0" w:rsidRDefault="00A46589" w:rsidP="002539A0">
      <w:pPr>
        <w:pStyle w:val="BodyText"/>
      </w:pPr>
      <w:r>
        <w:t>Same as the “</w:t>
      </w:r>
      <w:r w:rsidRPr="009824B2">
        <w:t>Example ODBC SELECT PostgreSQL</w:t>
      </w:r>
      <w:r>
        <w:t>”</w:t>
      </w:r>
      <w:r w:rsidDel="007518DA">
        <w:t xml:space="preserve"> </w:t>
      </w:r>
      <w:r>
        <w:t>workflow, u</w:t>
      </w:r>
      <w:r w:rsidR="00800F81">
        <w:t>sers</w:t>
      </w:r>
      <w:r w:rsidR="002539A0">
        <w:t xml:space="preserve"> may insert data using parameter sql_condition_value1 on the Input </w:t>
      </w:r>
      <w:proofErr w:type="gramStart"/>
      <w:r w:rsidR="002539A0">
        <w:t>tab</w:t>
      </w:r>
      <w:r w:rsidR="002D395D">
        <w:t>,</w:t>
      </w:r>
      <w:r w:rsidR="002539A0">
        <w:t xml:space="preserve"> or</w:t>
      </w:r>
      <w:proofErr w:type="gramEnd"/>
      <w:r w:rsidR="002539A0">
        <w:t xml:space="preserve"> set it in the Pre-Process Script to the value of the artifact associated with thi</w:t>
      </w:r>
      <w:r w:rsidR="00800F81">
        <w:t>s workflow</w:t>
      </w:r>
      <w:r w:rsidR="002D395D" w:rsidRPr="009824B2">
        <w:t xml:space="preserve">. </w:t>
      </w:r>
    </w:p>
    <w:p w14:paraId="31B43276" w14:textId="3F218428" w:rsidR="000468FD" w:rsidRDefault="000468FD" w:rsidP="000468FD">
      <w:pPr>
        <w:pStyle w:val="BodyText"/>
      </w:pPr>
      <w:r>
        <w:t>A Menu Item rule called “Example ODBC DELETE PostgreSQL” is also included. This rule calls the provided workflow.</w:t>
      </w:r>
    </w:p>
    <w:p w14:paraId="5A8E1A61" w14:textId="36FAF683" w:rsidR="000468FD" w:rsidRDefault="000830EA">
      <w:pPr>
        <w:pStyle w:val="BodyText"/>
      </w:pPr>
      <w:r>
        <w:t xml:space="preserve">When a user selects this rule from the Actions button on an incident, the rule activates the ODBC Query function, which then </w:t>
      </w:r>
      <w:r w:rsidR="000468FD">
        <w:t>return</w:t>
      </w:r>
      <w:r>
        <w:t>s</w:t>
      </w:r>
      <w:r w:rsidR="000468FD">
        <w:t xml:space="preserve"> number of </w:t>
      </w:r>
      <w:r w:rsidR="008D1306">
        <w:t xml:space="preserve">processed </w:t>
      </w:r>
      <w:r w:rsidR="000468FD">
        <w:t>rows and display</w:t>
      </w:r>
      <w:r>
        <w:t>s</w:t>
      </w:r>
      <w:r w:rsidR="000468FD">
        <w:t xml:space="preserve"> the message in </w:t>
      </w:r>
      <w:r w:rsidR="008D1306">
        <w:t xml:space="preserve">the </w:t>
      </w:r>
      <w:r w:rsidR="000468FD">
        <w:t>Action Status.</w:t>
      </w:r>
    </w:p>
    <w:p w14:paraId="02ACBDD2" w14:textId="1451838E" w:rsidR="000468FD" w:rsidRDefault="00E40552" w:rsidP="00E93B8C">
      <w:pPr>
        <w:pStyle w:val="Heading20"/>
        <w:pageBreakBefore/>
      </w:pPr>
      <w:r>
        <w:lastRenderedPageBreak/>
        <w:t>Example O</w:t>
      </w:r>
      <w:r w:rsidR="000468FD" w:rsidRPr="009824B2">
        <w:t xml:space="preserve">DBC </w:t>
      </w:r>
      <w:r w:rsidR="000468FD">
        <w:t>INSERT</w:t>
      </w:r>
      <w:r w:rsidR="000468FD" w:rsidRPr="009824B2">
        <w:t xml:space="preserve"> PostgreSQL</w:t>
      </w:r>
      <w:r w:rsidR="00946978">
        <w:t xml:space="preserve"> Workflow</w:t>
      </w:r>
    </w:p>
    <w:p w14:paraId="1F616041" w14:textId="225E1BD3" w:rsidR="000468FD" w:rsidRDefault="00E40552" w:rsidP="00E93B8C">
      <w:pPr>
        <w:pStyle w:val="BodyText"/>
        <w:keepNext/>
      </w:pPr>
      <w:r w:rsidRPr="00030D58">
        <w:t xml:space="preserve">The </w:t>
      </w:r>
      <w:r>
        <w:t>“</w:t>
      </w:r>
      <w:r w:rsidRPr="009824B2">
        <w:t xml:space="preserve">Example ODBC </w:t>
      </w:r>
      <w:r>
        <w:t>INSERT</w:t>
      </w:r>
      <w:r w:rsidRPr="009824B2">
        <w:t xml:space="preserve"> PostgreSQL</w:t>
      </w:r>
      <w:r>
        <w:t xml:space="preserve">” </w:t>
      </w:r>
      <w:r w:rsidRPr="00030D58">
        <w:t>workflow (</w:t>
      </w:r>
      <w:r>
        <w:t>O</w:t>
      </w:r>
      <w:r w:rsidRPr="00030D58">
        <w:t xml:space="preserve">bject </w:t>
      </w:r>
      <w:r>
        <w:t>T</w:t>
      </w:r>
      <w:r w:rsidRPr="00030D58">
        <w:t>ype = Artif</w:t>
      </w:r>
      <w:r>
        <w:t xml:space="preserve">act) calls the ODBC query </w:t>
      </w:r>
      <w:r w:rsidRPr="009824B2">
        <w:t>function</w:t>
      </w:r>
      <w:r>
        <w:t xml:space="preserve">. </w:t>
      </w:r>
      <w:r w:rsidR="000468FD" w:rsidRPr="009824B2">
        <w:t>The Input tab of this fu</w:t>
      </w:r>
      <w:r w:rsidR="000468FD">
        <w:t xml:space="preserve">nction is shown in </w:t>
      </w:r>
      <w:r w:rsidR="007518DA">
        <w:rPr>
          <w:rFonts w:eastAsia="Cambria"/>
        </w:rPr>
        <w:t>the following figure</w:t>
      </w:r>
      <w:r w:rsidR="000468FD">
        <w:t xml:space="preserve">. </w:t>
      </w:r>
    </w:p>
    <w:p w14:paraId="632EF875" w14:textId="185E2267" w:rsidR="008D1306" w:rsidRDefault="008D1306" w:rsidP="00E93B8C">
      <w:r>
        <w:rPr>
          <w:noProof/>
        </w:rPr>
        <w:drawing>
          <wp:inline distT="0" distB="0" distL="0" distR="0" wp14:anchorId="6E5A75FF" wp14:editId="6CCE0FA8">
            <wp:extent cx="5486400" cy="2225040"/>
            <wp:effectExtent l="25400" t="25400" r="88900" b="863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5 at 2.40.42 PM.png"/>
                    <pic:cNvPicPr/>
                  </pic:nvPicPr>
                  <pic:blipFill>
                    <a:blip r:embed="rId28"/>
                    <a:stretch>
                      <a:fillRect/>
                    </a:stretch>
                  </pic:blipFill>
                  <pic:spPr>
                    <a:xfrm>
                      <a:off x="0" y="0"/>
                      <a:ext cx="5486400" cy="2225040"/>
                    </a:xfrm>
                    <a:prstGeom prst="rect">
                      <a:avLst/>
                    </a:prstGeom>
                    <a:effectLst>
                      <a:outerShdw blurRad="50800" dist="38100" dir="2700000" algn="tl" rotWithShape="0">
                        <a:prstClr val="black">
                          <a:alpha val="40000"/>
                        </a:prstClr>
                      </a:outerShdw>
                    </a:effectLst>
                  </pic:spPr>
                </pic:pic>
              </a:graphicData>
            </a:graphic>
          </wp:inline>
        </w:drawing>
      </w:r>
    </w:p>
    <w:p w14:paraId="0CDCFACE" w14:textId="0F5E3117" w:rsidR="000468FD" w:rsidRDefault="00A46589">
      <w:pPr>
        <w:pStyle w:val="BodyText"/>
      </w:pPr>
      <w:r>
        <w:t>Same as the “</w:t>
      </w:r>
      <w:r w:rsidRPr="009824B2">
        <w:t>Example ODBC SELECT PostgreSQL</w:t>
      </w:r>
      <w:r>
        <w:t>”</w:t>
      </w:r>
      <w:r w:rsidDel="007518DA">
        <w:t xml:space="preserve"> </w:t>
      </w:r>
      <w:r>
        <w:t xml:space="preserve">workflow, users </w:t>
      </w:r>
      <w:r w:rsidR="000468FD">
        <w:t>may insert data using parameter</w:t>
      </w:r>
      <w:r w:rsidR="00F540F4">
        <w:t>s</w:t>
      </w:r>
      <w:r w:rsidR="000468FD">
        <w:t xml:space="preserve"> sql_condition_value1, sql_condition_value2 and sql_condition_value3 on the Input </w:t>
      </w:r>
      <w:proofErr w:type="gramStart"/>
      <w:r w:rsidR="000468FD">
        <w:t>tab</w:t>
      </w:r>
      <w:r>
        <w:t xml:space="preserve">, </w:t>
      </w:r>
      <w:r w:rsidR="008D1306">
        <w:t>or</w:t>
      </w:r>
      <w:proofErr w:type="gramEnd"/>
      <w:r w:rsidR="008D1306">
        <w:t xml:space="preserve"> set them</w:t>
      </w:r>
      <w:r w:rsidR="000468FD">
        <w:t xml:space="preserve"> in the Pre-Process Script to the value of the artifact associated with this workflow.</w:t>
      </w:r>
    </w:p>
    <w:p w14:paraId="148E6A75" w14:textId="0D770798" w:rsidR="000468FD" w:rsidRDefault="000468FD" w:rsidP="000468FD">
      <w:pPr>
        <w:pStyle w:val="BodyText"/>
      </w:pPr>
      <w:r>
        <w:t>A Menu Item rule called “Example ODBC INSERT PostgreSQL” is also included. This rule calls the provided workflow.</w:t>
      </w:r>
    </w:p>
    <w:p w14:paraId="1C2206F7" w14:textId="3EA0C75A" w:rsidR="000468FD" w:rsidRPr="000468FD" w:rsidRDefault="000830EA" w:rsidP="00E93B8C">
      <w:pPr>
        <w:pStyle w:val="BodyText"/>
      </w:pPr>
      <w:r>
        <w:t xml:space="preserve">When a user selects this rule from the Actions button on an incident, the rule activates the ODBC Query function, which then </w:t>
      </w:r>
      <w:r w:rsidR="000468FD">
        <w:t>return</w:t>
      </w:r>
      <w:r>
        <w:t>s the</w:t>
      </w:r>
      <w:r w:rsidR="000468FD">
        <w:t xml:space="preserve"> number of </w:t>
      </w:r>
      <w:r w:rsidR="000A70B4">
        <w:t xml:space="preserve">processed </w:t>
      </w:r>
      <w:r w:rsidR="000468FD">
        <w:t>rows and display</w:t>
      </w:r>
      <w:r>
        <w:t>s</w:t>
      </w:r>
      <w:r w:rsidR="000468FD">
        <w:t xml:space="preserve"> the message in </w:t>
      </w:r>
      <w:r w:rsidR="000A70B4">
        <w:t xml:space="preserve">the </w:t>
      </w:r>
      <w:r w:rsidR="000468FD">
        <w:t>Action Status.</w:t>
      </w:r>
    </w:p>
    <w:p w14:paraId="75CA2364" w14:textId="77777777" w:rsidR="00DD279F" w:rsidRDefault="00DD279F">
      <w:pPr>
        <w:rPr>
          <w:rFonts w:ascii="Calibri" w:eastAsia="Calibri" w:hAnsi="Calibri" w:cs="Calibri"/>
          <w:b/>
          <w:color w:val="1F497D" w:themeColor="text2"/>
          <w:sz w:val="36"/>
          <w:szCs w:val="36"/>
        </w:rPr>
      </w:pPr>
      <w:bookmarkStart w:id="176" w:name="_Toc510253273"/>
      <w:bookmarkEnd w:id="156"/>
      <w:r>
        <w:br w:type="page"/>
      </w:r>
    </w:p>
    <w:p w14:paraId="61C6A3F5" w14:textId="43FA5636" w:rsidR="00865B9C" w:rsidRPr="00C951A3" w:rsidRDefault="00865B9C" w:rsidP="00865B9C">
      <w:pPr>
        <w:pStyle w:val="Heading10"/>
      </w:pPr>
      <w:r w:rsidRPr="00C951A3">
        <w:lastRenderedPageBreak/>
        <w:t xml:space="preserve">Resilient </w:t>
      </w:r>
      <w:r>
        <w:t xml:space="preserve">Platform </w:t>
      </w:r>
      <w:r w:rsidRPr="00C951A3">
        <w:t>Configuration</w:t>
      </w:r>
    </w:p>
    <w:p w14:paraId="1C8CE152" w14:textId="4BC6597F" w:rsidR="00865B9C" w:rsidRDefault="00746337" w:rsidP="00865B9C">
      <w:pPr>
        <w:pStyle w:val="BodyText"/>
        <w:rPr>
          <w:rStyle w:val="IntenseEmphasis"/>
          <w:i w:val="0"/>
          <w:iCs w:val="0"/>
          <w:color w:val="auto"/>
        </w:rPr>
      </w:pPr>
      <w:r>
        <w:rPr>
          <w:rStyle w:val="IntenseEmphasis"/>
          <w:i w:val="0"/>
          <w:iCs w:val="0"/>
          <w:color w:val="auto"/>
        </w:rPr>
        <w:t xml:space="preserve">To display </w:t>
      </w:r>
      <w:r w:rsidR="00BD70C3">
        <w:rPr>
          <w:rStyle w:val="IntenseEmphasis"/>
          <w:i w:val="0"/>
          <w:iCs w:val="0"/>
          <w:color w:val="auto"/>
        </w:rPr>
        <w:t>query results, u</w:t>
      </w:r>
      <w:r w:rsidR="00865B9C" w:rsidRPr="00105C51">
        <w:rPr>
          <w:rStyle w:val="IntenseEmphasis"/>
          <w:i w:val="0"/>
          <w:iCs w:val="0"/>
          <w:color w:val="auto"/>
        </w:rPr>
        <w:t>sers need</w:t>
      </w:r>
      <w:r w:rsidR="002F2529">
        <w:rPr>
          <w:rStyle w:val="IntenseEmphasis"/>
          <w:i w:val="0"/>
          <w:iCs w:val="0"/>
          <w:color w:val="auto"/>
        </w:rPr>
        <w:t xml:space="preserve"> to</w:t>
      </w:r>
      <w:r w:rsidR="00865B9C" w:rsidRPr="00105C51">
        <w:rPr>
          <w:rStyle w:val="IntenseEmphasis"/>
          <w:i w:val="0"/>
          <w:iCs w:val="0"/>
          <w:color w:val="auto"/>
        </w:rPr>
        <w:t xml:space="preserve"> </w:t>
      </w:r>
      <w:r w:rsidR="00865B9C">
        <w:rPr>
          <w:rStyle w:val="IntenseEmphasis"/>
          <w:i w:val="0"/>
          <w:iCs w:val="0"/>
          <w:color w:val="auto"/>
        </w:rPr>
        <w:t xml:space="preserve">manually </w:t>
      </w:r>
      <w:r w:rsidR="00865B9C" w:rsidRPr="00105C51">
        <w:rPr>
          <w:rStyle w:val="IntenseEmphasis"/>
          <w:i w:val="0"/>
          <w:iCs w:val="0"/>
          <w:color w:val="auto"/>
        </w:rPr>
        <w:t>add</w:t>
      </w:r>
      <w:r w:rsidR="002E3E36">
        <w:rPr>
          <w:rStyle w:val="IntenseEmphasis"/>
          <w:i w:val="0"/>
          <w:iCs w:val="0"/>
          <w:color w:val="auto"/>
        </w:rPr>
        <w:t xml:space="preserve"> the</w:t>
      </w:r>
      <w:r w:rsidR="00865B9C" w:rsidRPr="00105C51">
        <w:rPr>
          <w:rStyle w:val="IntenseEmphasis"/>
          <w:i w:val="0"/>
          <w:iCs w:val="0"/>
          <w:color w:val="auto"/>
        </w:rPr>
        <w:t xml:space="preserve"> </w:t>
      </w:r>
      <w:r w:rsidR="00BD70C3">
        <w:rPr>
          <w:rStyle w:val="IntenseEmphasis"/>
          <w:i w:val="0"/>
          <w:iCs w:val="0"/>
          <w:color w:val="auto"/>
        </w:rPr>
        <w:t>“SQL query results”</w:t>
      </w:r>
      <w:r w:rsidR="00865B9C">
        <w:rPr>
          <w:rStyle w:val="IntenseEmphasis"/>
          <w:i w:val="0"/>
          <w:iCs w:val="0"/>
          <w:color w:val="auto"/>
        </w:rPr>
        <w:t xml:space="preserve"> data table to a new or existing layout.</w:t>
      </w:r>
      <w:r w:rsidR="00BD70C3">
        <w:rPr>
          <w:rStyle w:val="IntenseEmphasis"/>
          <w:i w:val="0"/>
          <w:iCs w:val="0"/>
          <w:color w:val="auto"/>
        </w:rPr>
        <w:t xml:space="preserve"> </w:t>
      </w:r>
    </w:p>
    <w:p w14:paraId="49F38EF5" w14:textId="2F558155" w:rsidR="00BD70C3" w:rsidRDefault="00BD70C3" w:rsidP="00055DC2">
      <w:pPr>
        <w:pStyle w:val="BodyText"/>
        <w:numPr>
          <w:ilvl w:val="0"/>
          <w:numId w:val="32"/>
        </w:numPr>
        <w:rPr>
          <w:rStyle w:val="IntenseEmphasis"/>
          <w:i w:val="0"/>
          <w:iCs w:val="0"/>
          <w:color w:val="auto"/>
        </w:rPr>
      </w:pPr>
      <w:r>
        <w:rPr>
          <w:rStyle w:val="IntenseEmphasis"/>
          <w:i w:val="0"/>
          <w:iCs w:val="0"/>
          <w:color w:val="auto"/>
        </w:rPr>
        <w:t>Navigate to the Customization Settings and select or create a new Incident tab in the Layouts tab.</w:t>
      </w:r>
    </w:p>
    <w:p w14:paraId="12FF1F8A" w14:textId="273F8328"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Drag </w:t>
      </w:r>
      <w:r w:rsidR="006F2306">
        <w:rPr>
          <w:rStyle w:val="IntenseEmphasis"/>
          <w:i w:val="0"/>
          <w:iCs w:val="0"/>
          <w:color w:val="auto"/>
        </w:rPr>
        <w:t xml:space="preserve">the </w:t>
      </w:r>
      <w:r>
        <w:rPr>
          <w:rStyle w:val="IntenseEmphasis"/>
          <w:i w:val="0"/>
          <w:iCs w:val="0"/>
          <w:color w:val="auto"/>
        </w:rPr>
        <w:t>“SQL query results” data table to your Incident tab.</w:t>
      </w:r>
    </w:p>
    <w:p w14:paraId="504F6E78" w14:textId="2B8E051E" w:rsidR="00BD70C3" w:rsidRDefault="00BD70C3" w:rsidP="00055DC2">
      <w:pPr>
        <w:pStyle w:val="BodyText"/>
        <w:numPr>
          <w:ilvl w:val="0"/>
          <w:numId w:val="32"/>
        </w:numPr>
        <w:rPr>
          <w:rStyle w:val="IntenseEmphasis"/>
          <w:i w:val="0"/>
          <w:iCs w:val="0"/>
          <w:color w:val="auto"/>
        </w:rPr>
      </w:pPr>
      <w:r>
        <w:rPr>
          <w:rStyle w:val="IntenseEmphasis"/>
          <w:i w:val="0"/>
          <w:iCs w:val="0"/>
          <w:color w:val="auto"/>
        </w:rPr>
        <w:t xml:space="preserve">Click </w:t>
      </w:r>
      <w:r w:rsidR="006F2306">
        <w:rPr>
          <w:rStyle w:val="IntenseEmphasis"/>
          <w:i w:val="0"/>
          <w:iCs w:val="0"/>
          <w:color w:val="auto"/>
        </w:rPr>
        <w:t>S</w:t>
      </w:r>
      <w:r>
        <w:rPr>
          <w:rStyle w:val="IntenseEmphasis"/>
          <w:i w:val="0"/>
          <w:iCs w:val="0"/>
          <w:color w:val="auto"/>
        </w:rPr>
        <w:t>ave.</w:t>
      </w:r>
    </w:p>
    <w:p w14:paraId="107B7C7F" w14:textId="77777777" w:rsidR="00BD70C3" w:rsidRDefault="00BD70C3" w:rsidP="00865B9C">
      <w:pPr>
        <w:pStyle w:val="BodyText"/>
        <w:rPr>
          <w:rStyle w:val="IntenseEmphasis"/>
          <w:i w:val="0"/>
          <w:iCs w:val="0"/>
          <w:color w:val="auto"/>
        </w:rPr>
      </w:pPr>
    </w:p>
    <w:p w14:paraId="7EE1F64E" w14:textId="17504C55" w:rsidR="00830BCF" w:rsidRPr="00105C51" w:rsidRDefault="00830BCF" w:rsidP="00865B9C">
      <w:pPr>
        <w:pStyle w:val="BodyText"/>
        <w:rPr>
          <w:rStyle w:val="IntenseEmphasis"/>
          <w:i w:val="0"/>
          <w:iCs w:val="0"/>
          <w:color w:val="auto"/>
        </w:rPr>
      </w:pPr>
      <w:r>
        <w:rPr>
          <w:noProof/>
        </w:rPr>
        <w:drawing>
          <wp:inline distT="0" distB="0" distL="0" distR="0" wp14:anchorId="7E8D09E1" wp14:editId="75B93DE4">
            <wp:extent cx="5486400" cy="2799080"/>
            <wp:effectExtent l="25400" t="25400" r="88900" b="838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29 at 11.55.52 AM.png"/>
                    <pic:cNvPicPr/>
                  </pic:nvPicPr>
                  <pic:blipFill>
                    <a:blip r:embed="rId29"/>
                    <a:stretch>
                      <a:fillRect/>
                    </a:stretch>
                  </pic:blipFill>
                  <pic:spPr>
                    <a:xfrm>
                      <a:off x="0" y="0"/>
                      <a:ext cx="5486400" cy="2799080"/>
                    </a:xfrm>
                    <a:prstGeom prst="rect">
                      <a:avLst/>
                    </a:prstGeom>
                    <a:effectLst>
                      <a:outerShdw blurRad="50800" dist="38100" dir="2700000" algn="tl" rotWithShape="0">
                        <a:prstClr val="black">
                          <a:alpha val="40000"/>
                        </a:prstClr>
                      </a:outerShdw>
                    </a:effectLst>
                  </pic:spPr>
                </pic:pic>
              </a:graphicData>
            </a:graphic>
          </wp:inline>
        </w:drawing>
      </w:r>
    </w:p>
    <w:p w14:paraId="50B3615E" w14:textId="6AC74E26" w:rsidR="00C951A3" w:rsidRPr="00601DA7" w:rsidRDefault="00C951A3" w:rsidP="00E93B8C">
      <w:pPr>
        <w:pStyle w:val="Heading10"/>
        <w:pageBreakBefore/>
      </w:pPr>
      <w:r>
        <w:lastRenderedPageBreak/>
        <w:t>Troubleshooting</w:t>
      </w:r>
      <w:bookmarkEnd w:id="176"/>
    </w:p>
    <w:p w14:paraId="0CAB3F59" w14:textId="682502A8" w:rsidR="00C951A3" w:rsidRDefault="00C25D91" w:rsidP="009A711B">
      <w:pPr>
        <w:pStyle w:val="BodyText"/>
        <w:keepNext/>
      </w:pPr>
      <w:r>
        <w:t>There are several ways to verify</w:t>
      </w:r>
      <w:r w:rsidR="000B0A15">
        <w:t xml:space="preserve"> the successful operation of a f</w:t>
      </w:r>
      <w:r>
        <w:t xml:space="preserve">unction. </w:t>
      </w:r>
    </w:p>
    <w:p w14:paraId="165BE4DB" w14:textId="7484BDB2" w:rsidR="00C25D91" w:rsidRDefault="00C25D91" w:rsidP="009A711B">
      <w:pPr>
        <w:pStyle w:val="ListBullet"/>
        <w:keepNext/>
      </w:pPr>
      <w:r w:rsidRPr="00655429">
        <w:t>Resilient</w:t>
      </w:r>
      <w:r>
        <w:t xml:space="preserve"> Action Status</w:t>
      </w:r>
    </w:p>
    <w:p w14:paraId="236E4B9A" w14:textId="7220C65B" w:rsidR="00C25D91" w:rsidRDefault="00C25D91" w:rsidP="009A711B">
      <w:pPr>
        <w:pStyle w:val="BodyText"/>
        <w:keepNext/>
        <w:ind w:left="360"/>
      </w:pPr>
      <w:r>
        <w:t xml:space="preserve">When viewing an </w:t>
      </w:r>
      <w:r w:rsidR="009737CF">
        <w:t>i</w:t>
      </w:r>
      <w:r>
        <w:t xml:space="preserve">ncident, use the Actions menu to view Action Status. By default, pending and errors are displayed. Modify the filter for actions to also show Completed actions. Clicking on an </w:t>
      </w:r>
      <w:r w:rsidR="00CC727F">
        <w:t>action</w:t>
      </w:r>
      <w:r>
        <w:t xml:space="preserve"> display</w:t>
      </w:r>
      <w:r w:rsidR="00655429">
        <w:t>s</w:t>
      </w:r>
      <w:r>
        <w:t xml:space="preserve"> addi</w:t>
      </w:r>
      <w:r w:rsidR="00CC727F">
        <w:t xml:space="preserve">tional information on </w:t>
      </w:r>
      <w:r w:rsidR="008A31F5">
        <w:t>the</w:t>
      </w:r>
      <w:r w:rsidR="00CC727F">
        <w:t xml:space="preserve"> progress made or what error</w:t>
      </w:r>
      <w:r>
        <w:t xml:space="preserve"> occurred.</w:t>
      </w:r>
    </w:p>
    <w:p w14:paraId="4F70A090" w14:textId="2801679A" w:rsidR="00C25D91" w:rsidRDefault="00C25D91" w:rsidP="009A711B">
      <w:pPr>
        <w:pStyle w:val="ListBullet"/>
        <w:keepNext/>
      </w:pPr>
      <w:r>
        <w:t>Resilient Scripting Log</w:t>
      </w:r>
    </w:p>
    <w:p w14:paraId="58F04E4B" w14:textId="5115B14D" w:rsidR="00C25D91" w:rsidRDefault="00C25D91" w:rsidP="001D7DD5">
      <w:pPr>
        <w:pStyle w:val="BodyText"/>
        <w:ind w:left="360"/>
      </w:pPr>
      <w:r>
        <w:t xml:space="preserve">A separate log file is available to review scripting errors. This is useful when issues occur in the pre-processing or post-processing scripts.  The default location for this log file is: </w:t>
      </w:r>
      <w:r w:rsidR="002D758C" w:rsidRPr="002965D4">
        <w:rPr>
          <w:rStyle w:val="codeChar"/>
        </w:rPr>
        <w:t>/</w:t>
      </w:r>
      <w:proofErr w:type="spellStart"/>
      <w:r w:rsidR="002D758C" w:rsidRPr="002965D4">
        <w:rPr>
          <w:rStyle w:val="codeChar"/>
        </w:rPr>
        <w:t>var</w:t>
      </w:r>
      <w:proofErr w:type="spellEnd"/>
      <w:r w:rsidR="002D758C" w:rsidRPr="002965D4">
        <w:rPr>
          <w:rStyle w:val="codeChar"/>
        </w:rPr>
        <w:t>/log/resilient-scripting/resilient-scripting.log</w:t>
      </w:r>
      <w:r w:rsidR="002965D4" w:rsidRPr="002965D4">
        <w:t>.</w:t>
      </w:r>
    </w:p>
    <w:p w14:paraId="46AF6F20" w14:textId="78B86A74" w:rsidR="002D758C" w:rsidRDefault="002D758C" w:rsidP="001D7DD5">
      <w:pPr>
        <w:pStyle w:val="ListBullet"/>
      </w:pPr>
      <w:r>
        <w:t>Resilient</w:t>
      </w:r>
      <w:r w:rsidR="009737CF">
        <w:t xml:space="preserve"> Logs</w:t>
      </w:r>
    </w:p>
    <w:p w14:paraId="4A6AD612" w14:textId="6E6686B2" w:rsidR="002D758C" w:rsidRDefault="002D758C" w:rsidP="001D7DD5">
      <w:pPr>
        <w:pStyle w:val="BodyText"/>
        <w:ind w:left="360"/>
      </w:pPr>
      <w:r>
        <w:t xml:space="preserve">By default, </w:t>
      </w:r>
      <w:r w:rsidR="009737CF">
        <w:t>R</w:t>
      </w:r>
      <w:r>
        <w:t xml:space="preserve">esilient logs are retained at </w:t>
      </w:r>
      <w:r w:rsidRPr="002965D4">
        <w:rPr>
          <w:rStyle w:val="codeChar"/>
        </w:rPr>
        <w:t>/</w:t>
      </w:r>
      <w:proofErr w:type="spellStart"/>
      <w:r w:rsidRPr="002965D4">
        <w:rPr>
          <w:rStyle w:val="codeChar"/>
        </w:rPr>
        <w:t>usr</w:t>
      </w:r>
      <w:proofErr w:type="spellEnd"/>
      <w:r w:rsidRPr="002965D4">
        <w:rPr>
          <w:rStyle w:val="codeChar"/>
        </w:rPr>
        <w:t>/share/co3/logs</w:t>
      </w:r>
      <w:r>
        <w:t xml:space="preserve">. The </w:t>
      </w:r>
      <w:r w:rsidRPr="002965D4">
        <w:rPr>
          <w:rStyle w:val="codeChar"/>
        </w:rPr>
        <w:t>client.log</w:t>
      </w:r>
      <w:r>
        <w:t xml:space="preserve"> may contain additional information </w:t>
      </w:r>
      <w:r w:rsidR="00623A24">
        <w:t>regarding the execution of functions.</w:t>
      </w:r>
    </w:p>
    <w:p w14:paraId="4E19644C" w14:textId="1152003F" w:rsidR="00623A24" w:rsidRDefault="00623A24" w:rsidP="001D7DD5">
      <w:pPr>
        <w:pStyle w:val="ListBullet"/>
      </w:pPr>
      <w:r>
        <w:t>Resilient-Circuits</w:t>
      </w:r>
    </w:p>
    <w:p w14:paraId="11E02DF5" w14:textId="30D57EB7" w:rsidR="00623A24" w:rsidRDefault="009737CF" w:rsidP="001D7DD5">
      <w:pPr>
        <w:pStyle w:val="BodyText"/>
        <w:ind w:left="360"/>
      </w:pPr>
      <w:r>
        <w:t>The l</w:t>
      </w:r>
      <w:r w:rsidR="00623A24">
        <w:t xml:space="preserve">og is controlled in the </w:t>
      </w:r>
      <w:r w:rsidR="00623A24" w:rsidRPr="002965D4">
        <w:rPr>
          <w:rStyle w:val="codeChar"/>
        </w:rPr>
        <w:t>.resilient/</w:t>
      </w:r>
      <w:proofErr w:type="spellStart"/>
      <w:r w:rsidR="00623A24" w:rsidRPr="002965D4">
        <w:rPr>
          <w:rStyle w:val="codeChar"/>
        </w:rPr>
        <w:t>app.config</w:t>
      </w:r>
      <w:proofErr w:type="spellEnd"/>
      <w:r w:rsidR="00623A24">
        <w:t xml:space="preserve"> file under the section </w:t>
      </w:r>
      <w:r w:rsidR="00623A24" w:rsidRPr="008A31F5">
        <w:rPr>
          <w:rStyle w:val="codeChar"/>
        </w:rPr>
        <w:t>[resil</w:t>
      </w:r>
      <w:r w:rsidR="002965D4" w:rsidRPr="008A31F5">
        <w:rPr>
          <w:rStyle w:val="codeChar"/>
        </w:rPr>
        <w:t>i</w:t>
      </w:r>
      <w:r w:rsidR="00623A24" w:rsidRPr="008A31F5">
        <w:rPr>
          <w:rStyle w:val="codeChar"/>
        </w:rPr>
        <w:t>ent]</w:t>
      </w:r>
      <w:r w:rsidR="00623A24">
        <w:t xml:space="preserve"> and the property </w:t>
      </w:r>
      <w:proofErr w:type="spellStart"/>
      <w:r w:rsidR="00623A24" w:rsidRPr="002965D4">
        <w:rPr>
          <w:rStyle w:val="codeChar"/>
        </w:rPr>
        <w:t>logdir</w:t>
      </w:r>
      <w:proofErr w:type="spellEnd"/>
      <w:r w:rsidR="00623A24">
        <w:t xml:space="preserve">. The default file name is </w:t>
      </w:r>
      <w:r w:rsidR="00623A24" w:rsidRPr="002965D4">
        <w:rPr>
          <w:rStyle w:val="codeChar"/>
        </w:rPr>
        <w:t>app.log</w:t>
      </w:r>
      <w:r w:rsidR="00623A24">
        <w:t xml:space="preserve">. Each function will </w:t>
      </w:r>
      <w:r w:rsidR="008A31F5">
        <w:t>create</w:t>
      </w:r>
      <w:r w:rsidR="00623A24">
        <w:t xml:space="preserve"> progress information. Failures will show up </w:t>
      </w:r>
      <w:r w:rsidR="008A31F5">
        <w:t xml:space="preserve">as errors and may contain </w:t>
      </w:r>
      <w:r w:rsidR="00623A24">
        <w:t>python trace statements.</w:t>
      </w:r>
    </w:p>
    <w:p w14:paraId="20A9F7E6" w14:textId="77777777" w:rsidR="00C951A3" w:rsidRPr="00BB5AFB" w:rsidRDefault="00C951A3" w:rsidP="00537786">
      <w:pPr>
        <w:pStyle w:val="Heading10"/>
      </w:pPr>
      <w:bookmarkStart w:id="177" w:name="_Toc510253274"/>
      <w:r>
        <w:t>Support</w:t>
      </w:r>
      <w:bookmarkEnd w:id="177"/>
    </w:p>
    <w:p w14:paraId="73FFB229" w14:textId="77777777" w:rsidR="00BC7548" w:rsidRDefault="00BC7548" w:rsidP="00BC7548">
      <w:pPr>
        <w:pStyle w:val="BodyText"/>
        <w:keepNext/>
      </w:pPr>
      <w:r w:rsidRPr="00722240">
        <w:t xml:space="preserve">For additional support, contact </w:t>
      </w:r>
      <w:hyperlink r:id="rId30">
        <w:r w:rsidRPr="00722240">
          <w:rPr>
            <w:rStyle w:val="Hyperlink"/>
          </w:rPr>
          <w:t>support@resilientsystems.com</w:t>
        </w:r>
      </w:hyperlink>
      <w:r w:rsidRPr="00722240">
        <w:t>.</w:t>
      </w:r>
    </w:p>
    <w:p w14:paraId="19DE5CCC" w14:textId="4460F6D1" w:rsidR="00C951A3" w:rsidRDefault="00BC7548" w:rsidP="00C951A3">
      <w:pPr>
        <w:pStyle w:val="BodyText"/>
      </w:pPr>
      <w:r>
        <w:t xml:space="preserve">Including relevant </w:t>
      </w:r>
      <w:r w:rsidRPr="00883063">
        <w:t>information</w:t>
      </w:r>
      <w:r>
        <w:t xml:space="preserve"> from the log files will help us resolve your issue.</w:t>
      </w:r>
    </w:p>
    <w:p w14:paraId="601EFECA" w14:textId="77777777" w:rsidR="00B94292" w:rsidRPr="009A711B" w:rsidRDefault="00B94292">
      <w:pPr>
        <w:pStyle w:val="BodyText"/>
        <w:rPr>
          <w:i/>
          <w:color w:val="4F81BD" w:themeColor="accent1"/>
        </w:rPr>
      </w:pPr>
    </w:p>
    <w:sectPr w:rsidR="00B94292" w:rsidRPr="009A711B" w:rsidSect="00AC02E1">
      <w:headerReference w:type="even" r:id="rId31"/>
      <w:headerReference w:type="default" r:id="rId32"/>
      <w:footerReference w:type="even" r:id="rId33"/>
      <w:footerReference w:type="default" r:id="rId34"/>
      <w:headerReference w:type="first" r:id="rId35"/>
      <w:footerReference w:type="first" r:id="rId36"/>
      <w:pgSz w:w="12240" w:h="15840"/>
      <w:pgMar w:top="1440" w:right="1800" w:bottom="1440" w:left="1800" w:header="720"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8F0A3" w14:textId="77777777" w:rsidR="00FE6777" w:rsidRDefault="00FE6777">
      <w:r>
        <w:separator/>
      </w:r>
    </w:p>
  </w:endnote>
  <w:endnote w:type="continuationSeparator" w:id="0">
    <w:p w14:paraId="7D68D3CB" w14:textId="77777777" w:rsidR="00FE6777" w:rsidRDefault="00FE6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9ECEB" w14:textId="77777777" w:rsidR="003C6385" w:rsidRDefault="003C63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5FDA9" w14:textId="77777777" w:rsidR="003C6385" w:rsidRDefault="003C6385">
    <w:pPr>
      <w:pStyle w:val="Normal1"/>
      <w:tabs>
        <w:tab w:val="center" w:pos="4680"/>
        <w:tab w:val="right" w:pos="9360"/>
      </w:tabs>
    </w:pPr>
  </w:p>
  <w:p w14:paraId="32410A79" w14:textId="77777777" w:rsidR="003C6385" w:rsidRPr="006609E6" w:rsidRDefault="003C6385">
    <w:pPr>
      <w:pStyle w:val="Normal1"/>
      <w:tabs>
        <w:tab w:val="center" w:pos="4680"/>
        <w:tab w:val="right" w:pos="9360"/>
      </w:tabs>
      <w:spacing w:after="720"/>
      <w:ind w:right="-90"/>
      <w:jc w:val="center"/>
      <w:rPr>
        <w:sz w:val="18"/>
        <w:szCs w:val="18"/>
      </w:rPr>
    </w:pPr>
    <w:r w:rsidRPr="006609E6">
      <w:rPr>
        <w:sz w:val="18"/>
        <w:szCs w:val="18"/>
      </w:rPr>
      <w:t xml:space="preserve">Page </w:t>
    </w:r>
    <w:r w:rsidRPr="006609E6">
      <w:rPr>
        <w:sz w:val="18"/>
        <w:szCs w:val="18"/>
      </w:rPr>
      <w:fldChar w:fldCharType="begin"/>
    </w:r>
    <w:r w:rsidRPr="006609E6">
      <w:rPr>
        <w:sz w:val="18"/>
        <w:szCs w:val="18"/>
      </w:rPr>
      <w:instrText>PAGE</w:instrText>
    </w:r>
    <w:r w:rsidRPr="006609E6">
      <w:rPr>
        <w:sz w:val="18"/>
        <w:szCs w:val="18"/>
      </w:rPr>
      <w:fldChar w:fldCharType="separate"/>
    </w:r>
    <w:r w:rsidR="002E3E36">
      <w:rPr>
        <w:noProof/>
        <w:sz w:val="18"/>
        <w:szCs w:val="18"/>
      </w:rPr>
      <w:t>14</w:t>
    </w:r>
    <w:r w:rsidRPr="006609E6">
      <w:rPr>
        <w:sz w:val="18"/>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049D15" w14:textId="79A5B0CD" w:rsidR="003C6385" w:rsidRPr="001F76F9" w:rsidRDefault="003C6385" w:rsidP="001F76F9">
    <w:pPr>
      <w:tabs>
        <w:tab w:val="left" w:pos="7290"/>
      </w:tabs>
      <w:adjustRightInd w:val="0"/>
      <w:spacing w:line="360" w:lineRule="auto"/>
      <w:contextualSpacing/>
      <w:rPr>
        <w:rFonts w:ascii="Arial" w:eastAsia="Arial" w:hAnsi="Arial" w:cs="Arial"/>
        <w:sz w:val="16"/>
        <w:szCs w:val="16"/>
      </w:rPr>
    </w:pPr>
    <w:r w:rsidRPr="001F76F9">
      <w:rPr>
        <w:rFonts w:ascii="Arial" w:eastAsia="Arial" w:hAnsi="Arial" w:cs="Arial"/>
        <w:sz w:val="16"/>
        <w:szCs w:val="16"/>
      </w:rPr>
      <w:t>Licensed Materials –</w:t>
    </w:r>
    <w:r>
      <w:rPr>
        <w:rFonts w:ascii="Arial" w:eastAsia="Arial" w:hAnsi="Arial" w:cs="Arial"/>
        <w:sz w:val="16"/>
        <w:szCs w:val="16"/>
      </w:rPr>
      <w:t xml:space="preserve"> </w:t>
    </w:r>
    <w:r w:rsidRPr="001F76F9">
      <w:rPr>
        <w:rFonts w:ascii="Arial" w:eastAsia="Arial" w:hAnsi="Arial" w:cs="Arial"/>
        <w:sz w:val="16"/>
        <w:szCs w:val="16"/>
      </w:rPr>
      <w:t>Property of IBM</w:t>
    </w:r>
  </w:p>
  <w:p w14:paraId="1F0B2432" w14:textId="0A92628C" w:rsidR="003C6385" w:rsidRPr="001F76F9" w:rsidRDefault="003C6385" w:rsidP="001F76F9">
    <w:pPr>
      <w:tabs>
        <w:tab w:val="left" w:pos="7290"/>
      </w:tabs>
      <w:adjustRightInd w:val="0"/>
      <w:rPr>
        <w:rFonts w:ascii="Arial" w:eastAsia="Arial" w:hAnsi="Arial" w:cs="Arial"/>
        <w:sz w:val="16"/>
        <w:szCs w:val="16"/>
      </w:rPr>
    </w:pPr>
    <w:r w:rsidRPr="001F76F9">
      <w:rPr>
        <w:rFonts w:ascii="Arial" w:eastAsia="Arial" w:hAnsi="Arial" w:cs="Arial"/>
        <w:sz w:val="16"/>
        <w:szCs w:val="16"/>
      </w:rPr>
      <w:t>© Copyright IBM Corp. 2010, 201</w:t>
    </w:r>
    <w:r>
      <w:rPr>
        <w:rFonts w:ascii="Arial" w:eastAsia="Arial" w:hAnsi="Arial" w:cs="Arial"/>
        <w:sz w:val="16"/>
        <w:szCs w:val="16"/>
      </w:rPr>
      <w:t>8</w:t>
    </w:r>
    <w:r w:rsidRPr="001F76F9">
      <w:rPr>
        <w:rFonts w:ascii="Arial" w:eastAsia="Arial" w:hAnsi="Arial" w:cs="Arial"/>
        <w:sz w:val="16"/>
        <w:szCs w:val="16"/>
      </w:rPr>
      <w:t>.  All Rights Reserved.</w:t>
    </w:r>
  </w:p>
  <w:p w14:paraId="417F01E2" w14:textId="26CB611A" w:rsidR="003C6385" w:rsidRDefault="003C6385" w:rsidP="001F76F9">
    <w:pPr>
      <w:pStyle w:val="Normal1"/>
      <w:tabs>
        <w:tab w:val="left" w:pos="7290"/>
      </w:tabs>
      <w:spacing w:line="200" w:lineRule="exact"/>
      <w:rPr>
        <w:rFonts w:cs="Arial"/>
        <w:szCs w:val="18"/>
      </w:rPr>
    </w:pPr>
    <w:r w:rsidRPr="001F76F9">
      <w:rPr>
        <w:rFonts w:ascii="Arial" w:eastAsia="Arial" w:hAnsi="Arial" w:cs="Arial"/>
        <w:sz w:val="16"/>
        <w:szCs w:val="16"/>
      </w:rPr>
      <w:t>US Government Users Restricted Rights –</w:t>
    </w:r>
    <w:r>
      <w:rPr>
        <w:rFonts w:ascii="Arial" w:eastAsia="Arial" w:hAnsi="Arial" w:cs="Arial"/>
        <w:sz w:val="16"/>
        <w:szCs w:val="16"/>
      </w:rPr>
      <w:t xml:space="preserve"> </w:t>
    </w:r>
    <w:r w:rsidRPr="001F76F9">
      <w:rPr>
        <w:rFonts w:ascii="Arial" w:eastAsia="Arial" w:hAnsi="Arial" w:cs="Arial"/>
        <w:sz w:val="16"/>
        <w:szCs w:val="16"/>
      </w:rPr>
      <w:t>Use, duplication or disclosure restricted by</w:t>
    </w:r>
    <w:r>
      <w:rPr>
        <w:rFonts w:ascii="Arial" w:eastAsia="Arial" w:hAnsi="Arial" w:cs="Arial"/>
        <w:sz w:val="16"/>
        <w:szCs w:val="16"/>
      </w:rPr>
      <w:t xml:space="preserve"> GSA ADP Schedule Contract with </w:t>
    </w:r>
    <w:r w:rsidRPr="001F76F9">
      <w:rPr>
        <w:rFonts w:ascii="Arial" w:eastAsia="Arial" w:hAnsi="Arial" w:cs="Arial"/>
        <w:sz w:val="16"/>
        <w:szCs w:val="16"/>
      </w:rPr>
      <w:t>IBM Corp</w:t>
    </w:r>
    <w:r>
      <w:rPr>
        <w:rFonts w:cs="Arial"/>
        <w:szCs w:val="18"/>
      </w:rPr>
      <w:t>.</w:t>
    </w:r>
  </w:p>
  <w:p w14:paraId="1BCBF120" w14:textId="77777777" w:rsidR="003C6385" w:rsidRPr="001F76F9" w:rsidRDefault="003C6385" w:rsidP="001F76F9">
    <w:pPr>
      <w:pStyle w:val="Normal1"/>
      <w:tabs>
        <w:tab w:val="left" w:pos="7290"/>
      </w:tabs>
      <w:rPr>
        <w:rFonts w:cs="Arial"/>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95353" w14:textId="77777777" w:rsidR="00FE6777" w:rsidRDefault="00FE6777">
      <w:r>
        <w:separator/>
      </w:r>
    </w:p>
  </w:footnote>
  <w:footnote w:type="continuationSeparator" w:id="0">
    <w:p w14:paraId="636ED955" w14:textId="77777777" w:rsidR="00FE6777" w:rsidRDefault="00FE6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C4A91" w14:textId="77777777" w:rsidR="003C6385" w:rsidRDefault="003C63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F9FF9" w14:textId="77777777" w:rsidR="003C6385" w:rsidRDefault="003C63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CA1265" w14:textId="77777777" w:rsidR="003C6385" w:rsidRDefault="003C63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BB6866E"/>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B3401"/>
    <w:multiLevelType w:val="multilevel"/>
    <w:tmpl w:val="99A4D4FC"/>
    <w:lvl w:ilvl="0">
      <w:start w:val="1"/>
      <w:numFmt w:val="bullet"/>
      <w:lvlText w:val="o"/>
      <w:lvlJc w:val="left"/>
      <w:pPr>
        <w:ind w:left="720" w:firstLine="360"/>
      </w:pPr>
      <w:rPr>
        <w:rFonts w:ascii="Courier New" w:hAnsi="Courier New" w:cs="Courier New"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07807899"/>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3FA6"/>
    <w:multiLevelType w:val="hybridMultilevel"/>
    <w:tmpl w:val="0680A61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240AFC"/>
    <w:multiLevelType w:val="hybridMultilevel"/>
    <w:tmpl w:val="359CE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6404C3"/>
    <w:multiLevelType w:val="hybridMultilevel"/>
    <w:tmpl w:val="BE7AD3E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AE5697B"/>
    <w:multiLevelType w:val="hybridMultilevel"/>
    <w:tmpl w:val="0F72E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76384"/>
    <w:multiLevelType w:val="hybridMultilevel"/>
    <w:tmpl w:val="15E0893C"/>
    <w:lvl w:ilvl="0" w:tplc="248A0DE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BF2B8D"/>
    <w:multiLevelType w:val="hybridMultilevel"/>
    <w:tmpl w:val="D5AC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D5A22"/>
    <w:multiLevelType w:val="multilevel"/>
    <w:tmpl w:val="1F14B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662758"/>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352632C8"/>
    <w:multiLevelType w:val="hybridMultilevel"/>
    <w:tmpl w:val="9DB0F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2225E6"/>
    <w:multiLevelType w:val="hybridMultilevel"/>
    <w:tmpl w:val="1AA6CF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B3C7B62"/>
    <w:multiLevelType w:val="hybridMultilevel"/>
    <w:tmpl w:val="D0B64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B26FB9"/>
    <w:multiLevelType w:val="hybridMultilevel"/>
    <w:tmpl w:val="CE5631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40AA9"/>
    <w:multiLevelType w:val="hybridMultilevel"/>
    <w:tmpl w:val="B712B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5763FA"/>
    <w:multiLevelType w:val="hybridMultilevel"/>
    <w:tmpl w:val="52B8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15452"/>
    <w:multiLevelType w:val="hybridMultilevel"/>
    <w:tmpl w:val="23723A64"/>
    <w:lvl w:ilvl="0" w:tplc="936AC5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4070EB"/>
    <w:multiLevelType w:val="hybridMultilevel"/>
    <w:tmpl w:val="61D226E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336021"/>
    <w:multiLevelType w:val="multilevel"/>
    <w:tmpl w:val="39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04465"/>
    <w:multiLevelType w:val="hybridMultilevel"/>
    <w:tmpl w:val="6C380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BB1991"/>
    <w:multiLevelType w:val="hybridMultilevel"/>
    <w:tmpl w:val="3D58C05E"/>
    <w:lvl w:ilvl="0" w:tplc="8842E53E">
      <w:start w:val="1"/>
      <w:numFmt w:val="bullet"/>
      <w:pStyle w:val="List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8337C56"/>
    <w:multiLevelType w:val="multilevel"/>
    <w:tmpl w:val="23AE23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15:restartNumberingAfterBreak="0">
    <w:nsid w:val="795C0914"/>
    <w:multiLevelType w:val="multilevel"/>
    <w:tmpl w:val="DC3A3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21193F"/>
    <w:multiLevelType w:val="multilevel"/>
    <w:tmpl w:val="23AE2340"/>
    <w:lvl w:ilvl="0">
      <w:start w:val="1"/>
      <w:numFmt w:val="bullet"/>
      <w:lvlText w:val="●"/>
      <w:lvlJc w:val="left"/>
      <w:pPr>
        <w:ind w:left="0" w:firstLine="360"/>
      </w:pPr>
      <w:rPr>
        <w:rFonts w:ascii="Arial" w:eastAsia="Arial" w:hAnsi="Arial" w:cs="Arial"/>
      </w:rPr>
    </w:lvl>
    <w:lvl w:ilvl="1">
      <w:start w:val="1"/>
      <w:numFmt w:val="bullet"/>
      <w:lvlText w:val="o"/>
      <w:lvlJc w:val="left"/>
      <w:pPr>
        <w:ind w:left="720" w:firstLine="1080"/>
      </w:pPr>
      <w:rPr>
        <w:rFonts w:ascii="Arial" w:eastAsia="Arial" w:hAnsi="Arial" w:cs="Arial"/>
      </w:rPr>
    </w:lvl>
    <w:lvl w:ilvl="2">
      <w:start w:val="1"/>
      <w:numFmt w:val="bullet"/>
      <w:lvlText w:val="▪"/>
      <w:lvlJc w:val="left"/>
      <w:pPr>
        <w:ind w:left="1440" w:firstLine="1800"/>
      </w:pPr>
      <w:rPr>
        <w:rFonts w:ascii="Arial" w:eastAsia="Arial" w:hAnsi="Arial" w:cs="Arial"/>
      </w:rPr>
    </w:lvl>
    <w:lvl w:ilvl="3">
      <w:start w:val="1"/>
      <w:numFmt w:val="bullet"/>
      <w:lvlText w:val="●"/>
      <w:lvlJc w:val="left"/>
      <w:pPr>
        <w:ind w:left="2160" w:firstLine="2520"/>
      </w:pPr>
      <w:rPr>
        <w:rFonts w:ascii="Arial" w:eastAsia="Arial" w:hAnsi="Arial" w:cs="Arial"/>
      </w:rPr>
    </w:lvl>
    <w:lvl w:ilvl="4">
      <w:start w:val="1"/>
      <w:numFmt w:val="bullet"/>
      <w:lvlText w:val="o"/>
      <w:lvlJc w:val="left"/>
      <w:pPr>
        <w:ind w:left="2880" w:firstLine="3240"/>
      </w:pPr>
      <w:rPr>
        <w:rFonts w:ascii="Arial" w:eastAsia="Arial" w:hAnsi="Arial" w:cs="Arial"/>
      </w:rPr>
    </w:lvl>
    <w:lvl w:ilvl="5">
      <w:start w:val="1"/>
      <w:numFmt w:val="bullet"/>
      <w:lvlText w:val="▪"/>
      <w:lvlJc w:val="left"/>
      <w:pPr>
        <w:ind w:left="3600" w:firstLine="3960"/>
      </w:pPr>
      <w:rPr>
        <w:rFonts w:ascii="Arial" w:eastAsia="Arial" w:hAnsi="Arial" w:cs="Arial"/>
      </w:rPr>
    </w:lvl>
    <w:lvl w:ilvl="6">
      <w:start w:val="1"/>
      <w:numFmt w:val="bullet"/>
      <w:lvlText w:val="●"/>
      <w:lvlJc w:val="left"/>
      <w:pPr>
        <w:ind w:left="4320" w:firstLine="4680"/>
      </w:pPr>
      <w:rPr>
        <w:rFonts w:ascii="Arial" w:eastAsia="Arial" w:hAnsi="Arial" w:cs="Arial"/>
      </w:rPr>
    </w:lvl>
    <w:lvl w:ilvl="7">
      <w:start w:val="1"/>
      <w:numFmt w:val="bullet"/>
      <w:lvlText w:val="o"/>
      <w:lvlJc w:val="left"/>
      <w:pPr>
        <w:ind w:left="5040" w:firstLine="5400"/>
      </w:pPr>
      <w:rPr>
        <w:rFonts w:ascii="Arial" w:eastAsia="Arial" w:hAnsi="Arial" w:cs="Arial"/>
      </w:rPr>
    </w:lvl>
    <w:lvl w:ilvl="8">
      <w:start w:val="1"/>
      <w:numFmt w:val="bullet"/>
      <w:lvlText w:val="▪"/>
      <w:lvlJc w:val="left"/>
      <w:pPr>
        <w:ind w:left="5760" w:firstLine="6120"/>
      </w:pPr>
      <w:rPr>
        <w:rFonts w:ascii="Arial" w:eastAsia="Arial" w:hAnsi="Arial" w:cs="Arial"/>
      </w:rPr>
    </w:lvl>
  </w:abstractNum>
  <w:abstractNum w:abstractNumId="26" w15:restartNumberingAfterBreak="0">
    <w:nsid w:val="7FB773C7"/>
    <w:multiLevelType w:val="hybridMultilevel"/>
    <w:tmpl w:val="C68A2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4"/>
  </w:num>
  <w:num w:numId="3">
    <w:abstractNumId w:val="2"/>
  </w:num>
  <w:num w:numId="4">
    <w:abstractNumId w:val="23"/>
  </w:num>
  <w:num w:numId="5">
    <w:abstractNumId w:val="25"/>
  </w:num>
  <w:num w:numId="6">
    <w:abstractNumId w:val="10"/>
  </w:num>
  <w:num w:numId="7">
    <w:abstractNumId w:val="20"/>
  </w:num>
  <w:num w:numId="8">
    <w:abstractNumId w:val="5"/>
  </w:num>
  <w:num w:numId="9">
    <w:abstractNumId w:val="21"/>
  </w:num>
  <w:num w:numId="10">
    <w:abstractNumId w:val="14"/>
  </w:num>
  <w:num w:numId="11">
    <w:abstractNumId w:val="7"/>
  </w:num>
  <w:num w:numId="12">
    <w:abstractNumId w:val="19"/>
  </w:num>
  <w:num w:numId="13">
    <w:abstractNumId w:val="26"/>
  </w:num>
  <w:num w:numId="14">
    <w:abstractNumId w:val="12"/>
  </w:num>
  <w:num w:numId="15">
    <w:abstractNumId w:val="22"/>
  </w:num>
  <w:num w:numId="16">
    <w:abstractNumId w:val="0"/>
  </w:num>
  <w:num w:numId="17">
    <w:abstractNumId w:val="4"/>
  </w:num>
  <w:num w:numId="18">
    <w:abstractNumId w:val="22"/>
  </w:num>
  <w:num w:numId="19">
    <w:abstractNumId w:val="22"/>
  </w:num>
  <w:num w:numId="20">
    <w:abstractNumId w:val="22"/>
  </w:num>
  <w:num w:numId="21">
    <w:abstractNumId w:val="22"/>
  </w:num>
  <w:num w:numId="22">
    <w:abstractNumId w:val="22"/>
  </w:num>
  <w:num w:numId="23">
    <w:abstractNumId w:val="13"/>
  </w:num>
  <w:num w:numId="24">
    <w:abstractNumId w:val="3"/>
  </w:num>
  <w:num w:numId="25">
    <w:abstractNumId w:val="15"/>
  </w:num>
  <w:num w:numId="26">
    <w:abstractNumId w:val="8"/>
  </w:num>
  <w:num w:numId="27">
    <w:abstractNumId w:val="17"/>
  </w:num>
  <w:num w:numId="28">
    <w:abstractNumId w:val="1"/>
  </w:num>
  <w:num w:numId="29">
    <w:abstractNumId w:val="18"/>
  </w:num>
  <w:num w:numId="30">
    <w:abstractNumId w:val="16"/>
  </w:num>
  <w:num w:numId="31">
    <w:abstractNumId w:val="9"/>
  </w:num>
  <w:num w:numId="3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mara Zlender">
    <w15:presenceInfo w15:providerId="Windows Live" w15:userId="9e381da2-9f3d-48c9-ad1b-fd4b7b8243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3"/>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39D"/>
    <w:rsid w:val="00005DE8"/>
    <w:rsid w:val="00006B82"/>
    <w:rsid w:val="00012089"/>
    <w:rsid w:val="00015ABD"/>
    <w:rsid w:val="00023089"/>
    <w:rsid w:val="000265E5"/>
    <w:rsid w:val="00030D58"/>
    <w:rsid w:val="00041CAE"/>
    <w:rsid w:val="000468FD"/>
    <w:rsid w:val="00055DC2"/>
    <w:rsid w:val="00067589"/>
    <w:rsid w:val="000830EA"/>
    <w:rsid w:val="00085AB1"/>
    <w:rsid w:val="000874AA"/>
    <w:rsid w:val="000964E8"/>
    <w:rsid w:val="00097C36"/>
    <w:rsid w:val="000A059F"/>
    <w:rsid w:val="000A3F06"/>
    <w:rsid w:val="000A70B4"/>
    <w:rsid w:val="000A79F3"/>
    <w:rsid w:val="000B0A15"/>
    <w:rsid w:val="000B2B55"/>
    <w:rsid w:val="000B487D"/>
    <w:rsid w:val="000C41D1"/>
    <w:rsid w:val="000C569C"/>
    <w:rsid w:val="000D0763"/>
    <w:rsid w:val="000D13A5"/>
    <w:rsid w:val="000D6750"/>
    <w:rsid w:val="000D7077"/>
    <w:rsid w:val="000E2781"/>
    <w:rsid w:val="000E3893"/>
    <w:rsid w:val="000F3B7D"/>
    <w:rsid w:val="000F53CB"/>
    <w:rsid w:val="000F5544"/>
    <w:rsid w:val="000F56CB"/>
    <w:rsid w:val="0010379D"/>
    <w:rsid w:val="0013026A"/>
    <w:rsid w:val="00131A3E"/>
    <w:rsid w:val="0013299C"/>
    <w:rsid w:val="0013762E"/>
    <w:rsid w:val="00144B78"/>
    <w:rsid w:val="0014545E"/>
    <w:rsid w:val="00151125"/>
    <w:rsid w:val="00154F8C"/>
    <w:rsid w:val="00171F46"/>
    <w:rsid w:val="0017358A"/>
    <w:rsid w:val="00174021"/>
    <w:rsid w:val="00182D7C"/>
    <w:rsid w:val="00186840"/>
    <w:rsid w:val="001941C1"/>
    <w:rsid w:val="001B086B"/>
    <w:rsid w:val="001C3E34"/>
    <w:rsid w:val="001C529E"/>
    <w:rsid w:val="001C730F"/>
    <w:rsid w:val="001C745C"/>
    <w:rsid w:val="001D7DD5"/>
    <w:rsid w:val="001E0B4B"/>
    <w:rsid w:val="001E4F55"/>
    <w:rsid w:val="001E5251"/>
    <w:rsid w:val="001F6AD0"/>
    <w:rsid w:val="001F76F9"/>
    <w:rsid w:val="00221B38"/>
    <w:rsid w:val="00225E0B"/>
    <w:rsid w:val="00235947"/>
    <w:rsid w:val="00235B16"/>
    <w:rsid w:val="00244249"/>
    <w:rsid w:val="00246418"/>
    <w:rsid w:val="002539A0"/>
    <w:rsid w:val="002549C5"/>
    <w:rsid w:val="00254E9F"/>
    <w:rsid w:val="0025598A"/>
    <w:rsid w:val="00272C1D"/>
    <w:rsid w:val="00274C9C"/>
    <w:rsid w:val="002750DE"/>
    <w:rsid w:val="00277D8F"/>
    <w:rsid w:val="00280676"/>
    <w:rsid w:val="00287BA6"/>
    <w:rsid w:val="0029109A"/>
    <w:rsid w:val="002965D4"/>
    <w:rsid w:val="002975BF"/>
    <w:rsid w:val="002A4CD0"/>
    <w:rsid w:val="002A645C"/>
    <w:rsid w:val="002B0EC9"/>
    <w:rsid w:val="002D395D"/>
    <w:rsid w:val="002D6C32"/>
    <w:rsid w:val="002D758C"/>
    <w:rsid w:val="002E3E36"/>
    <w:rsid w:val="002F1AF6"/>
    <w:rsid w:val="002F2529"/>
    <w:rsid w:val="00300958"/>
    <w:rsid w:val="0030433E"/>
    <w:rsid w:val="00304962"/>
    <w:rsid w:val="00322790"/>
    <w:rsid w:val="00330231"/>
    <w:rsid w:val="003312EE"/>
    <w:rsid w:val="00340F9F"/>
    <w:rsid w:val="003576AE"/>
    <w:rsid w:val="0036330D"/>
    <w:rsid w:val="00363CAD"/>
    <w:rsid w:val="0037127E"/>
    <w:rsid w:val="00374808"/>
    <w:rsid w:val="00377074"/>
    <w:rsid w:val="003A3728"/>
    <w:rsid w:val="003B60A6"/>
    <w:rsid w:val="003C039E"/>
    <w:rsid w:val="003C341C"/>
    <w:rsid w:val="003C446B"/>
    <w:rsid w:val="003C6385"/>
    <w:rsid w:val="003D1439"/>
    <w:rsid w:val="003D337E"/>
    <w:rsid w:val="003E10F5"/>
    <w:rsid w:val="00402FBC"/>
    <w:rsid w:val="00410E88"/>
    <w:rsid w:val="00411ED8"/>
    <w:rsid w:val="00416FB3"/>
    <w:rsid w:val="00421B92"/>
    <w:rsid w:val="00427E12"/>
    <w:rsid w:val="004431AE"/>
    <w:rsid w:val="00455E93"/>
    <w:rsid w:val="00464A4E"/>
    <w:rsid w:val="00465106"/>
    <w:rsid w:val="004737AC"/>
    <w:rsid w:val="004762FF"/>
    <w:rsid w:val="004865E2"/>
    <w:rsid w:val="00487DE5"/>
    <w:rsid w:val="004A4878"/>
    <w:rsid w:val="004B43CC"/>
    <w:rsid w:val="004D4BA3"/>
    <w:rsid w:val="004F6CA4"/>
    <w:rsid w:val="00507B72"/>
    <w:rsid w:val="00512874"/>
    <w:rsid w:val="00521C91"/>
    <w:rsid w:val="00524DA5"/>
    <w:rsid w:val="00530E89"/>
    <w:rsid w:val="005347F3"/>
    <w:rsid w:val="00537786"/>
    <w:rsid w:val="00541667"/>
    <w:rsid w:val="005463E6"/>
    <w:rsid w:val="00556A78"/>
    <w:rsid w:val="005619EB"/>
    <w:rsid w:val="00564EE3"/>
    <w:rsid w:val="005736C8"/>
    <w:rsid w:val="00576010"/>
    <w:rsid w:val="00577ABA"/>
    <w:rsid w:val="005910DF"/>
    <w:rsid w:val="005913A4"/>
    <w:rsid w:val="00591526"/>
    <w:rsid w:val="005A2B0B"/>
    <w:rsid w:val="005A2F5E"/>
    <w:rsid w:val="005B2FB3"/>
    <w:rsid w:val="005C25D9"/>
    <w:rsid w:val="005C3FDE"/>
    <w:rsid w:val="005C4FB2"/>
    <w:rsid w:val="005D1DBF"/>
    <w:rsid w:val="005E11FD"/>
    <w:rsid w:val="005F1319"/>
    <w:rsid w:val="00607AD1"/>
    <w:rsid w:val="00617DC3"/>
    <w:rsid w:val="00622DFB"/>
    <w:rsid w:val="00622FC1"/>
    <w:rsid w:val="00623A24"/>
    <w:rsid w:val="00653591"/>
    <w:rsid w:val="00655429"/>
    <w:rsid w:val="00657D64"/>
    <w:rsid w:val="006609E6"/>
    <w:rsid w:val="00662ABF"/>
    <w:rsid w:val="00681205"/>
    <w:rsid w:val="006B1185"/>
    <w:rsid w:val="006B52CC"/>
    <w:rsid w:val="006C6AAB"/>
    <w:rsid w:val="006D07E4"/>
    <w:rsid w:val="006D1763"/>
    <w:rsid w:val="006D5546"/>
    <w:rsid w:val="006D5CCF"/>
    <w:rsid w:val="006D761A"/>
    <w:rsid w:val="006E43E8"/>
    <w:rsid w:val="006F1CDA"/>
    <w:rsid w:val="006F2306"/>
    <w:rsid w:val="006F55F0"/>
    <w:rsid w:val="006F6EBB"/>
    <w:rsid w:val="00704ACA"/>
    <w:rsid w:val="00706FDA"/>
    <w:rsid w:val="00707349"/>
    <w:rsid w:val="00715805"/>
    <w:rsid w:val="00717FA9"/>
    <w:rsid w:val="007206BB"/>
    <w:rsid w:val="00723252"/>
    <w:rsid w:val="007254EA"/>
    <w:rsid w:val="007346C6"/>
    <w:rsid w:val="00746337"/>
    <w:rsid w:val="007518DA"/>
    <w:rsid w:val="00753DC6"/>
    <w:rsid w:val="00754549"/>
    <w:rsid w:val="00762A32"/>
    <w:rsid w:val="007744AC"/>
    <w:rsid w:val="0078088F"/>
    <w:rsid w:val="00790D0A"/>
    <w:rsid w:val="007A3DBC"/>
    <w:rsid w:val="007B3B76"/>
    <w:rsid w:val="007D4C47"/>
    <w:rsid w:val="007D7B5C"/>
    <w:rsid w:val="007E4B7B"/>
    <w:rsid w:val="00800F81"/>
    <w:rsid w:val="00802DF4"/>
    <w:rsid w:val="00804B72"/>
    <w:rsid w:val="008076C8"/>
    <w:rsid w:val="00814A14"/>
    <w:rsid w:val="00816EA8"/>
    <w:rsid w:val="00830BCF"/>
    <w:rsid w:val="00833879"/>
    <w:rsid w:val="0083469A"/>
    <w:rsid w:val="00842EEE"/>
    <w:rsid w:val="008434CF"/>
    <w:rsid w:val="008607F6"/>
    <w:rsid w:val="00863C95"/>
    <w:rsid w:val="00865B9C"/>
    <w:rsid w:val="00866DA4"/>
    <w:rsid w:val="008717DC"/>
    <w:rsid w:val="00872279"/>
    <w:rsid w:val="00874713"/>
    <w:rsid w:val="00877C21"/>
    <w:rsid w:val="008A050B"/>
    <w:rsid w:val="008A31F5"/>
    <w:rsid w:val="008A35FF"/>
    <w:rsid w:val="008B73D2"/>
    <w:rsid w:val="008D1306"/>
    <w:rsid w:val="008D2369"/>
    <w:rsid w:val="008D427F"/>
    <w:rsid w:val="008D7A7F"/>
    <w:rsid w:val="008E4C05"/>
    <w:rsid w:val="008E5CC4"/>
    <w:rsid w:val="008F3C77"/>
    <w:rsid w:val="008F4E84"/>
    <w:rsid w:val="008F7B8A"/>
    <w:rsid w:val="00905258"/>
    <w:rsid w:val="009077EB"/>
    <w:rsid w:val="00911633"/>
    <w:rsid w:val="00911649"/>
    <w:rsid w:val="0091484A"/>
    <w:rsid w:val="0091653F"/>
    <w:rsid w:val="0092064A"/>
    <w:rsid w:val="00922C43"/>
    <w:rsid w:val="00946978"/>
    <w:rsid w:val="00960404"/>
    <w:rsid w:val="009612E6"/>
    <w:rsid w:val="00961F1D"/>
    <w:rsid w:val="00971A8A"/>
    <w:rsid w:val="00973236"/>
    <w:rsid w:val="009737CF"/>
    <w:rsid w:val="009824B2"/>
    <w:rsid w:val="009A2406"/>
    <w:rsid w:val="009A711B"/>
    <w:rsid w:val="009B341F"/>
    <w:rsid w:val="009C6B7B"/>
    <w:rsid w:val="009D639D"/>
    <w:rsid w:val="009E19B0"/>
    <w:rsid w:val="009E2819"/>
    <w:rsid w:val="009F6C2A"/>
    <w:rsid w:val="00A161A6"/>
    <w:rsid w:val="00A320EC"/>
    <w:rsid w:val="00A45E58"/>
    <w:rsid w:val="00A46589"/>
    <w:rsid w:val="00A54662"/>
    <w:rsid w:val="00A625F3"/>
    <w:rsid w:val="00A63B0A"/>
    <w:rsid w:val="00A64DAE"/>
    <w:rsid w:val="00A64F6E"/>
    <w:rsid w:val="00A65FED"/>
    <w:rsid w:val="00A71A39"/>
    <w:rsid w:val="00A7247E"/>
    <w:rsid w:val="00A752FC"/>
    <w:rsid w:val="00A901BA"/>
    <w:rsid w:val="00A94618"/>
    <w:rsid w:val="00AA0158"/>
    <w:rsid w:val="00AA7B65"/>
    <w:rsid w:val="00AB2F66"/>
    <w:rsid w:val="00AB77DA"/>
    <w:rsid w:val="00AC02E1"/>
    <w:rsid w:val="00AC1006"/>
    <w:rsid w:val="00AC5E54"/>
    <w:rsid w:val="00AF2A63"/>
    <w:rsid w:val="00AF373F"/>
    <w:rsid w:val="00AF3DF3"/>
    <w:rsid w:val="00B12769"/>
    <w:rsid w:val="00B17E46"/>
    <w:rsid w:val="00B56DFC"/>
    <w:rsid w:val="00B667CB"/>
    <w:rsid w:val="00B75F2F"/>
    <w:rsid w:val="00B94292"/>
    <w:rsid w:val="00B94AED"/>
    <w:rsid w:val="00BA612C"/>
    <w:rsid w:val="00BA7E66"/>
    <w:rsid w:val="00BC1036"/>
    <w:rsid w:val="00BC340E"/>
    <w:rsid w:val="00BC34E8"/>
    <w:rsid w:val="00BC7548"/>
    <w:rsid w:val="00BD080D"/>
    <w:rsid w:val="00BD235A"/>
    <w:rsid w:val="00BD63CB"/>
    <w:rsid w:val="00BD70C3"/>
    <w:rsid w:val="00C02368"/>
    <w:rsid w:val="00C0546B"/>
    <w:rsid w:val="00C07E76"/>
    <w:rsid w:val="00C13E76"/>
    <w:rsid w:val="00C207D7"/>
    <w:rsid w:val="00C24305"/>
    <w:rsid w:val="00C25D91"/>
    <w:rsid w:val="00C35742"/>
    <w:rsid w:val="00C40E68"/>
    <w:rsid w:val="00C4236B"/>
    <w:rsid w:val="00C432D0"/>
    <w:rsid w:val="00C542CC"/>
    <w:rsid w:val="00C71494"/>
    <w:rsid w:val="00C71823"/>
    <w:rsid w:val="00C772DD"/>
    <w:rsid w:val="00C80D30"/>
    <w:rsid w:val="00C951A3"/>
    <w:rsid w:val="00C96D17"/>
    <w:rsid w:val="00CA23B7"/>
    <w:rsid w:val="00CA34DD"/>
    <w:rsid w:val="00CA7C02"/>
    <w:rsid w:val="00CB0BFE"/>
    <w:rsid w:val="00CB3883"/>
    <w:rsid w:val="00CC01C7"/>
    <w:rsid w:val="00CC727F"/>
    <w:rsid w:val="00CD67F5"/>
    <w:rsid w:val="00CD7D5B"/>
    <w:rsid w:val="00CE1431"/>
    <w:rsid w:val="00CE4850"/>
    <w:rsid w:val="00CE49E6"/>
    <w:rsid w:val="00CF0DBA"/>
    <w:rsid w:val="00D10634"/>
    <w:rsid w:val="00D179B8"/>
    <w:rsid w:val="00D237E3"/>
    <w:rsid w:val="00D239BD"/>
    <w:rsid w:val="00D340FE"/>
    <w:rsid w:val="00D43003"/>
    <w:rsid w:val="00D54F85"/>
    <w:rsid w:val="00D651B3"/>
    <w:rsid w:val="00D8136D"/>
    <w:rsid w:val="00D83674"/>
    <w:rsid w:val="00D85EFC"/>
    <w:rsid w:val="00D9114A"/>
    <w:rsid w:val="00D911DE"/>
    <w:rsid w:val="00D9593C"/>
    <w:rsid w:val="00D975A6"/>
    <w:rsid w:val="00DA39A4"/>
    <w:rsid w:val="00DB705D"/>
    <w:rsid w:val="00DB705E"/>
    <w:rsid w:val="00DB723F"/>
    <w:rsid w:val="00DD1C53"/>
    <w:rsid w:val="00DD279F"/>
    <w:rsid w:val="00DF2827"/>
    <w:rsid w:val="00DF74E1"/>
    <w:rsid w:val="00E0547E"/>
    <w:rsid w:val="00E05614"/>
    <w:rsid w:val="00E24012"/>
    <w:rsid w:val="00E31D46"/>
    <w:rsid w:val="00E32539"/>
    <w:rsid w:val="00E3310F"/>
    <w:rsid w:val="00E40552"/>
    <w:rsid w:val="00E41A7D"/>
    <w:rsid w:val="00E44BC6"/>
    <w:rsid w:val="00E5206D"/>
    <w:rsid w:val="00E66222"/>
    <w:rsid w:val="00E71463"/>
    <w:rsid w:val="00E76375"/>
    <w:rsid w:val="00E84C6C"/>
    <w:rsid w:val="00E93B8C"/>
    <w:rsid w:val="00EA1454"/>
    <w:rsid w:val="00EA57C8"/>
    <w:rsid w:val="00EB2971"/>
    <w:rsid w:val="00EC08EB"/>
    <w:rsid w:val="00EC4648"/>
    <w:rsid w:val="00ED0DEC"/>
    <w:rsid w:val="00EE1A56"/>
    <w:rsid w:val="00EF14FB"/>
    <w:rsid w:val="00EF1BC9"/>
    <w:rsid w:val="00EF3856"/>
    <w:rsid w:val="00F01D4F"/>
    <w:rsid w:val="00F0536C"/>
    <w:rsid w:val="00F25172"/>
    <w:rsid w:val="00F33F4A"/>
    <w:rsid w:val="00F34EDD"/>
    <w:rsid w:val="00F37FA8"/>
    <w:rsid w:val="00F4263F"/>
    <w:rsid w:val="00F50C71"/>
    <w:rsid w:val="00F540F4"/>
    <w:rsid w:val="00F6002E"/>
    <w:rsid w:val="00F64A7A"/>
    <w:rsid w:val="00F71383"/>
    <w:rsid w:val="00F8271D"/>
    <w:rsid w:val="00FA072F"/>
    <w:rsid w:val="00FA2949"/>
    <w:rsid w:val="00FA47A5"/>
    <w:rsid w:val="00FA730F"/>
    <w:rsid w:val="00FB0D82"/>
    <w:rsid w:val="00FB1F8D"/>
    <w:rsid w:val="00FB594C"/>
    <w:rsid w:val="00FC3E02"/>
    <w:rsid w:val="00FE2039"/>
    <w:rsid w:val="00FE6777"/>
    <w:rsid w:val="00FF48FD"/>
    <w:rsid w:val="00FF6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D2C79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0EC9"/>
    <w:rPr>
      <w:rFonts w:ascii="Times New Roman" w:eastAsia="Times New Roman" w:hAnsi="Times New Roman" w:cs="Times New Roman"/>
      <w:color w:val="auto"/>
    </w:rPr>
  </w:style>
  <w:style w:type="paragraph" w:styleId="Heading1">
    <w:name w:val="heading 1"/>
    <w:basedOn w:val="Normal1"/>
    <w:next w:val="Normal1"/>
    <w:link w:val="Heading1Char"/>
    <w:pPr>
      <w:keepNext/>
      <w:keepLines/>
      <w:spacing w:before="240"/>
      <w:outlineLvl w:val="0"/>
    </w:pPr>
    <w:rPr>
      <w:rFonts w:ascii="Calibri" w:eastAsia="Calibri" w:hAnsi="Calibri" w:cs="Calibri"/>
      <w:color w:val="366091"/>
      <w:sz w:val="32"/>
      <w:szCs w:val="32"/>
    </w:rPr>
  </w:style>
  <w:style w:type="paragraph" w:styleId="Heading2">
    <w:name w:val="heading 2"/>
    <w:basedOn w:val="Normal1"/>
    <w:next w:val="Normal1"/>
    <w:pPr>
      <w:keepNext/>
      <w:keepLines/>
      <w:spacing w:before="200"/>
      <w:outlineLvl w:val="1"/>
    </w:pPr>
    <w:rPr>
      <w:rFonts w:ascii="Calibri" w:eastAsia="Calibri" w:hAnsi="Calibri" w:cs="Calibri"/>
      <w:b/>
      <w:color w:val="4F81BD"/>
      <w:sz w:val="26"/>
      <w:szCs w:val="26"/>
    </w:rPr>
  </w:style>
  <w:style w:type="paragraph" w:styleId="Heading3">
    <w:name w:val="heading 3"/>
    <w:basedOn w:val="Normal1"/>
    <w:next w:val="Normal1"/>
    <w:pPr>
      <w:keepNext/>
      <w:keepLines/>
      <w:spacing w:before="280" w:after="80"/>
      <w:contextualSpacing/>
      <w:outlineLvl w:val="2"/>
    </w:pPr>
    <w:rPr>
      <w:b/>
      <w:sz w:val="28"/>
      <w:szCs w:val="28"/>
    </w:rPr>
  </w:style>
  <w:style w:type="paragraph" w:styleId="Heading4">
    <w:name w:val="heading 4"/>
    <w:basedOn w:val="Normal1"/>
    <w:next w:val="Normal1"/>
    <w:pPr>
      <w:keepNext/>
      <w:keepLines/>
      <w:spacing w:before="240" w:after="40"/>
      <w:contextualSpacing/>
      <w:outlineLvl w:val="3"/>
    </w:pPr>
    <w:rPr>
      <w:b/>
    </w:rPr>
  </w:style>
  <w:style w:type="paragraph" w:styleId="Heading5">
    <w:name w:val="heading 5"/>
    <w:basedOn w:val="Normal1"/>
    <w:next w:val="Normal1"/>
    <w:pPr>
      <w:keepNext/>
      <w:keepLines/>
      <w:spacing w:before="220" w:after="40"/>
      <w:contextualSpacing/>
      <w:outlineLvl w:val="4"/>
    </w:pPr>
    <w:rPr>
      <w:b/>
      <w:sz w:val="22"/>
      <w:szCs w:val="22"/>
    </w:rPr>
  </w:style>
  <w:style w:type="paragraph" w:styleId="Heading6">
    <w:name w:val="heading 6"/>
    <w:basedOn w:val="Normal1"/>
    <w:next w:val="Normal1"/>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CE4850"/>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before="480" w:after="120"/>
      <w:contextualSpacing/>
    </w:pPr>
    <w:rPr>
      <w:b/>
      <w:sz w:val="72"/>
      <w:szCs w:val="72"/>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styleId="BalloonText">
    <w:name w:val="Balloon Text"/>
    <w:basedOn w:val="Normal"/>
    <w:link w:val="BalloonTextChar"/>
    <w:uiPriority w:val="99"/>
    <w:semiHidden/>
    <w:unhideWhenUsed/>
    <w:rsid w:val="0025598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5598A"/>
    <w:rPr>
      <w:rFonts w:ascii="Lucida Grande" w:hAnsi="Lucida Grande" w:cs="Lucida Grande"/>
      <w:sz w:val="18"/>
      <w:szCs w:val="18"/>
    </w:rPr>
  </w:style>
  <w:style w:type="character" w:customStyle="1" w:styleId="apple-converted-space">
    <w:name w:val="apple-converted-space"/>
    <w:basedOn w:val="DefaultParagraphFont"/>
    <w:rsid w:val="00CB0BFE"/>
  </w:style>
  <w:style w:type="paragraph" w:styleId="ListParagraph">
    <w:name w:val="List Paragraph"/>
    <w:basedOn w:val="Normal"/>
    <w:uiPriority w:val="34"/>
    <w:qFormat/>
    <w:rsid w:val="00622FC1"/>
    <w:pPr>
      <w:ind w:left="720"/>
      <w:contextualSpacing/>
    </w:pPr>
  </w:style>
  <w:style w:type="paragraph" w:styleId="Header">
    <w:name w:val="header"/>
    <w:basedOn w:val="Normal"/>
    <w:link w:val="HeaderChar"/>
    <w:uiPriority w:val="99"/>
    <w:unhideWhenUsed/>
    <w:rsid w:val="006609E6"/>
    <w:pPr>
      <w:tabs>
        <w:tab w:val="center" w:pos="4680"/>
        <w:tab w:val="right" w:pos="9360"/>
      </w:tabs>
    </w:pPr>
  </w:style>
  <w:style w:type="character" w:customStyle="1" w:styleId="HeaderChar">
    <w:name w:val="Header Char"/>
    <w:basedOn w:val="DefaultParagraphFont"/>
    <w:link w:val="Header"/>
    <w:uiPriority w:val="99"/>
    <w:rsid w:val="006609E6"/>
  </w:style>
  <w:style w:type="paragraph" w:styleId="Footer">
    <w:name w:val="footer"/>
    <w:basedOn w:val="Normal"/>
    <w:link w:val="FooterChar"/>
    <w:uiPriority w:val="99"/>
    <w:unhideWhenUsed/>
    <w:rsid w:val="006609E6"/>
    <w:pPr>
      <w:tabs>
        <w:tab w:val="center" w:pos="4680"/>
        <w:tab w:val="right" w:pos="9360"/>
      </w:tabs>
    </w:pPr>
  </w:style>
  <w:style w:type="character" w:customStyle="1" w:styleId="FooterChar">
    <w:name w:val="Footer Char"/>
    <w:basedOn w:val="DefaultParagraphFont"/>
    <w:link w:val="Footer"/>
    <w:uiPriority w:val="99"/>
    <w:rsid w:val="006609E6"/>
  </w:style>
  <w:style w:type="character" w:styleId="Hyperlink">
    <w:name w:val="Hyperlink"/>
    <w:basedOn w:val="DefaultParagraphFont"/>
    <w:uiPriority w:val="99"/>
    <w:unhideWhenUsed/>
    <w:rsid w:val="00E05614"/>
    <w:rPr>
      <w:color w:val="0000FF" w:themeColor="hyperlink"/>
      <w:u w:val="single"/>
    </w:rPr>
  </w:style>
  <w:style w:type="character" w:styleId="FollowedHyperlink">
    <w:name w:val="FollowedHyperlink"/>
    <w:basedOn w:val="DefaultParagraphFont"/>
    <w:uiPriority w:val="99"/>
    <w:semiHidden/>
    <w:unhideWhenUsed/>
    <w:rsid w:val="00FB594C"/>
    <w:rPr>
      <w:color w:val="800080" w:themeColor="followedHyperlink"/>
      <w:u w:val="single"/>
    </w:rPr>
  </w:style>
  <w:style w:type="paragraph" w:styleId="BodyText">
    <w:name w:val="Body Text"/>
    <w:basedOn w:val="Normal"/>
    <w:link w:val="BodyTextChar"/>
    <w:qFormat/>
    <w:rsid w:val="00753DC6"/>
    <w:pPr>
      <w:keepLines/>
      <w:spacing w:before="120" w:after="60"/>
    </w:pPr>
    <w:rPr>
      <w:rFonts w:ascii="Arial" w:hAnsi="Arial"/>
      <w:sz w:val="20"/>
    </w:rPr>
  </w:style>
  <w:style w:type="character" w:customStyle="1" w:styleId="BodyTextChar">
    <w:name w:val="Body Text Char"/>
    <w:basedOn w:val="DefaultParagraphFont"/>
    <w:link w:val="BodyText"/>
    <w:rsid w:val="00753DC6"/>
    <w:rPr>
      <w:rFonts w:ascii="Arial" w:eastAsia="Times New Roman" w:hAnsi="Arial" w:cs="Times New Roman"/>
      <w:color w:val="auto"/>
      <w:sz w:val="20"/>
    </w:rPr>
  </w:style>
  <w:style w:type="character" w:customStyle="1" w:styleId="Heading1Char">
    <w:name w:val="Heading 1 Char"/>
    <w:basedOn w:val="DefaultParagraphFont"/>
    <w:link w:val="Heading1"/>
    <w:rsid w:val="001F76F9"/>
    <w:rPr>
      <w:rFonts w:ascii="Calibri" w:eastAsia="Calibri" w:hAnsi="Calibri" w:cs="Calibri"/>
      <w:color w:val="366091"/>
      <w:sz w:val="32"/>
      <w:szCs w:val="32"/>
    </w:rPr>
  </w:style>
  <w:style w:type="character" w:styleId="CommentReference">
    <w:name w:val="annotation reference"/>
    <w:basedOn w:val="DefaultParagraphFont"/>
    <w:uiPriority w:val="99"/>
    <w:semiHidden/>
    <w:unhideWhenUsed/>
    <w:rsid w:val="005910DF"/>
    <w:rPr>
      <w:sz w:val="18"/>
      <w:szCs w:val="18"/>
    </w:rPr>
  </w:style>
  <w:style w:type="paragraph" w:styleId="CommentText">
    <w:name w:val="annotation text"/>
    <w:basedOn w:val="Normal"/>
    <w:link w:val="CommentTextChar"/>
    <w:uiPriority w:val="99"/>
    <w:semiHidden/>
    <w:unhideWhenUsed/>
    <w:rsid w:val="005910DF"/>
  </w:style>
  <w:style w:type="character" w:customStyle="1" w:styleId="CommentTextChar">
    <w:name w:val="Comment Text Char"/>
    <w:basedOn w:val="DefaultParagraphFont"/>
    <w:link w:val="CommentText"/>
    <w:uiPriority w:val="99"/>
    <w:semiHidden/>
    <w:rsid w:val="005910DF"/>
  </w:style>
  <w:style w:type="paragraph" w:styleId="CommentSubject">
    <w:name w:val="annotation subject"/>
    <w:basedOn w:val="CommentText"/>
    <w:next w:val="CommentText"/>
    <w:link w:val="CommentSubjectChar"/>
    <w:uiPriority w:val="99"/>
    <w:semiHidden/>
    <w:unhideWhenUsed/>
    <w:rsid w:val="005910DF"/>
    <w:rPr>
      <w:b/>
      <w:bCs/>
      <w:sz w:val="20"/>
      <w:szCs w:val="20"/>
    </w:rPr>
  </w:style>
  <w:style w:type="character" w:customStyle="1" w:styleId="CommentSubjectChar">
    <w:name w:val="Comment Subject Char"/>
    <w:basedOn w:val="CommentTextChar"/>
    <w:link w:val="CommentSubject"/>
    <w:uiPriority w:val="99"/>
    <w:semiHidden/>
    <w:rsid w:val="005910DF"/>
    <w:rPr>
      <w:b/>
      <w:bCs/>
      <w:sz w:val="20"/>
      <w:szCs w:val="20"/>
    </w:rPr>
  </w:style>
  <w:style w:type="paragraph" w:styleId="Revision">
    <w:name w:val="Revision"/>
    <w:hidden/>
    <w:uiPriority w:val="99"/>
    <w:semiHidden/>
    <w:rsid w:val="003C039E"/>
  </w:style>
  <w:style w:type="paragraph" w:customStyle="1" w:styleId="code">
    <w:name w:val="code"/>
    <w:basedOn w:val="Normal"/>
    <w:link w:val="codeChar"/>
    <w:qFormat/>
    <w:rsid w:val="00F50C71"/>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120"/>
      <w:ind w:left="720"/>
    </w:pPr>
    <w:rPr>
      <w:rFonts w:ascii="Courier New" w:hAnsi="Courier New" w:cs="Courier New"/>
      <w:spacing w:val="-5"/>
      <w:kern w:val="1"/>
      <w:sz w:val="18"/>
      <w:szCs w:val="18"/>
    </w:rPr>
  </w:style>
  <w:style w:type="character" w:customStyle="1" w:styleId="codeChar">
    <w:name w:val="code Char"/>
    <w:basedOn w:val="DefaultParagraphFont"/>
    <w:link w:val="code"/>
    <w:rsid w:val="00F50C71"/>
    <w:rPr>
      <w:rFonts w:ascii="Courier New" w:eastAsia="Times New Roman" w:hAnsi="Courier New" w:cs="Courier New"/>
      <w:color w:val="auto"/>
      <w:spacing w:val="-5"/>
      <w:kern w:val="1"/>
      <w:sz w:val="18"/>
      <w:szCs w:val="18"/>
      <w:shd w:val="clear" w:color="auto" w:fill="F2F2F2" w:themeFill="background1" w:themeFillShade="F2"/>
    </w:rPr>
  </w:style>
  <w:style w:type="paragraph" w:styleId="IntenseQuote">
    <w:name w:val="Intense Quote"/>
    <w:basedOn w:val="Normal"/>
    <w:next w:val="Normal"/>
    <w:link w:val="IntenseQuoteChar"/>
    <w:uiPriority w:val="30"/>
    <w:qFormat/>
    <w:rsid w:val="00C951A3"/>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rPr>
  </w:style>
  <w:style w:type="character" w:customStyle="1" w:styleId="IntenseQuoteChar">
    <w:name w:val="Intense Quote Char"/>
    <w:basedOn w:val="DefaultParagraphFont"/>
    <w:link w:val="IntenseQuote"/>
    <w:uiPriority w:val="30"/>
    <w:rsid w:val="00C951A3"/>
    <w:rPr>
      <w:rFonts w:asciiTheme="minorHAnsi" w:eastAsiaTheme="minorHAnsi" w:hAnsiTheme="minorHAnsi" w:cstheme="minorBidi"/>
      <w:i/>
      <w:iCs/>
      <w:color w:val="4F81BD" w:themeColor="accent1"/>
    </w:rPr>
  </w:style>
  <w:style w:type="paragraph" w:customStyle="1" w:styleId="Heading10">
    <w:name w:val="Heading1"/>
    <w:basedOn w:val="Heading1"/>
    <w:link w:val="Heading1Char0"/>
    <w:qFormat/>
    <w:rsid w:val="00537786"/>
    <w:rPr>
      <w:b/>
      <w:color w:val="1F497D" w:themeColor="text2"/>
      <w:sz w:val="36"/>
      <w:szCs w:val="36"/>
    </w:rPr>
  </w:style>
  <w:style w:type="paragraph" w:customStyle="1" w:styleId="Heading20">
    <w:name w:val="Heading2"/>
    <w:basedOn w:val="Heading1"/>
    <w:link w:val="Heading2Char"/>
    <w:qFormat/>
    <w:rsid w:val="00537786"/>
    <w:rPr>
      <w:b/>
      <w:color w:val="auto"/>
      <w:sz w:val="28"/>
      <w:szCs w:val="28"/>
    </w:rPr>
  </w:style>
  <w:style w:type="character" w:customStyle="1" w:styleId="Heading1Char0">
    <w:name w:val="Heading1 Char"/>
    <w:basedOn w:val="Heading1Char"/>
    <w:link w:val="Heading10"/>
    <w:rsid w:val="00537786"/>
    <w:rPr>
      <w:rFonts w:ascii="Calibri" w:eastAsia="Calibri" w:hAnsi="Calibri" w:cs="Calibri"/>
      <w:b/>
      <w:color w:val="1F497D" w:themeColor="text2"/>
      <w:sz w:val="36"/>
      <w:szCs w:val="36"/>
    </w:rPr>
  </w:style>
  <w:style w:type="character" w:customStyle="1" w:styleId="Heading2Char">
    <w:name w:val="Heading2 Char"/>
    <w:basedOn w:val="Heading1Char"/>
    <w:link w:val="Heading20"/>
    <w:rsid w:val="00537786"/>
    <w:rPr>
      <w:rFonts w:ascii="Calibri" w:eastAsia="Calibri" w:hAnsi="Calibri" w:cs="Calibri"/>
      <w:b/>
      <w:color w:val="auto"/>
      <w:sz w:val="28"/>
      <w:szCs w:val="28"/>
    </w:rPr>
  </w:style>
  <w:style w:type="character" w:customStyle="1" w:styleId="UnresolvedMention1">
    <w:name w:val="Unresolved Mention1"/>
    <w:basedOn w:val="DefaultParagraphFont"/>
    <w:uiPriority w:val="99"/>
    <w:semiHidden/>
    <w:unhideWhenUsed/>
    <w:rsid w:val="00F37FA8"/>
    <w:rPr>
      <w:color w:val="808080"/>
      <w:shd w:val="clear" w:color="auto" w:fill="E6E6E6"/>
    </w:rPr>
  </w:style>
  <w:style w:type="paragraph" w:styleId="ListBullet">
    <w:name w:val="List Bullet"/>
    <w:basedOn w:val="BodyText"/>
    <w:qFormat/>
    <w:rsid w:val="009737CF"/>
    <w:pPr>
      <w:numPr>
        <w:numId w:val="15"/>
      </w:numPr>
      <w:spacing w:after="120"/>
      <w:ind w:left="360"/>
    </w:pPr>
  </w:style>
  <w:style w:type="character" w:styleId="IntenseEmphasis">
    <w:name w:val="Intense Emphasis"/>
    <w:basedOn w:val="DefaultParagraphFont"/>
    <w:uiPriority w:val="21"/>
    <w:qFormat/>
    <w:rsid w:val="00662ABF"/>
    <w:rPr>
      <w:i/>
      <w:iCs/>
      <w:color w:val="4F81BD" w:themeColor="accent1"/>
    </w:rPr>
  </w:style>
  <w:style w:type="paragraph" w:customStyle="1" w:styleId="Code0">
    <w:name w:val="Code"/>
    <w:basedOn w:val="Normal"/>
    <w:link w:val="CodeChar0"/>
    <w:qFormat/>
    <w:rsid w:val="00272C1D"/>
    <w:pPr>
      <w:shd w:val="clear" w:color="auto" w:fill="F2F2F2" w:themeFill="background1" w:themeFillShade="F2"/>
      <w:spacing w:before="120" w:after="120"/>
      <w:ind w:left="540"/>
    </w:pPr>
    <w:rPr>
      <w:rFonts w:ascii="Courier New" w:hAnsi="Courier New"/>
      <w:sz w:val="18"/>
      <w:szCs w:val="20"/>
    </w:rPr>
  </w:style>
  <w:style w:type="character" w:customStyle="1" w:styleId="CodeChar0">
    <w:name w:val="Code Char"/>
    <w:basedOn w:val="DefaultParagraphFont"/>
    <w:link w:val="Code0"/>
    <w:rsid w:val="00272C1D"/>
    <w:rPr>
      <w:rFonts w:ascii="Courier New" w:eastAsia="Times New Roman" w:hAnsi="Courier New" w:cs="Times New Roman"/>
      <w:color w:val="auto"/>
      <w:sz w:val="18"/>
      <w:szCs w:val="20"/>
      <w:shd w:val="clear" w:color="auto" w:fill="F2F2F2" w:themeFill="background1" w:themeFillShade="F2"/>
    </w:rPr>
  </w:style>
  <w:style w:type="paragraph" w:styleId="Caption">
    <w:name w:val="caption"/>
    <w:basedOn w:val="Normal"/>
    <w:next w:val="Normal"/>
    <w:uiPriority w:val="35"/>
    <w:unhideWhenUsed/>
    <w:qFormat/>
    <w:rsid w:val="003D1439"/>
    <w:pPr>
      <w:spacing w:after="200"/>
    </w:pPr>
    <w:rPr>
      <w:i/>
      <w:iCs/>
      <w:color w:val="1F497D" w:themeColor="text2"/>
      <w:sz w:val="18"/>
      <w:szCs w:val="18"/>
    </w:rPr>
  </w:style>
  <w:style w:type="character" w:customStyle="1" w:styleId="action-edit-workflow">
    <w:name w:val="action-edit-workflow"/>
    <w:basedOn w:val="DefaultParagraphFont"/>
    <w:rsid w:val="00030D58"/>
  </w:style>
  <w:style w:type="character" w:customStyle="1" w:styleId="Heading7Char">
    <w:name w:val="Heading 7 Char"/>
    <w:basedOn w:val="DefaultParagraphFont"/>
    <w:link w:val="Heading7"/>
    <w:uiPriority w:val="9"/>
    <w:rsid w:val="00CE4850"/>
    <w:rPr>
      <w:rFonts w:asciiTheme="majorHAnsi" w:eastAsiaTheme="majorEastAsia" w:hAnsiTheme="majorHAnsi" w:cstheme="majorBidi"/>
      <w:i/>
      <w:iCs/>
      <w:color w:val="243F60" w:themeColor="accent1" w:themeShade="7F"/>
    </w:rPr>
  </w:style>
  <w:style w:type="character" w:customStyle="1" w:styleId="UnresolvedMention2">
    <w:name w:val="Unresolved Mention2"/>
    <w:basedOn w:val="DefaultParagraphFont"/>
    <w:uiPriority w:val="99"/>
    <w:semiHidden/>
    <w:unhideWhenUsed/>
    <w:rsid w:val="00507B72"/>
    <w:rPr>
      <w:color w:val="605E5C"/>
      <w:shd w:val="clear" w:color="auto" w:fill="E1DFDD"/>
    </w:rPr>
  </w:style>
  <w:style w:type="paragraph" w:styleId="HTMLPreformatted">
    <w:name w:val="HTML Preformatted"/>
    <w:basedOn w:val="Normal"/>
    <w:link w:val="HTMLPreformattedChar"/>
    <w:uiPriority w:val="99"/>
    <w:unhideWhenUsed/>
    <w:rsid w:val="00DB7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B705E"/>
    <w:rPr>
      <w:rFonts w:ascii="Courier New" w:eastAsia="Times New Roman" w:hAnsi="Courier New" w:cs="Courier New"/>
      <w:color w:val="auto"/>
      <w:sz w:val="20"/>
      <w:szCs w:val="20"/>
    </w:rPr>
  </w:style>
  <w:style w:type="character" w:customStyle="1" w:styleId="pl-s">
    <w:name w:val="pl-s"/>
    <w:basedOn w:val="DefaultParagraphFont"/>
    <w:rsid w:val="00DB705E"/>
  </w:style>
  <w:style w:type="character" w:customStyle="1" w:styleId="pl-pds">
    <w:name w:val="pl-pds"/>
    <w:basedOn w:val="DefaultParagraphFont"/>
    <w:rsid w:val="00DB705E"/>
  </w:style>
  <w:style w:type="character" w:styleId="HTMLCode">
    <w:name w:val="HTML Code"/>
    <w:basedOn w:val="DefaultParagraphFont"/>
    <w:uiPriority w:val="99"/>
    <w:semiHidden/>
    <w:unhideWhenUsed/>
    <w:rsid w:val="00DB705E"/>
    <w:rPr>
      <w:rFonts w:ascii="Courier New" w:eastAsia="Times New Roman" w:hAnsi="Courier New" w:cs="Courier New"/>
      <w:sz w:val="20"/>
      <w:szCs w:val="20"/>
    </w:rPr>
  </w:style>
  <w:style w:type="character" w:customStyle="1" w:styleId="key">
    <w:name w:val="key"/>
    <w:basedOn w:val="DefaultParagraphFont"/>
    <w:rsid w:val="00DB705E"/>
  </w:style>
  <w:style w:type="character" w:customStyle="1" w:styleId="value">
    <w:name w:val="value"/>
    <w:basedOn w:val="DefaultParagraphFont"/>
    <w:rsid w:val="00DB705E"/>
  </w:style>
  <w:style w:type="character" w:customStyle="1" w:styleId="UnresolvedMention3">
    <w:name w:val="Unresolved Mention3"/>
    <w:basedOn w:val="DefaultParagraphFont"/>
    <w:uiPriority w:val="99"/>
    <w:semiHidden/>
    <w:unhideWhenUsed/>
    <w:rsid w:val="004A4878"/>
    <w:rPr>
      <w:color w:val="605E5C"/>
      <w:shd w:val="clear" w:color="auto" w:fill="E1DFDD"/>
    </w:rPr>
  </w:style>
  <w:style w:type="character" w:styleId="UnresolvedMention">
    <w:name w:val="Unresolved Mention"/>
    <w:basedOn w:val="DefaultParagraphFont"/>
    <w:uiPriority w:val="99"/>
    <w:semiHidden/>
    <w:unhideWhenUsed/>
    <w:rsid w:val="00D959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77250">
      <w:bodyDiv w:val="1"/>
      <w:marLeft w:val="0"/>
      <w:marRight w:val="0"/>
      <w:marTop w:val="0"/>
      <w:marBottom w:val="0"/>
      <w:divBdr>
        <w:top w:val="none" w:sz="0" w:space="0" w:color="auto"/>
        <w:left w:val="none" w:sz="0" w:space="0" w:color="auto"/>
        <w:bottom w:val="none" w:sz="0" w:space="0" w:color="auto"/>
        <w:right w:val="none" w:sz="0" w:space="0" w:color="auto"/>
      </w:divBdr>
    </w:div>
    <w:div w:id="163129352">
      <w:bodyDiv w:val="1"/>
      <w:marLeft w:val="0"/>
      <w:marRight w:val="0"/>
      <w:marTop w:val="0"/>
      <w:marBottom w:val="0"/>
      <w:divBdr>
        <w:top w:val="none" w:sz="0" w:space="0" w:color="auto"/>
        <w:left w:val="none" w:sz="0" w:space="0" w:color="auto"/>
        <w:bottom w:val="none" w:sz="0" w:space="0" w:color="auto"/>
        <w:right w:val="none" w:sz="0" w:space="0" w:color="auto"/>
      </w:divBdr>
    </w:div>
    <w:div w:id="205608909">
      <w:bodyDiv w:val="1"/>
      <w:marLeft w:val="0"/>
      <w:marRight w:val="0"/>
      <w:marTop w:val="0"/>
      <w:marBottom w:val="0"/>
      <w:divBdr>
        <w:top w:val="none" w:sz="0" w:space="0" w:color="auto"/>
        <w:left w:val="none" w:sz="0" w:space="0" w:color="auto"/>
        <w:bottom w:val="none" w:sz="0" w:space="0" w:color="auto"/>
        <w:right w:val="none" w:sz="0" w:space="0" w:color="auto"/>
      </w:divBdr>
    </w:div>
    <w:div w:id="235094560">
      <w:bodyDiv w:val="1"/>
      <w:marLeft w:val="0"/>
      <w:marRight w:val="0"/>
      <w:marTop w:val="0"/>
      <w:marBottom w:val="0"/>
      <w:divBdr>
        <w:top w:val="none" w:sz="0" w:space="0" w:color="auto"/>
        <w:left w:val="none" w:sz="0" w:space="0" w:color="auto"/>
        <w:bottom w:val="none" w:sz="0" w:space="0" w:color="auto"/>
        <w:right w:val="none" w:sz="0" w:space="0" w:color="auto"/>
      </w:divBdr>
    </w:div>
    <w:div w:id="317732927">
      <w:bodyDiv w:val="1"/>
      <w:marLeft w:val="0"/>
      <w:marRight w:val="0"/>
      <w:marTop w:val="0"/>
      <w:marBottom w:val="0"/>
      <w:divBdr>
        <w:top w:val="none" w:sz="0" w:space="0" w:color="auto"/>
        <w:left w:val="none" w:sz="0" w:space="0" w:color="auto"/>
        <w:bottom w:val="none" w:sz="0" w:space="0" w:color="auto"/>
        <w:right w:val="none" w:sz="0" w:space="0" w:color="auto"/>
      </w:divBdr>
    </w:div>
    <w:div w:id="329021896">
      <w:bodyDiv w:val="1"/>
      <w:marLeft w:val="0"/>
      <w:marRight w:val="0"/>
      <w:marTop w:val="0"/>
      <w:marBottom w:val="0"/>
      <w:divBdr>
        <w:top w:val="none" w:sz="0" w:space="0" w:color="auto"/>
        <w:left w:val="none" w:sz="0" w:space="0" w:color="auto"/>
        <w:bottom w:val="none" w:sz="0" w:space="0" w:color="auto"/>
        <w:right w:val="none" w:sz="0" w:space="0" w:color="auto"/>
      </w:divBdr>
    </w:div>
    <w:div w:id="487138665">
      <w:bodyDiv w:val="1"/>
      <w:marLeft w:val="0"/>
      <w:marRight w:val="0"/>
      <w:marTop w:val="0"/>
      <w:marBottom w:val="0"/>
      <w:divBdr>
        <w:top w:val="none" w:sz="0" w:space="0" w:color="auto"/>
        <w:left w:val="none" w:sz="0" w:space="0" w:color="auto"/>
        <w:bottom w:val="none" w:sz="0" w:space="0" w:color="auto"/>
        <w:right w:val="none" w:sz="0" w:space="0" w:color="auto"/>
      </w:divBdr>
    </w:div>
    <w:div w:id="546111891">
      <w:bodyDiv w:val="1"/>
      <w:marLeft w:val="0"/>
      <w:marRight w:val="0"/>
      <w:marTop w:val="0"/>
      <w:marBottom w:val="0"/>
      <w:divBdr>
        <w:top w:val="none" w:sz="0" w:space="0" w:color="auto"/>
        <w:left w:val="none" w:sz="0" w:space="0" w:color="auto"/>
        <w:bottom w:val="none" w:sz="0" w:space="0" w:color="auto"/>
        <w:right w:val="none" w:sz="0" w:space="0" w:color="auto"/>
      </w:divBdr>
    </w:div>
    <w:div w:id="557320952">
      <w:bodyDiv w:val="1"/>
      <w:marLeft w:val="0"/>
      <w:marRight w:val="0"/>
      <w:marTop w:val="0"/>
      <w:marBottom w:val="0"/>
      <w:divBdr>
        <w:top w:val="none" w:sz="0" w:space="0" w:color="auto"/>
        <w:left w:val="none" w:sz="0" w:space="0" w:color="auto"/>
        <w:bottom w:val="none" w:sz="0" w:space="0" w:color="auto"/>
        <w:right w:val="none" w:sz="0" w:space="0" w:color="auto"/>
      </w:divBdr>
    </w:div>
    <w:div w:id="591275913">
      <w:bodyDiv w:val="1"/>
      <w:marLeft w:val="0"/>
      <w:marRight w:val="0"/>
      <w:marTop w:val="0"/>
      <w:marBottom w:val="0"/>
      <w:divBdr>
        <w:top w:val="none" w:sz="0" w:space="0" w:color="auto"/>
        <w:left w:val="none" w:sz="0" w:space="0" w:color="auto"/>
        <w:bottom w:val="none" w:sz="0" w:space="0" w:color="auto"/>
        <w:right w:val="none" w:sz="0" w:space="0" w:color="auto"/>
      </w:divBdr>
    </w:div>
    <w:div w:id="718481677">
      <w:bodyDiv w:val="1"/>
      <w:marLeft w:val="0"/>
      <w:marRight w:val="0"/>
      <w:marTop w:val="0"/>
      <w:marBottom w:val="0"/>
      <w:divBdr>
        <w:top w:val="none" w:sz="0" w:space="0" w:color="auto"/>
        <w:left w:val="none" w:sz="0" w:space="0" w:color="auto"/>
        <w:bottom w:val="none" w:sz="0" w:space="0" w:color="auto"/>
        <w:right w:val="none" w:sz="0" w:space="0" w:color="auto"/>
      </w:divBdr>
    </w:div>
    <w:div w:id="848713199">
      <w:bodyDiv w:val="1"/>
      <w:marLeft w:val="0"/>
      <w:marRight w:val="0"/>
      <w:marTop w:val="0"/>
      <w:marBottom w:val="0"/>
      <w:divBdr>
        <w:top w:val="none" w:sz="0" w:space="0" w:color="auto"/>
        <w:left w:val="none" w:sz="0" w:space="0" w:color="auto"/>
        <w:bottom w:val="none" w:sz="0" w:space="0" w:color="auto"/>
        <w:right w:val="none" w:sz="0" w:space="0" w:color="auto"/>
      </w:divBdr>
    </w:div>
    <w:div w:id="939874662">
      <w:bodyDiv w:val="1"/>
      <w:marLeft w:val="0"/>
      <w:marRight w:val="0"/>
      <w:marTop w:val="0"/>
      <w:marBottom w:val="0"/>
      <w:divBdr>
        <w:top w:val="none" w:sz="0" w:space="0" w:color="auto"/>
        <w:left w:val="none" w:sz="0" w:space="0" w:color="auto"/>
        <w:bottom w:val="none" w:sz="0" w:space="0" w:color="auto"/>
        <w:right w:val="none" w:sz="0" w:space="0" w:color="auto"/>
      </w:divBdr>
    </w:div>
    <w:div w:id="1012294765">
      <w:bodyDiv w:val="1"/>
      <w:marLeft w:val="0"/>
      <w:marRight w:val="0"/>
      <w:marTop w:val="0"/>
      <w:marBottom w:val="0"/>
      <w:divBdr>
        <w:top w:val="none" w:sz="0" w:space="0" w:color="auto"/>
        <w:left w:val="none" w:sz="0" w:space="0" w:color="auto"/>
        <w:bottom w:val="none" w:sz="0" w:space="0" w:color="auto"/>
        <w:right w:val="none" w:sz="0" w:space="0" w:color="auto"/>
      </w:divBdr>
    </w:div>
    <w:div w:id="1060979557">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240022120">
      <w:bodyDiv w:val="1"/>
      <w:marLeft w:val="0"/>
      <w:marRight w:val="0"/>
      <w:marTop w:val="0"/>
      <w:marBottom w:val="0"/>
      <w:divBdr>
        <w:top w:val="none" w:sz="0" w:space="0" w:color="auto"/>
        <w:left w:val="none" w:sz="0" w:space="0" w:color="auto"/>
        <w:bottom w:val="none" w:sz="0" w:space="0" w:color="auto"/>
        <w:right w:val="none" w:sz="0" w:space="0" w:color="auto"/>
      </w:divBdr>
    </w:div>
    <w:div w:id="1276522077">
      <w:bodyDiv w:val="1"/>
      <w:marLeft w:val="0"/>
      <w:marRight w:val="0"/>
      <w:marTop w:val="0"/>
      <w:marBottom w:val="0"/>
      <w:divBdr>
        <w:top w:val="none" w:sz="0" w:space="0" w:color="auto"/>
        <w:left w:val="none" w:sz="0" w:space="0" w:color="auto"/>
        <w:bottom w:val="none" w:sz="0" w:space="0" w:color="auto"/>
        <w:right w:val="none" w:sz="0" w:space="0" w:color="auto"/>
      </w:divBdr>
    </w:div>
    <w:div w:id="1299988918">
      <w:bodyDiv w:val="1"/>
      <w:marLeft w:val="0"/>
      <w:marRight w:val="0"/>
      <w:marTop w:val="0"/>
      <w:marBottom w:val="0"/>
      <w:divBdr>
        <w:top w:val="none" w:sz="0" w:space="0" w:color="auto"/>
        <w:left w:val="none" w:sz="0" w:space="0" w:color="auto"/>
        <w:bottom w:val="none" w:sz="0" w:space="0" w:color="auto"/>
        <w:right w:val="none" w:sz="0" w:space="0" w:color="auto"/>
      </w:divBdr>
    </w:div>
    <w:div w:id="1781341435">
      <w:bodyDiv w:val="1"/>
      <w:marLeft w:val="0"/>
      <w:marRight w:val="0"/>
      <w:marTop w:val="0"/>
      <w:marBottom w:val="0"/>
      <w:divBdr>
        <w:top w:val="none" w:sz="0" w:space="0" w:color="auto"/>
        <w:left w:val="none" w:sz="0" w:space="0" w:color="auto"/>
        <w:bottom w:val="none" w:sz="0" w:space="0" w:color="auto"/>
        <w:right w:val="none" w:sz="0" w:space="0" w:color="auto"/>
      </w:divBdr>
    </w:div>
    <w:div w:id="1866795978">
      <w:bodyDiv w:val="1"/>
      <w:marLeft w:val="0"/>
      <w:marRight w:val="0"/>
      <w:marTop w:val="0"/>
      <w:marBottom w:val="0"/>
      <w:divBdr>
        <w:top w:val="none" w:sz="0" w:space="0" w:color="auto"/>
        <w:left w:val="none" w:sz="0" w:space="0" w:color="auto"/>
        <w:bottom w:val="none" w:sz="0" w:space="0" w:color="auto"/>
        <w:right w:val="none" w:sz="0" w:space="0" w:color="auto"/>
      </w:divBdr>
    </w:div>
    <w:div w:id="2000185415">
      <w:bodyDiv w:val="1"/>
      <w:marLeft w:val="0"/>
      <w:marRight w:val="0"/>
      <w:marTop w:val="0"/>
      <w:marBottom w:val="0"/>
      <w:divBdr>
        <w:top w:val="none" w:sz="0" w:space="0" w:color="auto"/>
        <w:left w:val="none" w:sz="0" w:space="0" w:color="auto"/>
        <w:bottom w:val="none" w:sz="0" w:space="0" w:color="auto"/>
        <w:right w:val="none" w:sz="0" w:space="0" w:color="auto"/>
      </w:divBdr>
      <w:divsChild>
        <w:div w:id="482237580">
          <w:marLeft w:val="0"/>
          <w:marRight w:val="0"/>
          <w:marTop w:val="0"/>
          <w:marBottom w:val="0"/>
          <w:divBdr>
            <w:top w:val="none" w:sz="0" w:space="0" w:color="auto"/>
            <w:left w:val="none" w:sz="0" w:space="0" w:color="auto"/>
            <w:bottom w:val="none" w:sz="0" w:space="0" w:color="auto"/>
            <w:right w:val="none" w:sz="0" w:space="0" w:color="auto"/>
          </w:divBdr>
        </w:div>
        <w:div w:id="2035685492">
          <w:marLeft w:val="0"/>
          <w:marRight w:val="0"/>
          <w:marTop w:val="0"/>
          <w:marBottom w:val="0"/>
          <w:divBdr>
            <w:top w:val="none" w:sz="0" w:space="0" w:color="auto"/>
            <w:left w:val="none" w:sz="0" w:space="0" w:color="auto"/>
            <w:bottom w:val="none" w:sz="0" w:space="0" w:color="auto"/>
            <w:right w:val="none" w:sz="0" w:space="0" w:color="auto"/>
          </w:divBdr>
        </w:div>
        <w:div w:id="812408351">
          <w:marLeft w:val="0"/>
          <w:marRight w:val="0"/>
          <w:marTop w:val="0"/>
          <w:marBottom w:val="0"/>
          <w:divBdr>
            <w:top w:val="none" w:sz="0" w:space="0" w:color="auto"/>
            <w:left w:val="none" w:sz="0" w:space="0" w:color="auto"/>
            <w:bottom w:val="none" w:sz="0" w:space="0" w:color="auto"/>
            <w:right w:val="none" w:sz="0" w:space="0" w:color="auto"/>
          </w:divBdr>
        </w:div>
      </w:divsChild>
    </w:div>
    <w:div w:id="2009019067">
      <w:bodyDiv w:val="1"/>
      <w:marLeft w:val="0"/>
      <w:marRight w:val="0"/>
      <w:marTop w:val="0"/>
      <w:marBottom w:val="0"/>
      <w:divBdr>
        <w:top w:val="none" w:sz="0" w:space="0" w:color="auto"/>
        <w:left w:val="none" w:sz="0" w:space="0" w:color="auto"/>
        <w:bottom w:val="none" w:sz="0" w:space="0" w:color="auto"/>
        <w:right w:val="none" w:sz="0" w:space="0" w:color="auto"/>
      </w:divBdr>
    </w:div>
    <w:div w:id="20664871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nnectionstrings.com/" TargetMode="External"/><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hyperlink" Target="https://github.com/mkleehammer/pyodbc/wiki/Drivers-and-Driver-Managers" TargetMode="Externa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mkleehammer/pyodbc/wiki/Unicod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mailto:support@resilientsystems.com" TargetMode="External"/><Relationship Id="rId35" Type="http://schemas.openxmlformats.org/officeDocument/2006/relationships/header" Target="header3.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9CEF3D-9F4D-204B-9252-387836FBA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16</Pages>
  <Words>2567</Words>
  <Characters>14634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Resilient IRP Integrations ODBC Query Function Guide</vt:lpstr>
    </vt:vector>
  </TitlesOfParts>
  <Manager/>
  <Company>Resilient Systems</Company>
  <LinksUpToDate>false</LinksUpToDate>
  <CharactersWithSpaces>17167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IRP Integrations ODBC Query Function Guide</dc:title>
  <dc:subject/>
  <dc:creator>IBM Resilient</dc:creator>
  <cp:keywords/>
  <dc:description/>
  <cp:lastModifiedBy>Tamara Zlender</cp:lastModifiedBy>
  <cp:revision>14</cp:revision>
  <cp:lastPrinted>2018-05-30T13:00:00Z</cp:lastPrinted>
  <dcterms:created xsi:type="dcterms:W3CDTF">2018-06-04T14:42:00Z</dcterms:created>
  <dcterms:modified xsi:type="dcterms:W3CDTF">2018-06-12T15:58:00Z</dcterms:modified>
  <cp:category/>
</cp:coreProperties>
</file>