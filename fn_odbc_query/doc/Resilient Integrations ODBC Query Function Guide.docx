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21FDE111" w:rsidR="006B52CC" w:rsidRDefault="00C951A3" w:rsidP="006B52CC">
      <w:pPr>
        <w:pStyle w:val="Normal1"/>
        <w:jc w:val="center"/>
      </w:pPr>
      <w:r>
        <w:rPr>
          <w:rFonts w:ascii="Times New Roman" w:eastAsia="Times New Roman" w:hAnsi="Times New Roman" w:cs="Times New Roman"/>
        </w:rPr>
        <w:t xml:space="preserve">Release Date: </w:t>
      </w:r>
      <w:r w:rsidR="000B2B55">
        <w:rPr>
          <w:rFonts w:ascii="Times New Roman" w:eastAsia="Times New Roman" w:hAnsi="Times New Roman" w:cs="Times New Roman"/>
        </w:rPr>
        <w:t xml:space="preserve">June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r w:rsidR="00CE1431">
        <w:t xml:space="preserve">a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proofErr w:type="spellStart"/>
      <w:r>
        <w:t>sudo</w:t>
      </w:r>
      <w:proofErr w:type="spellEnd"/>
      <w:r>
        <w:t xml:space="preserve">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70CD0D68" w:rsidR="00AC1006" w:rsidRDefault="00F33F4A" w:rsidP="00AC1006">
      <w:pPr>
        <w:pStyle w:val="BodyText"/>
        <w:keepNext/>
        <w:numPr>
          <w:ilvl w:val="1"/>
          <w:numId w:val="23"/>
        </w:numPr>
        <w:ind w:left="720"/>
        <w:rPr>
          <w:ins w:id="3" w:author="Tamara Zlender" w:date="2018-07-20T10:55:00Z"/>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7037F2D1" w14:textId="77777777" w:rsidR="00744D0B" w:rsidRPr="003B2DDE" w:rsidRDefault="00744D0B" w:rsidP="00744D0B">
      <w:pPr>
        <w:pStyle w:val="code"/>
        <w:spacing w:after="0"/>
        <w:rPr>
          <w:ins w:id="4" w:author="Tamara Zlender" w:date="2018-07-20T12:55:00Z"/>
          <w:rFonts w:eastAsia="Cambria"/>
        </w:rPr>
        <w:pPrChange w:id="5" w:author="Tamara Zlender" w:date="2018-07-20T12:56:00Z">
          <w:pPr>
            <w:pStyle w:val="Code0"/>
            <w:numPr>
              <w:numId w:val="23"/>
            </w:numPr>
            <w:spacing w:before="0" w:after="0"/>
            <w:ind w:left="360" w:hanging="360"/>
          </w:pPr>
        </w:pPrChange>
      </w:pPr>
      <w:ins w:id="6" w:author="Tamara Zlender" w:date="2018-07-20T12:55:00Z">
        <w:r w:rsidRPr="003B2DDE">
          <w:rPr>
            <w:rFonts w:eastAsia="Cambria"/>
          </w:rPr>
          <w:t># Define your connection string</w:t>
        </w:r>
      </w:ins>
    </w:p>
    <w:p w14:paraId="2D6B280C" w14:textId="77777777" w:rsidR="00744D0B" w:rsidRPr="00744D0B" w:rsidRDefault="00744D0B" w:rsidP="00744D0B">
      <w:pPr>
        <w:pStyle w:val="code"/>
        <w:spacing w:after="0"/>
        <w:rPr>
          <w:ins w:id="7" w:author="Tamara Zlender" w:date="2018-07-20T12:55:00Z"/>
          <w:rFonts w:eastAsia="Cambria"/>
          <w:rPrChange w:id="8" w:author="Tamara Zlender" w:date="2018-07-20T12:55:00Z">
            <w:rPr>
              <w:ins w:id="9" w:author="Tamara Zlender" w:date="2018-07-20T12:55:00Z"/>
              <w:rFonts w:eastAsia="Cambria"/>
            </w:rPr>
          </w:rPrChange>
        </w:rPr>
        <w:pPrChange w:id="10" w:author="Tamara Zlender" w:date="2018-07-20T12:56:00Z">
          <w:pPr>
            <w:pStyle w:val="Code0"/>
            <w:numPr>
              <w:numId w:val="23"/>
            </w:numPr>
            <w:spacing w:before="0" w:after="0"/>
            <w:ind w:left="360" w:hanging="360"/>
          </w:pPr>
        </w:pPrChange>
      </w:pPr>
      <w:ins w:id="11" w:author="Tamara Zlender" w:date="2018-07-20T12:55:00Z">
        <w:r w:rsidRPr="00744D0B">
          <w:rPr>
            <w:rFonts w:eastAsia="Cambria"/>
            <w:rPrChange w:id="12" w:author="Tamara Zlender" w:date="2018-07-20T12:55:00Z">
              <w:rPr>
                <w:rFonts w:eastAsia="Cambria"/>
              </w:rPr>
            </w:rPrChange>
          </w:rPr>
          <w:t>sql_connection_string=Driver={PostgreSQL</w:t>
        </w:r>
        <w:proofErr w:type="gramStart"/>
        <w:r w:rsidRPr="00744D0B">
          <w:rPr>
            <w:rFonts w:eastAsia="Cambria"/>
            <w:rPrChange w:id="13" w:author="Tamara Zlender" w:date="2018-07-20T12:55:00Z">
              <w:rPr>
                <w:rFonts w:eastAsia="Cambria"/>
              </w:rPr>
            </w:rPrChange>
          </w:rPr>
          <w:t>};Server</w:t>
        </w:r>
        <w:proofErr w:type="gramEnd"/>
        <w:r w:rsidRPr="00744D0B">
          <w:rPr>
            <w:rFonts w:eastAsia="Cambria"/>
            <w:rPrChange w:id="14" w:author="Tamara Zlender" w:date="2018-07-20T12:55:00Z">
              <w:rPr>
                <w:rFonts w:eastAsia="Cambria"/>
              </w:rPr>
            </w:rPrChange>
          </w:rPr>
          <w:t>=IPAddress;Port=5432;Database=myDataBase;Uid=myUserName;Pwd=myPassword;</w:t>
        </w:r>
      </w:ins>
    </w:p>
    <w:p w14:paraId="02EC3266" w14:textId="77777777" w:rsidR="00744D0B" w:rsidRPr="00744D0B" w:rsidRDefault="00744D0B" w:rsidP="00744D0B">
      <w:pPr>
        <w:pStyle w:val="code"/>
        <w:spacing w:after="0"/>
        <w:rPr>
          <w:ins w:id="15" w:author="Tamara Zlender" w:date="2018-07-20T12:55:00Z"/>
          <w:rFonts w:eastAsia="Cambria"/>
          <w:rPrChange w:id="16" w:author="Tamara Zlender" w:date="2018-07-20T12:55:00Z">
            <w:rPr>
              <w:ins w:id="17" w:author="Tamara Zlender" w:date="2018-07-20T12:55:00Z"/>
              <w:rFonts w:eastAsia="Cambria"/>
            </w:rPr>
          </w:rPrChange>
        </w:rPr>
        <w:pPrChange w:id="18" w:author="Tamara Zlender" w:date="2018-07-20T12:56:00Z">
          <w:pPr>
            <w:pStyle w:val="Code0"/>
            <w:numPr>
              <w:numId w:val="23"/>
            </w:numPr>
            <w:spacing w:before="0" w:after="0"/>
            <w:ind w:left="360" w:hanging="360"/>
          </w:pPr>
        </w:pPrChange>
      </w:pPr>
    </w:p>
    <w:p w14:paraId="3A5624F5" w14:textId="77777777" w:rsidR="00744D0B" w:rsidRPr="00744D0B" w:rsidRDefault="00744D0B" w:rsidP="00744D0B">
      <w:pPr>
        <w:pStyle w:val="code"/>
        <w:spacing w:after="0"/>
        <w:rPr>
          <w:ins w:id="19" w:author="Tamara Zlender" w:date="2018-07-20T12:55:00Z"/>
          <w:rFonts w:eastAsia="Cambria"/>
          <w:rPrChange w:id="20" w:author="Tamara Zlender" w:date="2018-07-20T12:55:00Z">
            <w:rPr>
              <w:ins w:id="21" w:author="Tamara Zlender" w:date="2018-07-20T12:55:00Z"/>
              <w:rFonts w:eastAsia="Cambria"/>
            </w:rPr>
          </w:rPrChange>
        </w:rPr>
        <w:pPrChange w:id="22" w:author="Tamara Zlender" w:date="2018-07-20T12:56:00Z">
          <w:pPr>
            <w:pStyle w:val="Code0"/>
            <w:numPr>
              <w:numId w:val="23"/>
            </w:numPr>
            <w:spacing w:before="0" w:after="0"/>
            <w:ind w:left="360" w:hanging="360"/>
          </w:pPr>
        </w:pPrChange>
      </w:pPr>
      <w:ins w:id="23" w:author="Tamara Zlender" w:date="2018-07-20T12:55:00Z">
        <w:r w:rsidRPr="00744D0B">
          <w:rPr>
            <w:rFonts w:eastAsia="Cambria"/>
            <w:rPrChange w:id="24" w:author="Tamara Zlender" w:date="2018-07-20T12:55:00Z">
              <w:rPr>
                <w:rFonts w:eastAsia="Cambria"/>
              </w:rPr>
            </w:rPrChange>
          </w:rPr>
          <w:t># Optional settings:</w:t>
        </w:r>
      </w:ins>
    </w:p>
    <w:p w14:paraId="15D4A3CD" w14:textId="77777777" w:rsidR="00744D0B" w:rsidRPr="00744D0B" w:rsidRDefault="00744D0B" w:rsidP="00744D0B">
      <w:pPr>
        <w:pStyle w:val="code"/>
        <w:spacing w:after="0"/>
        <w:rPr>
          <w:ins w:id="25" w:author="Tamara Zlender" w:date="2018-07-20T12:55:00Z"/>
          <w:rFonts w:eastAsia="Cambria"/>
          <w:rPrChange w:id="26" w:author="Tamara Zlender" w:date="2018-07-20T12:55:00Z">
            <w:rPr>
              <w:ins w:id="27" w:author="Tamara Zlender" w:date="2018-07-20T12:55:00Z"/>
              <w:rFonts w:eastAsia="Cambria"/>
            </w:rPr>
          </w:rPrChange>
        </w:rPr>
        <w:pPrChange w:id="28" w:author="Tamara Zlender" w:date="2018-07-20T12:56:00Z">
          <w:pPr>
            <w:pStyle w:val="Code0"/>
            <w:numPr>
              <w:numId w:val="23"/>
            </w:numPr>
            <w:spacing w:before="0" w:after="0"/>
            <w:ind w:left="360" w:hanging="360"/>
          </w:pPr>
        </w:pPrChange>
      </w:pPr>
    </w:p>
    <w:p w14:paraId="199C9CF5" w14:textId="77777777" w:rsidR="00744D0B" w:rsidRPr="00744D0B" w:rsidRDefault="00744D0B" w:rsidP="00744D0B">
      <w:pPr>
        <w:pStyle w:val="code"/>
        <w:spacing w:after="0"/>
        <w:rPr>
          <w:ins w:id="29" w:author="Tamara Zlender" w:date="2018-07-20T12:55:00Z"/>
          <w:rFonts w:eastAsia="Cambria"/>
          <w:rPrChange w:id="30" w:author="Tamara Zlender" w:date="2018-07-20T12:55:00Z">
            <w:rPr>
              <w:ins w:id="31" w:author="Tamara Zlender" w:date="2018-07-20T12:55:00Z"/>
              <w:rFonts w:eastAsia="Cambria"/>
            </w:rPr>
          </w:rPrChange>
        </w:rPr>
        <w:pPrChange w:id="32" w:author="Tamara Zlender" w:date="2018-07-20T12:56:00Z">
          <w:pPr>
            <w:pStyle w:val="Code0"/>
            <w:numPr>
              <w:numId w:val="23"/>
            </w:numPr>
            <w:spacing w:before="0" w:after="0"/>
            <w:ind w:left="360" w:hanging="360"/>
          </w:pPr>
        </w:pPrChange>
      </w:pPr>
      <w:ins w:id="33" w:author="Tamara Zlender" w:date="2018-07-20T12:55:00Z">
        <w:r w:rsidRPr="00744D0B">
          <w:rPr>
            <w:rFonts w:eastAsia="Cambria"/>
            <w:rPrChange w:id="34" w:author="Tamara Zlender" w:date="2018-07-20T12:55:00Z">
              <w:rPr>
                <w:rFonts w:eastAsia="Cambria"/>
              </w:rPr>
            </w:rPrChange>
          </w:rPr>
          <w:t># Define restricted SQL statements as a list, separated by a comma, using square brackets.</w:t>
        </w:r>
      </w:ins>
    </w:p>
    <w:p w14:paraId="283E204C" w14:textId="77777777" w:rsidR="00744D0B" w:rsidRPr="00744D0B" w:rsidRDefault="00744D0B" w:rsidP="00744D0B">
      <w:pPr>
        <w:pStyle w:val="code"/>
        <w:spacing w:after="0"/>
        <w:rPr>
          <w:ins w:id="35" w:author="Tamara Zlender" w:date="2018-07-20T12:55:00Z"/>
          <w:rFonts w:eastAsia="Cambria"/>
          <w:rPrChange w:id="36" w:author="Tamara Zlender" w:date="2018-07-20T12:55:00Z">
            <w:rPr>
              <w:ins w:id="37" w:author="Tamara Zlender" w:date="2018-07-20T12:55:00Z"/>
              <w:rFonts w:eastAsia="Cambria"/>
            </w:rPr>
          </w:rPrChange>
        </w:rPr>
        <w:pPrChange w:id="38" w:author="Tamara Zlender" w:date="2018-07-20T12:56:00Z">
          <w:pPr>
            <w:pStyle w:val="Code0"/>
            <w:numPr>
              <w:numId w:val="23"/>
            </w:numPr>
            <w:spacing w:before="0" w:after="0"/>
            <w:ind w:left="360" w:hanging="360"/>
          </w:pPr>
        </w:pPrChange>
      </w:pPr>
      <w:ins w:id="39" w:author="Tamara Zlender" w:date="2018-07-20T12:55:00Z">
        <w:r w:rsidRPr="00744D0B">
          <w:rPr>
            <w:rFonts w:eastAsia="Cambria"/>
            <w:rPrChange w:id="40" w:author="Tamara Zlender" w:date="2018-07-20T12:55:00Z">
              <w:rPr>
                <w:rFonts w:eastAsia="Cambria"/>
              </w:rPr>
            </w:rPrChange>
          </w:rPr>
          <w:t># Example: ["delete", "update", "insert"].</w:t>
        </w:r>
      </w:ins>
    </w:p>
    <w:p w14:paraId="7269CD69" w14:textId="77777777" w:rsidR="00744D0B" w:rsidRPr="00744D0B" w:rsidRDefault="00744D0B" w:rsidP="00744D0B">
      <w:pPr>
        <w:pStyle w:val="code"/>
        <w:spacing w:after="0"/>
        <w:rPr>
          <w:ins w:id="41" w:author="Tamara Zlender" w:date="2018-07-20T12:55:00Z"/>
          <w:rFonts w:eastAsia="Cambria"/>
          <w:rPrChange w:id="42" w:author="Tamara Zlender" w:date="2018-07-20T12:55:00Z">
            <w:rPr>
              <w:ins w:id="43" w:author="Tamara Zlender" w:date="2018-07-20T12:55:00Z"/>
              <w:rFonts w:eastAsia="Cambria"/>
            </w:rPr>
          </w:rPrChange>
        </w:rPr>
        <w:pPrChange w:id="44" w:author="Tamara Zlender" w:date="2018-07-20T12:56:00Z">
          <w:pPr>
            <w:pStyle w:val="Code0"/>
            <w:numPr>
              <w:numId w:val="23"/>
            </w:numPr>
            <w:spacing w:before="0" w:after="0"/>
            <w:ind w:left="360" w:hanging="360"/>
          </w:pPr>
        </w:pPrChange>
      </w:pPr>
      <w:ins w:id="45" w:author="Tamara Zlender" w:date="2018-07-20T12:55:00Z">
        <w:r w:rsidRPr="00744D0B">
          <w:rPr>
            <w:rFonts w:eastAsia="Cambria"/>
            <w:rPrChange w:id="46" w:author="Tamara Zlender" w:date="2018-07-20T12:55:00Z">
              <w:rPr>
                <w:rFonts w:eastAsia="Cambria"/>
              </w:rPr>
            </w:rPrChange>
          </w:rPr>
          <w:t># Comment out this line if there are no restrictions.</w:t>
        </w:r>
      </w:ins>
    </w:p>
    <w:p w14:paraId="5FFA3220" w14:textId="77777777" w:rsidR="00744D0B" w:rsidRPr="00744D0B" w:rsidRDefault="00744D0B" w:rsidP="00744D0B">
      <w:pPr>
        <w:pStyle w:val="code"/>
        <w:spacing w:after="0"/>
        <w:rPr>
          <w:ins w:id="47" w:author="Tamara Zlender" w:date="2018-07-20T12:55:00Z"/>
          <w:rFonts w:eastAsia="Cambria"/>
          <w:rPrChange w:id="48" w:author="Tamara Zlender" w:date="2018-07-20T12:55:00Z">
            <w:rPr>
              <w:ins w:id="49" w:author="Tamara Zlender" w:date="2018-07-20T12:55:00Z"/>
              <w:rFonts w:eastAsia="Cambria"/>
            </w:rPr>
          </w:rPrChange>
        </w:rPr>
        <w:pPrChange w:id="50" w:author="Tamara Zlender" w:date="2018-07-20T12:56:00Z">
          <w:pPr>
            <w:pStyle w:val="Code0"/>
            <w:numPr>
              <w:numId w:val="23"/>
            </w:numPr>
            <w:spacing w:before="0" w:after="0"/>
            <w:ind w:left="360" w:hanging="360"/>
          </w:pPr>
        </w:pPrChange>
      </w:pPr>
      <w:proofErr w:type="spellStart"/>
      <w:ins w:id="51" w:author="Tamara Zlender" w:date="2018-07-20T12:55:00Z">
        <w:r w:rsidRPr="00744D0B">
          <w:rPr>
            <w:rFonts w:eastAsia="Cambria"/>
            <w:rPrChange w:id="52" w:author="Tamara Zlender" w:date="2018-07-20T12:55:00Z">
              <w:rPr>
                <w:rFonts w:eastAsia="Cambria"/>
              </w:rPr>
            </w:rPrChange>
          </w:rPr>
          <w:t>sql_restricted_sql_statements</w:t>
        </w:r>
        <w:proofErr w:type="spellEnd"/>
        <w:proofErr w:type="gramStart"/>
        <w:r w:rsidRPr="00744D0B">
          <w:rPr>
            <w:rFonts w:eastAsia="Cambria"/>
            <w:rPrChange w:id="53" w:author="Tamara Zlender" w:date="2018-07-20T12:55:00Z">
              <w:rPr>
                <w:rFonts w:eastAsia="Cambria"/>
              </w:rPr>
            </w:rPrChange>
          </w:rPr>
          <w:t>=[</w:t>
        </w:r>
        <w:proofErr w:type="gramEnd"/>
        <w:r w:rsidRPr="00744D0B">
          <w:rPr>
            <w:rFonts w:eastAsia="Cambria"/>
            <w:rPrChange w:id="54" w:author="Tamara Zlender" w:date="2018-07-20T12:55:00Z">
              <w:rPr>
                <w:rFonts w:eastAsia="Cambria"/>
              </w:rPr>
            </w:rPrChange>
          </w:rPr>
          <w:t>"delete", "insert", "update"]</w:t>
        </w:r>
      </w:ins>
    </w:p>
    <w:p w14:paraId="1C61CE91" w14:textId="77777777" w:rsidR="00744D0B" w:rsidRPr="00744D0B" w:rsidRDefault="00744D0B" w:rsidP="00744D0B">
      <w:pPr>
        <w:pStyle w:val="code"/>
        <w:spacing w:after="0"/>
        <w:rPr>
          <w:ins w:id="55" w:author="Tamara Zlender" w:date="2018-07-20T12:55:00Z"/>
          <w:rFonts w:eastAsia="Cambria"/>
          <w:rPrChange w:id="56" w:author="Tamara Zlender" w:date="2018-07-20T12:55:00Z">
            <w:rPr>
              <w:ins w:id="57" w:author="Tamara Zlender" w:date="2018-07-20T12:55:00Z"/>
              <w:rFonts w:eastAsia="Cambria"/>
            </w:rPr>
          </w:rPrChange>
        </w:rPr>
        <w:pPrChange w:id="58" w:author="Tamara Zlender" w:date="2018-07-20T12:56:00Z">
          <w:pPr>
            <w:pStyle w:val="Code0"/>
            <w:numPr>
              <w:numId w:val="23"/>
            </w:numPr>
            <w:spacing w:before="0" w:after="0"/>
            <w:ind w:left="360" w:hanging="360"/>
          </w:pPr>
        </w:pPrChange>
      </w:pPr>
    </w:p>
    <w:p w14:paraId="6F3E5B74" w14:textId="77777777" w:rsidR="00744D0B" w:rsidRPr="00744D0B" w:rsidRDefault="00744D0B" w:rsidP="00744D0B">
      <w:pPr>
        <w:pStyle w:val="code"/>
        <w:spacing w:after="0"/>
        <w:rPr>
          <w:ins w:id="59" w:author="Tamara Zlender" w:date="2018-07-20T12:55:00Z"/>
          <w:rFonts w:eastAsia="Cambria"/>
          <w:rPrChange w:id="60" w:author="Tamara Zlender" w:date="2018-07-20T12:55:00Z">
            <w:rPr>
              <w:ins w:id="61" w:author="Tamara Zlender" w:date="2018-07-20T12:55:00Z"/>
              <w:rFonts w:eastAsia="Cambria"/>
            </w:rPr>
          </w:rPrChange>
        </w:rPr>
        <w:pPrChange w:id="62" w:author="Tamara Zlender" w:date="2018-07-20T12:56:00Z">
          <w:pPr>
            <w:pStyle w:val="Code0"/>
            <w:numPr>
              <w:numId w:val="23"/>
            </w:numPr>
            <w:spacing w:before="0" w:after="0"/>
            <w:ind w:left="360" w:hanging="360"/>
          </w:pPr>
        </w:pPrChange>
      </w:pPr>
      <w:ins w:id="63" w:author="Tamara Zlender" w:date="2018-07-20T12:55:00Z">
        <w:r w:rsidRPr="00744D0B">
          <w:rPr>
            <w:rFonts w:eastAsia="Cambria"/>
            <w:rPrChange w:id="64" w:author="Tamara Zlender" w:date="2018-07-20T12:55:00Z">
              <w:rPr>
                <w:rFonts w:eastAsia="Cambria"/>
              </w:rPr>
            </w:rPrChange>
          </w:rPr>
          <w:t># Executes commits automatically after every SQL statement.</w:t>
        </w:r>
      </w:ins>
    </w:p>
    <w:p w14:paraId="4647559F" w14:textId="77777777" w:rsidR="00744D0B" w:rsidRPr="00744D0B" w:rsidRDefault="00744D0B" w:rsidP="00744D0B">
      <w:pPr>
        <w:pStyle w:val="code"/>
        <w:spacing w:after="0"/>
        <w:rPr>
          <w:ins w:id="65" w:author="Tamara Zlender" w:date="2018-07-20T12:55:00Z"/>
          <w:rFonts w:eastAsia="Cambria"/>
          <w:rPrChange w:id="66" w:author="Tamara Zlender" w:date="2018-07-20T12:55:00Z">
            <w:rPr>
              <w:ins w:id="67" w:author="Tamara Zlender" w:date="2018-07-20T12:55:00Z"/>
              <w:rFonts w:eastAsia="Cambria"/>
            </w:rPr>
          </w:rPrChange>
        </w:rPr>
        <w:pPrChange w:id="68" w:author="Tamara Zlender" w:date="2018-07-20T12:56:00Z">
          <w:pPr>
            <w:pStyle w:val="Code0"/>
            <w:numPr>
              <w:numId w:val="23"/>
            </w:numPr>
            <w:spacing w:before="0" w:after="0"/>
            <w:ind w:left="360" w:hanging="360"/>
          </w:pPr>
        </w:pPrChange>
      </w:pPr>
      <w:ins w:id="69" w:author="Tamara Zlender" w:date="2018-07-20T12:55:00Z">
        <w:r w:rsidRPr="00744D0B">
          <w:rPr>
            <w:rFonts w:eastAsia="Cambria"/>
            <w:rPrChange w:id="70" w:author="Tamara Zlender" w:date="2018-07-20T12:55:00Z">
              <w:rPr>
                <w:rFonts w:eastAsia="Cambria"/>
              </w:rPr>
            </w:rPrChange>
          </w:rPr>
          <w:t># Comment out this line to use false - the default.</w:t>
        </w:r>
      </w:ins>
    </w:p>
    <w:p w14:paraId="39AC7E91" w14:textId="77777777" w:rsidR="00744D0B" w:rsidRPr="00744D0B" w:rsidRDefault="00744D0B" w:rsidP="00744D0B">
      <w:pPr>
        <w:pStyle w:val="code"/>
        <w:spacing w:after="0"/>
        <w:rPr>
          <w:ins w:id="71" w:author="Tamara Zlender" w:date="2018-07-20T12:55:00Z"/>
          <w:rFonts w:eastAsia="Cambria"/>
          <w:rPrChange w:id="72" w:author="Tamara Zlender" w:date="2018-07-20T12:55:00Z">
            <w:rPr>
              <w:ins w:id="73" w:author="Tamara Zlender" w:date="2018-07-20T12:55:00Z"/>
              <w:rFonts w:eastAsia="Cambria"/>
            </w:rPr>
          </w:rPrChange>
        </w:rPr>
        <w:pPrChange w:id="74" w:author="Tamara Zlender" w:date="2018-07-20T12:56:00Z">
          <w:pPr>
            <w:pStyle w:val="Code0"/>
            <w:numPr>
              <w:numId w:val="23"/>
            </w:numPr>
            <w:spacing w:before="0" w:after="0"/>
            <w:ind w:left="360" w:hanging="360"/>
          </w:pPr>
        </w:pPrChange>
      </w:pPr>
      <w:proofErr w:type="spellStart"/>
      <w:ins w:id="75" w:author="Tamara Zlender" w:date="2018-07-20T12:55:00Z">
        <w:r w:rsidRPr="00744D0B">
          <w:rPr>
            <w:rFonts w:eastAsia="Cambria"/>
            <w:rPrChange w:id="76" w:author="Tamara Zlender" w:date="2018-07-20T12:55:00Z">
              <w:rPr>
                <w:rFonts w:eastAsia="Cambria"/>
              </w:rPr>
            </w:rPrChange>
          </w:rPr>
          <w:t>sql_autocommit</w:t>
        </w:r>
        <w:proofErr w:type="spellEnd"/>
        <w:r w:rsidRPr="00744D0B">
          <w:rPr>
            <w:rFonts w:eastAsia="Cambria"/>
            <w:rPrChange w:id="77" w:author="Tamara Zlender" w:date="2018-07-20T12:55:00Z">
              <w:rPr>
                <w:rFonts w:eastAsia="Cambria"/>
              </w:rPr>
            </w:rPrChange>
          </w:rPr>
          <w:t>=true</w:t>
        </w:r>
      </w:ins>
    </w:p>
    <w:p w14:paraId="2980574B" w14:textId="77777777" w:rsidR="00744D0B" w:rsidRPr="00744D0B" w:rsidRDefault="00744D0B" w:rsidP="00744D0B">
      <w:pPr>
        <w:pStyle w:val="code"/>
        <w:spacing w:after="0"/>
        <w:rPr>
          <w:ins w:id="78" w:author="Tamara Zlender" w:date="2018-07-20T12:55:00Z"/>
          <w:rFonts w:eastAsia="Cambria"/>
          <w:rPrChange w:id="79" w:author="Tamara Zlender" w:date="2018-07-20T12:55:00Z">
            <w:rPr>
              <w:ins w:id="80" w:author="Tamara Zlender" w:date="2018-07-20T12:55:00Z"/>
              <w:rFonts w:eastAsia="Cambria"/>
            </w:rPr>
          </w:rPrChange>
        </w:rPr>
        <w:pPrChange w:id="81" w:author="Tamara Zlender" w:date="2018-07-20T12:56:00Z">
          <w:pPr>
            <w:pStyle w:val="Code0"/>
            <w:numPr>
              <w:numId w:val="23"/>
            </w:numPr>
            <w:spacing w:before="0" w:after="0"/>
            <w:ind w:left="360" w:hanging="360"/>
          </w:pPr>
        </w:pPrChange>
      </w:pPr>
    </w:p>
    <w:p w14:paraId="3BA1B130" w14:textId="77777777" w:rsidR="00744D0B" w:rsidRPr="00744D0B" w:rsidRDefault="00744D0B" w:rsidP="00744D0B">
      <w:pPr>
        <w:pStyle w:val="code"/>
        <w:spacing w:after="0"/>
        <w:rPr>
          <w:ins w:id="82" w:author="Tamara Zlender" w:date="2018-07-20T12:55:00Z"/>
          <w:rFonts w:eastAsia="Cambria"/>
          <w:rPrChange w:id="83" w:author="Tamara Zlender" w:date="2018-07-20T12:55:00Z">
            <w:rPr>
              <w:ins w:id="84" w:author="Tamara Zlender" w:date="2018-07-20T12:55:00Z"/>
              <w:rFonts w:eastAsia="Cambria"/>
            </w:rPr>
          </w:rPrChange>
        </w:rPr>
        <w:pPrChange w:id="85" w:author="Tamara Zlender" w:date="2018-07-20T12:56:00Z">
          <w:pPr>
            <w:pStyle w:val="Code0"/>
            <w:numPr>
              <w:numId w:val="23"/>
            </w:numPr>
            <w:spacing w:before="0" w:after="0"/>
            <w:ind w:left="360" w:hanging="360"/>
          </w:pPr>
        </w:pPrChange>
      </w:pPr>
      <w:ins w:id="86" w:author="Tamara Zlender" w:date="2018-07-20T12:55:00Z">
        <w:r w:rsidRPr="00744D0B">
          <w:rPr>
            <w:rFonts w:eastAsia="Cambria"/>
            <w:rPrChange w:id="87" w:author="Tamara Zlender" w:date="2018-07-20T12:55:00Z">
              <w:rPr>
                <w:rFonts w:eastAsia="Cambria"/>
              </w:rPr>
            </w:rPrChange>
          </w:rPr>
          <w:t># Define a query timeout in seconds.</w:t>
        </w:r>
      </w:ins>
    </w:p>
    <w:p w14:paraId="45174937" w14:textId="77777777" w:rsidR="00744D0B" w:rsidRPr="00744D0B" w:rsidRDefault="00744D0B" w:rsidP="00744D0B">
      <w:pPr>
        <w:pStyle w:val="code"/>
        <w:spacing w:after="0"/>
        <w:rPr>
          <w:ins w:id="88" w:author="Tamara Zlender" w:date="2018-07-20T12:55:00Z"/>
          <w:rFonts w:eastAsia="Cambria"/>
          <w:rPrChange w:id="89" w:author="Tamara Zlender" w:date="2018-07-20T12:55:00Z">
            <w:rPr>
              <w:ins w:id="90" w:author="Tamara Zlender" w:date="2018-07-20T12:55:00Z"/>
              <w:rFonts w:eastAsia="Cambria"/>
            </w:rPr>
          </w:rPrChange>
        </w:rPr>
        <w:pPrChange w:id="91" w:author="Tamara Zlender" w:date="2018-07-20T12:56:00Z">
          <w:pPr>
            <w:pStyle w:val="Code0"/>
            <w:numPr>
              <w:numId w:val="23"/>
            </w:numPr>
            <w:spacing w:before="0" w:after="0"/>
            <w:ind w:left="360" w:hanging="360"/>
          </w:pPr>
        </w:pPrChange>
      </w:pPr>
      <w:ins w:id="92" w:author="Tamara Zlender" w:date="2018-07-20T12:55:00Z">
        <w:r w:rsidRPr="00744D0B">
          <w:rPr>
            <w:rFonts w:eastAsia="Cambria"/>
            <w:rPrChange w:id="93" w:author="Tamara Zlender" w:date="2018-07-20T12:55:00Z">
              <w:rPr>
                <w:rFonts w:eastAsia="Cambria"/>
              </w:rPr>
            </w:rPrChange>
          </w:rPr>
          <w:t># Comment out this line to use the default 0, which means "no timeout".</w:t>
        </w:r>
      </w:ins>
    </w:p>
    <w:p w14:paraId="2960A776" w14:textId="77777777" w:rsidR="00744D0B" w:rsidRPr="00744D0B" w:rsidRDefault="00744D0B" w:rsidP="00744D0B">
      <w:pPr>
        <w:pStyle w:val="code"/>
        <w:spacing w:after="0"/>
        <w:rPr>
          <w:ins w:id="94" w:author="Tamara Zlender" w:date="2018-07-20T12:55:00Z"/>
          <w:rFonts w:eastAsia="Cambria"/>
          <w:rPrChange w:id="95" w:author="Tamara Zlender" w:date="2018-07-20T12:55:00Z">
            <w:rPr>
              <w:ins w:id="96" w:author="Tamara Zlender" w:date="2018-07-20T12:55:00Z"/>
              <w:rFonts w:eastAsia="Cambria"/>
            </w:rPr>
          </w:rPrChange>
        </w:rPr>
        <w:pPrChange w:id="97" w:author="Tamara Zlender" w:date="2018-07-20T12:56:00Z">
          <w:pPr>
            <w:pStyle w:val="Code0"/>
            <w:numPr>
              <w:numId w:val="23"/>
            </w:numPr>
            <w:spacing w:before="0" w:after="0"/>
            <w:ind w:left="360" w:hanging="360"/>
          </w:pPr>
        </w:pPrChange>
      </w:pPr>
      <w:ins w:id="98" w:author="Tamara Zlender" w:date="2018-07-20T12:55:00Z">
        <w:r w:rsidRPr="00744D0B">
          <w:rPr>
            <w:rFonts w:eastAsia="Cambria"/>
            <w:rPrChange w:id="99" w:author="Tamara Zlender" w:date="2018-07-20T12:55:00Z">
              <w:rPr>
                <w:rFonts w:eastAsia="Cambria"/>
              </w:rPr>
            </w:rPrChange>
          </w:rPr>
          <w:t># Might not be supported for all database drivers.</w:t>
        </w:r>
      </w:ins>
    </w:p>
    <w:p w14:paraId="7C052398" w14:textId="77777777" w:rsidR="00744D0B" w:rsidRPr="00744D0B" w:rsidRDefault="00744D0B" w:rsidP="00744D0B">
      <w:pPr>
        <w:pStyle w:val="code"/>
        <w:spacing w:after="0"/>
        <w:rPr>
          <w:ins w:id="100" w:author="Tamara Zlender" w:date="2018-07-20T12:55:00Z"/>
          <w:rFonts w:eastAsia="Cambria"/>
          <w:rPrChange w:id="101" w:author="Tamara Zlender" w:date="2018-07-20T12:55:00Z">
            <w:rPr>
              <w:ins w:id="102" w:author="Tamara Zlender" w:date="2018-07-20T12:55:00Z"/>
              <w:rFonts w:eastAsia="Cambria"/>
            </w:rPr>
          </w:rPrChange>
        </w:rPr>
        <w:pPrChange w:id="103" w:author="Tamara Zlender" w:date="2018-07-20T12:56:00Z">
          <w:pPr>
            <w:pStyle w:val="Code0"/>
            <w:numPr>
              <w:numId w:val="23"/>
            </w:numPr>
            <w:spacing w:before="0" w:after="0"/>
            <w:ind w:left="360" w:hanging="360"/>
          </w:pPr>
        </w:pPrChange>
      </w:pPr>
      <w:proofErr w:type="spellStart"/>
      <w:ins w:id="104" w:author="Tamara Zlender" w:date="2018-07-20T12:55:00Z">
        <w:r w:rsidRPr="00744D0B">
          <w:rPr>
            <w:rFonts w:eastAsia="Cambria"/>
            <w:rPrChange w:id="105" w:author="Tamara Zlender" w:date="2018-07-20T12:55:00Z">
              <w:rPr>
                <w:rFonts w:eastAsia="Cambria"/>
              </w:rPr>
            </w:rPrChange>
          </w:rPr>
          <w:t>sql_query_timeout</w:t>
        </w:r>
        <w:proofErr w:type="spellEnd"/>
        <w:r w:rsidRPr="00744D0B">
          <w:rPr>
            <w:rFonts w:eastAsia="Cambria"/>
            <w:rPrChange w:id="106" w:author="Tamara Zlender" w:date="2018-07-20T12:55:00Z">
              <w:rPr>
                <w:rFonts w:eastAsia="Cambria"/>
              </w:rPr>
            </w:rPrChange>
          </w:rPr>
          <w:t>=10</w:t>
        </w:r>
      </w:ins>
    </w:p>
    <w:p w14:paraId="6C33743A" w14:textId="77777777" w:rsidR="00744D0B" w:rsidRPr="00744D0B" w:rsidRDefault="00744D0B" w:rsidP="00744D0B">
      <w:pPr>
        <w:pStyle w:val="code"/>
        <w:spacing w:after="0"/>
        <w:rPr>
          <w:ins w:id="107" w:author="Tamara Zlender" w:date="2018-07-20T12:55:00Z"/>
          <w:rFonts w:eastAsia="Cambria"/>
          <w:rPrChange w:id="108" w:author="Tamara Zlender" w:date="2018-07-20T12:55:00Z">
            <w:rPr>
              <w:ins w:id="109" w:author="Tamara Zlender" w:date="2018-07-20T12:55:00Z"/>
              <w:rFonts w:eastAsia="Cambria"/>
            </w:rPr>
          </w:rPrChange>
        </w:rPr>
        <w:pPrChange w:id="110" w:author="Tamara Zlender" w:date="2018-07-20T12:56:00Z">
          <w:pPr>
            <w:pStyle w:val="Code0"/>
            <w:numPr>
              <w:numId w:val="23"/>
            </w:numPr>
            <w:spacing w:before="0" w:after="0"/>
            <w:ind w:left="360" w:hanging="360"/>
          </w:pPr>
        </w:pPrChange>
      </w:pPr>
    </w:p>
    <w:p w14:paraId="2376362C" w14:textId="77777777" w:rsidR="00744D0B" w:rsidRDefault="00744D0B" w:rsidP="00744D0B">
      <w:pPr>
        <w:pStyle w:val="code"/>
        <w:spacing w:after="0"/>
        <w:rPr>
          <w:ins w:id="111" w:author="Tamara Zlender" w:date="2018-07-20T12:56:00Z"/>
          <w:rFonts w:eastAsia="Cambria"/>
        </w:rPr>
        <w:pPrChange w:id="112" w:author="Tamara Zlender" w:date="2018-07-20T12:56:00Z">
          <w:pPr>
            <w:pStyle w:val="Code0"/>
            <w:numPr>
              <w:numId w:val="23"/>
            </w:numPr>
            <w:spacing w:before="0" w:after="0"/>
            <w:ind w:left="360" w:hanging="360"/>
          </w:pPr>
        </w:pPrChange>
      </w:pPr>
    </w:p>
    <w:p w14:paraId="0CFED893" w14:textId="6F90DCDE" w:rsidR="00744D0B" w:rsidRPr="003B2DDE" w:rsidRDefault="00744D0B" w:rsidP="00744D0B">
      <w:pPr>
        <w:pStyle w:val="code"/>
        <w:spacing w:after="0"/>
        <w:rPr>
          <w:ins w:id="113" w:author="Tamara Zlender" w:date="2018-07-20T12:55:00Z"/>
          <w:rFonts w:eastAsia="Cambria"/>
        </w:rPr>
        <w:pPrChange w:id="114" w:author="Tamara Zlender" w:date="2018-07-20T12:56:00Z">
          <w:pPr>
            <w:pStyle w:val="Code0"/>
            <w:numPr>
              <w:numId w:val="23"/>
            </w:numPr>
            <w:spacing w:before="0" w:after="0"/>
            <w:ind w:left="360" w:hanging="360"/>
          </w:pPr>
        </w:pPrChange>
      </w:pPr>
      <w:ins w:id="115" w:author="Tamara Zlender" w:date="2018-07-20T12:55:00Z">
        <w:r w:rsidRPr="003B2DDE">
          <w:rPr>
            <w:rFonts w:eastAsia="Cambria"/>
          </w:rPr>
          <w:lastRenderedPageBreak/>
          <w:t xml:space="preserve"># Unicode </w:t>
        </w:r>
        <w:proofErr w:type="gramStart"/>
        <w:r w:rsidRPr="003B2DDE">
          <w:rPr>
            <w:rFonts w:eastAsia="Cambria"/>
          </w:rPr>
          <w:t>encoding</w:t>
        </w:r>
        <w:proofErr w:type="gramEnd"/>
        <w:r w:rsidRPr="003B2DDE">
          <w:rPr>
            <w:rFonts w:eastAsia="Cambria"/>
          </w:rPr>
          <w:t xml:space="preserve"> and decoding settings needed for your SQL database.</w:t>
        </w:r>
      </w:ins>
    </w:p>
    <w:p w14:paraId="27C72A7D" w14:textId="77777777" w:rsidR="00744D0B" w:rsidRPr="00744D0B" w:rsidRDefault="00744D0B" w:rsidP="00744D0B">
      <w:pPr>
        <w:pStyle w:val="code"/>
        <w:spacing w:after="0"/>
        <w:rPr>
          <w:ins w:id="116" w:author="Tamara Zlender" w:date="2018-07-20T12:55:00Z"/>
          <w:rFonts w:eastAsia="Cambria"/>
          <w:rPrChange w:id="117" w:author="Tamara Zlender" w:date="2018-07-20T12:55:00Z">
            <w:rPr>
              <w:ins w:id="118" w:author="Tamara Zlender" w:date="2018-07-20T12:55:00Z"/>
              <w:rFonts w:eastAsia="Cambria"/>
            </w:rPr>
          </w:rPrChange>
        </w:rPr>
        <w:pPrChange w:id="119" w:author="Tamara Zlender" w:date="2018-07-20T12:56:00Z">
          <w:pPr>
            <w:pStyle w:val="Code0"/>
            <w:numPr>
              <w:numId w:val="23"/>
            </w:numPr>
            <w:spacing w:before="0" w:after="0"/>
            <w:ind w:left="360" w:hanging="360"/>
          </w:pPr>
        </w:pPrChange>
      </w:pPr>
      <w:ins w:id="120" w:author="Tamara Zlender" w:date="2018-07-20T12:55:00Z">
        <w:r w:rsidRPr="00744D0B">
          <w:rPr>
            <w:rFonts w:eastAsia="Cambria"/>
            <w:rPrChange w:id="121" w:author="Tamara Zlender" w:date="2018-07-20T12:55:00Z">
              <w:rPr>
                <w:rFonts w:eastAsia="Cambria"/>
              </w:rPr>
            </w:rPrChange>
          </w:rPr>
          <w:t># Currently MariaDB, PostgreSQL and MySQL encoding/decoding settings are supported out of the box.</w:t>
        </w:r>
      </w:ins>
    </w:p>
    <w:p w14:paraId="1EB5C1E6" w14:textId="200B920A" w:rsidR="00744D0B" w:rsidRPr="003B2DDE" w:rsidRDefault="00744D0B" w:rsidP="00744D0B">
      <w:pPr>
        <w:pStyle w:val="code"/>
        <w:spacing w:after="0"/>
        <w:rPr>
          <w:ins w:id="122" w:author="Tamara Zlender" w:date="2018-07-20T12:55:00Z"/>
          <w:rFonts w:eastAsia="Cambria"/>
        </w:rPr>
        <w:pPrChange w:id="123" w:author="Tamara Zlender" w:date="2018-07-20T12:56:00Z">
          <w:pPr>
            <w:pStyle w:val="Code0"/>
            <w:numPr>
              <w:numId w:val="23"/>
            </w:numPr>
            <w:spacing w:before="0" w:after="0"/>
            <w:ind w:left="360" w:hanging="360"/>
          </w:pPr>
        </w:pPrChange>
      </w:pPr>
      <w:ins w:id="124" w:author="Tamara Zlender" w:date="2018-07-20T12:55:00Z">
        <w:r w:rsidRPr="00744D0B">
          <w:rPr>
            <w:rFonts w:eastAsia="Cambria"/>
            <w:rPrChange w:id="125" w:author="Tamara Zlender" w:date="2018-07-20T12:55:00Z">
              <w:rPr>
                <w:rFonts w:eastAsia="Cambria"/>
              </w:rPr>
            </w:rPrChange>
          </w:rPr>
          <w:t xml:space="preserve"># Recent </w:t>
        </w:r>
        <w:proofErr w:type="spellStart"/>
        <w:r w:rsidRPr="00744D0B">
          <w:rPr>
            <w:rFonts w:eastAsia="Cambria"/>
            <w:rPrChange w:id="126" w:author="Tamara Zlender" w:date="2018-07-20T12:55:00Z">
              <w:rPr>
                <w:rFonts w:eastAsia="Cambria"/>
              </w:rPr>
            </w:rPrChange>
          </w:rPr>
          <w:t>SQLServer</w:t>
        </w:r>
        <w:proofErr w:type="spellEnd"/>
        <w:r w:rsidRPr="00744D0B">
          <w:rPr>
            <w:rFonts w:eastAsia="Cambria"/>
            <w:rPrChange w:id="127" w:author="Tamara Zlender" w:date="2018-07-20T12:55:00Z">
              <w:rPr>
                <w:rFonts w:eastAsia="Cambria"/>
              </w:rPr>
            </w:rPrChange>
          </w:rPr>
          <w:t xml:space="preserve"> drivers match th</w:t>
        </w:r>
        <w:r>
          <w:rPr>
            <w:rFonts w:eastAsia="Cambria"/>
            <w:rPrChange w:id="128" w:author="Tamara Zlender" w:date="2018-07-20T12:55:00Z">
              <w:rPr>
                <w:rFonts w:eastAsia="Cambria"/>
              </w:rPr>
            </w:rPrChange>
          </w:rPr>
          <w:t xml:space="preserve">e specification, no additional </w:t>
        </w:r>
      </w:ins>
      <w:ins w:id="129" w:author="Tamara Zlender" w:date="2018-07-20T12:56:00Z">
        <w:r>
          <w:rPr>
            <w:rFonts w:eastAsia="Cambria"/>
          </w:rPr>
          <w:t>U</w:t>
        </w:r>
      </w:ins>
      <w:ins w:id="130" w:author="Tamara Zlender" w:date="2018-07-20T12:55:00Z">
        <w:r w:rsidRPr="003B2DDE">
          <w:rPr>
            <w:rFonts w:eastAsia="Cambria"/>
          </w:rPr>
          <w:t>nicode configuration is necessary.</w:t>
        </w:r>
      </w:ins>
    </w:p>
    <w:p w14:paraId="3DDC48C8" w14:textId="77777777" w:rsidR="00744D0B" w:rsidRPr="00744D0B" w:rsidRDefault="00744D0B" w:rsidP="00744D0B">
      <w:pPr>
        <w:pStyle w:val="code"/>
        <w:spacing w:after="0"/>
        <w:rPr>
          <w:ins w:id="131" w:author="Tamara Zlender" w:date="2018-07-20T12:55:00Z"/>
          <w:rFonts w:eastAsia="Cambria"/>
          <w:rPrChange w:id="132" w:author="Tamara Zlender" w:date="2018-07-20T12:55:00Z">
            <w:rPr>
              <w:ins w:id="133" w:author="Tamara Zlender" w:date="2018-07-20T12:55:00Z"/>
              <w:rFonts w:eastAsia="Cambria"/>
            </w:rPr>
          </w:rPrChange>
        </w:rPr>
        <w:pPrChange w:id="134" w:author="Tamara Zlender" w:date="2018-07-20T12:56:00Z">
          <w:pPr>
            <w:pStyle w:val="Code0"/>
            <w:numPr>
              <w:numId w:val="23"/>
            </w:numPr>
            <w:spacing w:before="0" w:after="0"/>
            <w:ind w:left="360" w:hanging="360"/>
          </w:pPr>
        </w:pPrChange>
      </w:pPr>
      <w:ins w:id="135" w:author="Tamara Zlender" w:date="2018-07-20T12:55:00Z">
        <w:r w:rsidRPr="00744D0B">
          <w:rPr>
            <w:rFonts w:eastAsia="Cambria"/>
            <w:rPrChange w:id="136" w:author="Tamara Zlender" w:date="2018-07-20T12:55:00Z">
              <w:rPr>
                <w:rFonts w:eastAsia="Cambria"/>
              </w:rPr>
            </w:rPrChange>
          </w:rPr>
          <w:t># Define which supported setting to use by using one of the keywords:</w:t>
        </w:r>
      </w:ins>
    </w:p>
    <w:p w14:paraId="46E0EB49" w14:textId="77777777" w:rsidR="00744D0B" w:rsidRPr="00744D0B" w:rsidRDefault="00744D0B" w:rsidP="00744D0B">
      <w:pPr>
        <w:pStyle w:val="code"/>
        <w:spacing w:after="0"/>
        <w:rPr>
          <w:ins w:id="137" w:author="Tamara Zlender" w:date="2018-07-20T12:55:00Z"/>
          <w:rFonts w:eastAsia="Cambria"/>
          <w:rPrChange w:id="138" w:author="Tamara Zlender" w:date="2018-07-20T12:55:00Z">
            <w:rPr>
              <w:ins w:id="139" w:author="Tamara Zlender" w:date="2018-07-20T12:55:00Z"/>
              <w:rFonts w:eastAsia="Cambria"/>
            </w:rPr>
          </w:rPrChange>
        </w:rPr>
        <w:pPrChange w:id="140" w:author="Tamara Zlender" w:date="2018-07-20T12:56:00Z">
          <w:pPr>
            <w:pStyle w:val="Code0"/>
            <w:numPr>
              <w:numId w:val="23"/>
            </w:numPr>
            <w:spacing w:before="0" w:after="0"/>
            <w:ind w:left="360" w:hanging="360"/>
          </w:pPr>
        </w:pPrChange>
      </w:pPr>
      <w:ins w:id="141" w:author="Tamara Zlender" w:date="2018-07-20T12:55:00Z">
        <w:r w:rsidRPr="00744D0B">
          <w:rPr>
            <w:rFonts w:eastAsia="Cambria"/>
            <w:rPrChange w:id="142" w:author="Tamara Zlender" w:date="2018-07-20T12:55:00Z">
              <w:rPr>
                <w:rFonts w:eastAsia="Cambria"/>
              </w:rPr>
            </w:rPrChange>
          </w:rPr>
          <w:t xml:space="preserve"># MariaDB, PostgreSQL, MySQL, </w:t>
        </w:r>
        <w:proofErr w:type="spellStart"/>
        <w:r w:rsidRPr="00744D0B">
          <w:rPr>
            <w:rFonts w:eastAsia="Cambria"/>
            <w:rPrChange w:id="143" w:author="Tamara Zlender" w:date="2018-07-20T12:55:00Z">
              <w:rPr>
                <w:rFonts w:eastAsia="Cambria"/>
              </w:rPr>
            </w:rPrChange>
          </w:rPr>
          <w:t>SQLServer</w:t>
        </w:r>
        <w:proofErr w:type="spellEnd"/>
      </w:ins>
    </w:p>
    <w:p w14:paraId="3DAF2610" w14:textId="77777777" w:rsidR="00744D0B" w:rsidRPr="00744D0B" w:rsidRDefault="00744D0B" w:rsidP="00744D0B">
      <w:pPr>
        <w:pStyle w:val="code"/>
        <w:spacing w:after="0"/>
        <w:rPr>
          <w:ins w:id="144" w:author="Tamara Zlender" w:date="2018-07-20T12:55:00Z"/>
          <w:rFonts w:eastAsia="Cambria"/>
          <w:rPrChange w:id="145" w:author="Tamara Zlender" w:date="2018-07-20T12:55:00Z">
            <w:rPr>
              <w:ins w:id="146" w:author="Tamara Zlender" w:date="2018-07-20T12:55:00Z"/>
              <w:rFonts w:eastAsia="Cambria"/>
            </w:rPr>
          </w:rPrChange>
        </w:rPr>
        <w:pPrChange w:id="147" w:author="Tamara Zlender" w:date="2018-07-20T12:56:00Z">
          <w:pPr>
            <w:pStyle w:val="Code0"/>
            <w:numPr>
              <w:numId w:val="23"/>
            </w:numPr>
            <w:spacing w:before="0" w:after="0"/>
            <w:ind w:left="360" w:hanging="360"/>
          </w:pPr>
        </w:pPrChange>
      </w:pPr>
      <w:ins w:id="148" w:author="Tamara Zlender" w:date="2018-07-20T12:55:00Z">
        <w:r w:rsidRPr="00744D0B">
          <w:rPr>
            <w:rFonts w:eastAsia="Cambria"/>
            <w:rPrChange w:id="149" w:author="Tamara Zlender" w:date="2018-07-20T12:55:00Z">
              <w:rPr>
                <w:rFonts w:eastAsia="Cambria"/>
              </w:rPr>
            </w:rPrChange>
          </w:rPr>
          <w:t># Comment out this line to not configure any supported encoding/decoding settings, or to use your own.</w:t>
        </w:r>
      </w:ins>
    </w:p>
    <w:p w14:paraId="035405CA" w14:textId="77777777" w:rsidR="00744D0B" w:rsidRPr="00744D0B" w:rsidRDefault="00744D0B" w:rsidP="00744D0B">
      <w:pPr>
        <w:pStyle w:val="code"/>
        <w:spacing w:after="0"/>
        <w:rPr>
          <w:ins w:id="150" w:author="Tamara Zlender" w:date="2018-07-20T12:55:00Z"/>
          <w:rFonts w:eastAsia="Cambria"/>
          <w:rPrChange w:id="151" w:author="Tamara Zlender" w:date="2018-07-20T12:55:00Z">
            <w:rPr>
              <w:ins w:id="152" w:author="Tamara Zlender" w:date="2018-07-20T12:55:00Z"/>
              <w:rFonts w:eastAsia="Cambria"/>
            </w:rPr>
          </w:rPrChange>
        </w:rPr>
        <w:pPrChange w:id="153" w:author="Tamara Zlender" w:date="2018-07-20T12:56:00Z">
          <w:pPr>
            <w:pStyle w:val="Code0"/>
            <w:numPr>
              <w:numId w:val="23"/>
            </w:numPr>
            <w:spacing w:before="0" w:after="0"/>
            <w:ind w:left="360" w:hanging="360"/>
          </w:pPr>
        </w:pPrChange>
      </w:pPr>
      <w:proofErr w:type="spellStart"/>
      <w:ins w:id="154" w:author="Tamara Zlender" w:date="2018-07-20T12:55:00Z">
        <w:r w:rsidRPr="00744D0B">
          <w:rPr>
            <w:rFonts w:eastAsia="Cambria"/>
            <w:rPrChange w:id="155" w:author="Tamara Zlender" w:date="2018-07-20T12:55:00Z">
              <w:rPr>
                <w:rFonts w:eastAsia="Cambria"/>
              </w:rPr>
            </w:rPrChange>
          </w:rPr>
          <w:t>sql_database_type</w:t>
        </w:r>
        <w:proofErr w:type="spellEnd"/>
        <w:r w:rsidRPr="00744D0B">
          <w:rPr>
            <w:rFonts w:eastAsia="Cambria"/>
            <w:rPrChange w:id="156" w:author="Tamara Zlender" w:date="2018-07-20T12:55:00Z">
              <w:rPr>
                <w:rFonts w:eastAsia="Cambria"/>
              </w:rPr>
            </w:rPrChange>
          </w:rPr>
          <w:t>=MariaDB</w:t>
        </w:r>
      </w:ins>
    </w:p>
    <w:p w14:paraId="496EBEEB" w14:textId="77777777" w:rsidR="00744D0B" w:rsidRPr="00744D0B" w:rsidRDefault="00744D0B" w:rsidP="00744D0B">
      <w:pPr>
        <w:pStyle w:val="code"/>
        <w:spacing w:after="0"/>
        <w:rPr>
          <w:ins w:id="157" w:author="Tamara Zlender" w:date="2018-07-20T12:55:00Z"/>
          <w:rFonts w:eastAsia="Cambria"/>
          <w:rPrChange w:id="158" w:author="Tamara Zlender" w:date="2018-07-20T12:55:00Z">
            <w:rPr>
              <w:ins w:id="159" w:author="Tamara Zlender" w:date="2018-07-20T12:55:00Z"/>
              <w:rFonts w:eastAsia="Cambria"/>
            </w:rPr>
          </w:rPrChange>
        </w:rPr>
        <w:pPrChange w:id="160" w:author="Tamara Zlender" w:date="2018-07-20T12:56:00Z">
          <w:pPr>
            <w:pStyle w:val="Code0"/>
            <w:numPr>
              <w:numId w:val="23"/>
            </w:numPr>
            <w:spacing w:before="0" w:after="0"/>
            <w:ind w:left="360" w:hanging="360"/>
          </w:pPr>
        </w:pPrChange>
      </w:pPr>
    </w:p>
    <w:p w14:paraId="389F217A" w14:textId="77777777" w:rsidR="00744D0B" w:rsidRPr="00744D0B" w:rsidRDefault="00744D0B" w:rsidP="00744D0B">
      <w:pPr>
        <w:pStyle w:val="code"/>
        <w:spacing w:after="0"/>
        <w:rPr>
          <w:ins w:id="161" w:author="Tamara Zlender" w:date="2018-07-20T12:55:00Z"/>
          <w:rFonts w:eastAsia="Cambria"/>
          <w:rPrChange w:id="162" w:author="Tamara Zlender" w:date="2018-07-20T12:55:00Z">
            <w:rPr>
              <w:ins w:id="163" w:author="Tamara Zlender" w:date="2018-07-20T12:55:00Z"/>
              <w:rFonts w:eastAsia="Cambria"/>
            </w:rPr>
          </w:rPrChange>
        </w:rPr>
        <w:pPrChange w:id="164" w:author="Tamara Zlender" w:date="2018-07-20T12:56:00Z">
          <w:pPr>
            <w:pStyle w:val="Code0"/>
            <w:numPr>
              <w:numId w:val="23"/>
            </w:numPr>
            <w:spacing w:before="0" w:after="0"/>
            <w:ind w:left="360" w:hanging="360"/>
          </w:pPr>
        </w:pPrChange>
      </w:pPr>
      <w:ins w:id="165" w:author="Tamara Zlender" w:date="2018-07-20T12:55:00Z">
        <w:r w:rsidRPr="00744D0B">
          <w:rPr>
            <w:rFonts w:eastAsia="Cambria"/>
            <w:rPrChange w:id="166" w:author="Tamara Zlender" w:date="2018-07-20T12:55:00Z">
              <w:rPr>
                <w:rFonts w:eastAsia="Cambria"/>
              </w:rPr>
            </w:rPrChange>
          </w:rPr>
          <w:t># Define number of rows to fetch.</w:t>
        </w:r>
      </w:ins>
    </w:p>
    <w:p w14:paraId="4BD42993" w14:textId="77777777" w:rsidR="00744D0B" w:rsidRPr="00744D0B" w:rsidRDefault="00744D0B" w:rsidP="00744D0B">
      <w:pPr>
        <w:pStyle w:val="code"/>
        <w:spacing w:after="0"/>
        <w:rPr>
          <w:ins w:id="167" w:author="Tamara Zlender" w:date="2018-07-20T12:55:00Z"/>
          <w:rFonts w:eastAsia="Cambria"/>
          <w:rPrChange w:id="168" w:author="Tamara Zlender" w:date="2018-07-20T12:55:00Z">
            <w:rPr>
              <w:ins w:id="169" w:author="Tamara Zlender" w:date="2018-07-20T12:55:00Z"/>
              <w:rFonts w:eastAsia="Cambria"/>
            </w:rPr>
          </w:rPrChange>
        </w:rPr>
        <w:pPrChange w:id="170" w:author="Tamara Zlender" w:date="2018-07-20T12:56:00Z">
          <w:pPr>
            <w:pStyle w:val="Code0"/>
            <w:numPr>
              <w:numId w:val="23"/>
            </w:numPr>
            <w:spacing w:before="0" w:after="0"/>
            <w:ind w:left="360" w:hanging="360"/>
          </w:pPr>
        </w:pPrChange>
      </w:pPr>
      <w:ins w:id="171" w:author="Tamara Zlender" w:date="2018-07-20T12:55:00Z">
        <w:r w:rsidRPr="00744D0B">
          <w:rPr>
            <w:rFonts w:eastAsia="Cambria"/>
            <w:rPrChange w:id="172" w:author="Tamara Zlender" w:date="2018-07-20T12:55:00Z">
              <w:rPr>
                <w:rFonts w:eastAsia="Cambria"/>
              </w:rPr>
            </w:rPrChange>
          </w:rPr>
          <w:t># Comment out this line to fetch all.</w:t>
        </w:r>
      </w:ins>
    </w:p>
    <w:p w14:paraId="254BC798" w14:textId="77777777" w:rsidR="00744D0B" w:rsidRPr="00744D0B" w:rsidRDefault="00744D0B" w:rsidP="00744D0B">
      <w:pPr>
        <w:pStyle w:val="code"/>
        <w:spacing w:after="0"/>
        <w:rPr>
          <w:ins w:id="173" w:author="Tamara Zlender" w:date="2018-07-20T12:55:00Z"/>
          <w:rFonts w:eastAsia="Cambria"/>
          <w:rPrChange w:id="174" w:author="Tamara Zlender" w:date="2018-07-20T12:55:00Z">
            <w:rPr>
              <w:ins w:id="175" w:author="Tamara Zlender" w:date="2018-07-20T12:55:00Z"/>
              <w:rFonts w:eastAsia="Cambria"/>
            </w:rPr>
          </w:rPrChange>
        </w:rPr>
        <w:pPrChange w:id="176" w:author="Tamara Zlender" w:date="2018-07-20T12:56:00Z">
          <w:pPr>
            <w:pStyle w:val="Code0"/>
            <w:numPr>
              <w:numId w:val="23"/>
            </w:numPr>
            <w:spacing w:before="0" w:after="0"/>
            <w:ind w:left="360" w:hanging="360"/>
          </w:pPr>
        </w:pPrChange>
      </w:pPr>
      <w:proofErr w:type="spellStart"/>
      <w:ins w:id="177" w:author="Tamara Zlender" w:date="2018-07-20T12:55:00Z">
        <w:r w:rsidRPr="00744D0B">
          <w:rPr>
            <w:rFonts w:eastAsia="Cambria"/>
            <w:rPrChange w:id="178" w:author="Tamara Zlender" w:date="2018-07-20T12:55:00Z">
              <w:rPr>
                <w:rFonts w:eastAsia="Cambria"/>
              </w:rPr>
            </w:rPrChange>
          </w:rPr>
          <w:t>sql_number_of_records_returned</w:t>
        </w:r>
        <w:proofErr w:type="spellEnd"/>
        <w:r w:rsidRPr="00744D0B">
          <w:rPr>
            <w:rFonts w:eastAsia="Cambria"/>
            <w:rPrChange w:id="179" w:author="Tamara Zlender" w:date="2018-07-20T12:55:00Z">
              <w:rPr>
                <w:rFonts w:eastAsia="Cambria"/>
              </w:rPr>
            </w:rPrChange>
          </w:rPr>
          <w:t>=10</w:t>
        </w:r>
      </w:ins>
    </w:p>
    <w:p w14:paraId="6734C7DE" w14:textId="77777777" w:rsidR="00744D0B" w:rsidRPr="00744D0B" w:rsidRDefault="00744D0B" w:rsidP="00744D0B">
      <w:pPr>
        <w:pStyle w:val="code"/>
        <w:spacing w:after="0"/>
        <w:rPr>
          <w:ins w:id="180" w:author="Tamara Zlender" w:date="2018-07-20T12:55:00Z"/>
          <w:rFonts w:eastAsia="Cambria"/>
          <w:rPrChange w:id="181" w:author="Tamara Zlender" w:date="2018-07-20T12:55:00Z">
            <w:rPr>
              <w:ins w:id="182" w:author="Tamara Zlender" w:date="2018-07-20T12:55:00Z"/>
              <w:rFonts w:eastAsia="Cambria"/>
            </w:rPr>
          </w:rPrChange>
        </w:rPr>
        <w:pPrChange w:id="183" w:author="Tamara Zlender" w:date="2018-07-20T12:56:00Z">
          <w:pPr>
            <w:pStyle w:val="Code0"/>
            <w:numPr>
              <w:numId w:val="23"/>
            </w:numPr>
            <w:spacing w:before="0" w:after="0"/>
            <w:ind w:left="360" w:hanging="360"/>
          </w:pPr>
        </w:pPrChange>
      </w:pPr>
    </w:p>
    <w:p w14:paraId="6EE46B95" w14:textId="77777777" w:rsidR="00744D0B" w:rsidRPr="00744D0B" w:rsidRDefault="00744D0B" w:rsidP="00744D0B">
      <w:pPr>
        <w:pStyle w:val="code"/>
        <w:spacing w:after="0"/>
        <w:rPr>
          <w:ins w:id="184" w:author="Tamara Zlender" w:date="2018-07-20T12:55:00Z"/>
          <w:rFonts w:eastAsia="Cambria"/>
          <w:rPrChange w:id="185" w:author="Tamara Zlender" w:date="2018-07-20T12:55:00Z">
            <w:rPr>
              <w:ins w:id="186" w:author="Tamara Zlender" w:date="2018-07-20T12:55:00Z"/>
              <w:rFonts w:eastAsia="Cambria"/>
            </w:rPr>
          </w:rPrChange>
        </w:rPr>
        <w:pPrChange w:id="187" w:author="Tamara Zlender" w:date="2018-07-20T12:56:00Z">
          <w:pPr>
            <w:pStyle w:val="Code0"/>
            <w:numPr>
              <w:numId w:val="23"/>
            </w:numPr>
            <w:spacing w:before="0" w:after="0"/>
            <w:ind w:left="360" w:hanging="360"/>
          </w:pPr>
        </w:pPrChange>
      </w:pPr>
      <w:ins w:id="188" w:author="Tamara Zlender" w:date="2018-07-20T12:55:00Z">
        <w:r w:rsidRPr="00744D0B">
          <w:rPr>
            <w:rFonts w:eastAsia="Cambria"/>
            <w:rPrChange w:id="189" w:author="Tamara Zlender" w:date="2018-07-20T12:55:00Z">
              <w:rPr>
                <w:rFonts w:eastAsia="Cambria"/>
              </w:rPr>
            </w:rPrChange>
          </w:rPr>
          <w:t xml:space="preserve"># Some ODBC drivers might throw an error while setting </w:t>
        </w:r>
        <w:proofErr w:type="spellStart"/>
        <w:r w:rsidRPr="00744D0B">
          <w:rPr>
            <w:rFonts w:eastAsia="Cambria"/>
            <w:rPrChange w:id="190" w:author="Tamara Zlender" w:date="2018-07-20T12:55:00Z">
              <w:rPr>
                <w:rFonts w:eastAsia="Cambria"/>
              </w:rPr>
            </w:rPrChange>
          </w:rPr>
          <w:t>db_</w:t>
        </w:r>
        <w:proofErr w:type="gramStart"/>
        <w:r w:rsidRPr="00744D0B">
          <w:rPr>
            <w:rFonts w:eastAsia="Cambria"/>
            <w:rPrChange w:id="191" w:author="Tamara Zlender" w:date="2018-07-20T12:55:00Z">
              <w:rPr>
                <w:rFonts w:eastAsia="Cambria"/>
              </w:rPr>
            </w:rPrChange>
          </w:rPr>
          <w:t>connection.timeout</w:t>
        </w:r>
        <w:proofErr w:type="spellEnd"/>
        <w:proofErr w:type="gramEnd"/>
        <w:r w:rsidRPr="00744D0B">
          <w:rPr>
            <w:rFonts w:eastAsia="Cambria"/>
            <w:rPrChange w:id="192" w:author="Tamara Zlender" w:date="2018-07-20T12:55:00Z">
              <w:rPr>
                <w:rFonts w:eastAsia="Cambria"/>
              </w:rPr>
            </w:rPrChange>
          </w:rPr>
          <w:t>.</w:t>
        </w:r>
      </w:ins>
    </w:p>
    <w:p w14:paraId="4C002E76" w14:textId="77777777" w:rsidR="00744D0B" w:rsidRPr="00744D0B" w:rsidRDefault="00744D0B" w:rsidP="00744D0B">
      <w:pPr>
        <w:pStyle w:val="code"/>
        <w:spacing w:after="0"/>
        <w:rPr>
          <w:ins w:id="193" w:author="Tamara Zlender" w:date="2018-07-20T12:55:00Z"/>
          <w:rFonts w:eastAsia="Cambria"/>
          <w:rPrChange w:id="194" w:author="Tamara Zlender" w:date="2018-07-20T12:55:00Z">
            <w:rPr>
              <w:ins w:id="195" w:author="Tamara Zlender" w:date="2018-07-20T12:55:00Z"/>
              <w:rFonts w:eastAsia="Cambria"/>
            </w:rPr>
          </w:rPrChange>
        </w:rPr>
        <w:pPrChange w:id="196" w:author="Tamara Zlender" w:date="2018-07-20T12:56:00Z">
          <w:pPr>
            <w:pStyle w:val="Code0"/>
            <w:numPr>
              <w:numId w:val="23"/>
            </w:numPr>
            <w:spacing w:before="0" w:after="0"/>
            <w:ind w:left="360" w:hanging="360"/>
          </w:pPr>
        </w:pPrChange>
      </w:pPr>
      <w:ins w:id="197" w:author="Tamara Zlender" w:date="2018-07-20T12:55:00Z">
        <w:r w:rsidRPr="00744D0B">
          <w:rPr>
            <w:rFonts w:eastAsia="Cambria"/>
            <w:rPrChange w:id="198" w:author="Tamara Zlender" w:date="2018-07-20T12:55:00Z">
              <w:rPr>
                <w:rFonts w:eastAsia="Cambria"/>
              </w:rPr>
            </w:rPrChange>
          </w:rPr>
          <w:t xml:space="preserve"># </w:t>
        </w:r>
        <w:proofErr w:type="spellStart"/>
        <w:r w:rsidRPr="00744D0B">
          <w:rPr>
            <w:rFonts w:eastAsia="Cambria"/>
            <w:rPrChange w:id="199" w:author="Tamara Zlender" w:date="2018-07-20T12:55:00Z">
              <w:rPr>
                <w:rFonts w:eastAsia="Cambria"/>
              </w:rPr>
            </w:rPrChange>
          </w:rPr>
          <w:t>Psqlodbc</w:t>
        </w:r>
        <w:proofErr w:type="spellEnd"/>
        <w:r w:rsidRPr="00744D0B">
          <w:rPr>
            <w:rFonts w:eastAsia="Cambria"/>
            <w:rPrChange w:id="200" w:author="Tamara Zlender" w:date="2018-07-20T12:55:00Z">
              <w:rPr>
                <w:rFonts w:eastAsia="Cambria"/>
              </w:rPr>
            </w:rPrChange>
          </w:rPr>
          <w:t xml:space="preserve"> driver (PostgreSQL) throws a general error 'HY000'</w:t>
        </w:r>
      </w:ins>
    </w:p>
    <w:p w14:paraId="3E033E1B" w14:textId="77777777" w:rsidR="00744D0B" w:rsidRPr="00744D0B" w:rsidRDefault="00744D0B" w:rsidP="00744D0B">
      <w:pPr>
        <w:pStyle w:val="code"/>
        <w:spacing w:after="0"/>
        <w:rPr>
          <w:ins w:id="201" w:author="Tamara Zlender" w:date="2018-07-20T12:55:00Z"/>
          <w:rFonts w:eastAsia="Cambria"/>
          <w:rPrChange w:id="202" w:author="Tamara Zlender" w:date="2018-07-20T12:55:00Z">
            <w:rPr>
              <w:ins w:id="203" w:author="Tamara Zlender" w:date="2018-07-20T12:55:00Z"/>
              <w:rFonts w:eastAsia="Cambria"/>
            </w:rPr>
          </w:rPrChange>
        </w:rPr>
        <w:pPrChange w:id="204" w:author="Tamara Zlender" w:date="2018-07-20T12:56:00Z">
          <w:pPr>
            <w:pStyle w:val="Code0"/>
            <w:numPr>
              <w:numId w:val="23"/>
            </w:numPr>
            <w:spacing w:before="0" w:after="0"/>
            <w:ind w:left="360" w:hanging="360"/>
          </w:pPr>
        </w:pPrChange>
      </w:pPr>
      <w:ins w:id="205" w:author="Tamara Zlender" w:date="2018-07-20T12:55:00Z">
        <w:r w:rsidRPr="00744D0B">
          <w:rPr>
            <w:rFonts w:eastAsia="Cambria"/>
            <w:rPrChange w:id="206" w:author="Tamara Zlender" w:date="2018-07-20T12:55:00Z">
              <w:rPr>
                <w:rFonts w:eastAsia="Cambria"/>
              </w:rPr>
            </w:rPrChange>
          </w:rPr>
          <w:t xml:space="preserve"># Override this SQLSTATE if your </w:t>
        </w:r>
        <w:proofErr w:type="spellStart"/>
        <w:r w:rsidRPr="00744D0B">
          <w:rPr>
            <w:rFonts w:eastAsia="Cambria"/>
            <w:rPrChange w:id="207" w:author="Tamara Zlender" w:date="2018-07-20T12:55:00Z">
              <w:rPr>
                <w:rFonts w:eastAsia="Cambria"/>
              </w:rPr>
            </w:rPrChange>
          </w:rPr>
          <w:t>odbc</w:t>
        </w:r>
        <w:proofErr w:type="spellEnd"/>
        <w:r w:rsidRPr="00744D0B">
          <w:rPr>
            <w:rFonts w:eastAsia="Cambria"/>
            <w:rPrChange w:id="208" w:author="Tamara Zlender" w:date="2018-07-20T12:55:00Z">
              <w:rPr>
                <w:rFonts w:eastAsia="Cambria"/>
              </w:rPr>
            </w:rPrChange>
          </w:rPr>
          <w:t xml:space="preserve"> driver is throwing a different error.</w:t>
        </w:r>
      </w:ins>
    </w:p>
    <w:p w14:paraId="05884087" w14:textId="2161629E" w:rsidR="00C11D05" w:rsidRPr="006B0F5A" w:rsidRDefault="00744D0B" w:rsidP="006B0F5A">
      <w:pPr>
        <w:pStyle w:val="code"/>
        <w:spacing w:after="0"/>
        <w:rPr>
          <w:rFonts w:eastAsia="Cambria"/>
          <w:rPrChange w:id="209" w:author="Tamara Zlender" w:date="2018-07-20T12:59:00Z">
            <w:rPr/>
          </w:rPrChange>
        </w:rPr>
        <w:pPrChange w:id="210" w:author="Tamara Zlender" w:date="2018-07-20T12:59:00Z">
          <w:pPr>
            <w:pStyle w:val="BodyText"/>
            <w:keepNext/>
            <w:numPr>
              <w:ilvl w:val="1"/>
              <w:numId w:val="23"/>
            </w:numPr>
            <w:ind w:left="720" w:hanging="360"/>
          </w:pPr>
        </w:pPrChange>
      </w:pPr>
      <w:proofErr w:type="spellStart"/>
      <w:ins w:id="211" w:author="Tamara Zlender" w:date="2018-07-20T12:55:00Z">
        <w:r w:rsidRPr="00744D0B">
          <w:rPr>
            <w:rFonts w:eastAsia="Cambria"/>
            <w:rPrChange w:id="212" w:author="Tamara Zlender" w:date="2018-07-20T12:55:00Z">
              <w:rPr>
                <w:rFonts w:eastAsia="Cambria"/>
              </w:rPr>
            </w:rPrChange>
          </w:rPr>
          <w:t>sql_pyodbc_timeout_error_state</w:t>
        </w:r>
        <w:proofErr w:type="spellEnd"/>
        <w:r w:rsidRPr="00744D0B">
          <w:rPr>
            <w:rFonts w:eastAsia="Cambria"/>
            <w:rPrChange w:id="213" w:author="Tamara Zlender" w:date="2018-07-20T12:55:00Z">
              <w:rPr>
                <w:rFonts w:eastAsia="Cambria"/>
              </w:rPr>
            </w:rPrChange>
          </w:rPr>
          <w:t>=HY000</w:t>
        </w:r>
      </w:ins>
    </w:p>
    <w:p w14:paraId="1EFFE991" w14:textId="0C09CE01" w:rsidR="000E2781" w:rsidRPr="000E2781" w:rsidDel="00D20B52" w:rsidRDefault="000E2781" w:rsidP="000E2781">
      <w:pPr>
        <w:pStyle w:val="Code0"/>
        <w:spacing w:before="0" w:after="0"/>
        <w:ind w:left="547"/>
        <w:rPr>
          <w:del w:id="214" w:author="Tamara Zlender" w:date="2018-07-20T10:55:00Z"/>
          <w:rFonts w:eastAsia="Cambria"/>
        </w:rPr>
      </w:pPr>
      <w:del w:id="215" w:author="Tamara Zlender" w:date="2018-07-20T10:55:00Z">
        <w:r w:rsidRPr="000E2781" w:rsidDel="00D20B52">
          <w:rPr>
            <w:rFonts w:eastAsia="Cambria"/>
          </w:rPr>
          <w:delText># Define your connection string</w:delText>
        </w:r>
      </w:del>
    </w:p>
    <w:p w14:paraId="5DF8A029" w14:textId="40734115" w:rsidR="00DB705E" w:rsidDel="00D20B52" w:rsidRDefault="000E2781" w:rsidP="000E2781">
      <w:pPr>
        <w:pStyle w:val="Code0"/>
        <w:spacing w:before="0" w:after="0"/>
        <w:ind w:left="547"/>
        <w:rPr>
          <w:del w:id="216" w:author="Tamara Zlender" w:date="2018-07-20T10:55:00Z"/>
          <w:rFonts w:eastAsia="Cambria"/>
        </w:rPr>
      </w:pPr>
      <w:del w:id="217" w:author="Tamara Zlender" w:date="2018-07-20T10:55:00Z">
        <w:r w:rsidRPr="000E2781" w:rsidDel="00D20B52">
          <w:rPr>
            <w:rFonts w:eastAsia="Cambria"/>
          </w:rPr>
          <w:delText>sql_connection_string=Driver={PostgreSQL};Server=</w:delText>
        </w:r>
        <w:r w:rsidR="00DB705E" w:rsidDel="00D20B52">
          <w:rPr>
            <w:rFonts w:eastAsia="Cambria"/>
          </w:rPr>
          <w:delText>IP Ad</w:delText>
        </w:r>
        <w:r w:rsidR="00D651B3" w:rsidDel="00D20B52">
          <w:rPr>
            <w:rFonts w:eastAsia="Cambria"/>
          </w:rPr>
          <w:delText>d</w:delText>
        </w:r>
        <w:r w:rsidR="00DB705E" w:rsidDel="00D20B52">
          <w:rPr>
            <w:rFonts w:eastAsia="Cambria"/>
          </w:rPr>
          <w:delText>ress</w:delText>
        </w:r>
        <w:r w:rsidRPr="000E2781" w:rsidDel="00D20B52">
          <w:rPr>
            <w:rFonts w:eastAsia="Cambria"/>
          </w:rPr>
          <w:delText>;Port=5432;</w:delText>
        </w:r>
      </w:del>
    </w:p>
    <w:p w14:paraId="2FBEE923" w14:textId="13C67D7F" w:rsidR="000E2781" w:rsidRPr="000E2781" w:rsidDel="00D20B52" w:rsidRDefault="000E2781" w:rsidP="000E2781">
      <w:pPr>
        <w:pStyle w:val="Code0"/>
        <w:spacing w:before="0" w:after="0"/>
        <w:ind w:left="547"/>
        <w:rPr>
          <w:del w:id="218" w:author="Tamara Zlender" w:date="2018-07-20T10:55:00Z"/>
          <w:rFonts w:eastAsia="Cambria"/>
        </w:rPr>
      </w:pPr>
      <w:del w:id="219" w:author="Tamara Zlender" w:date="2018-07-20T10:55:00Z">
        <w:r w:rsidRPr="000E2781" w:rsidDel="00D20B52">
          <w:rPr>
            <w:rFonts w:eastAsia="Cambria"/>
          </w:rPr>
          <w:delText>Database=</w:delText>
        </w:r>
        <w:r w:rsidR="00DB705E" w:rsidDel="00D20B52">
          <w:rPr>
            <w:rFonts w:eastAsia="Cambria"/>
          </w:rPr>
          <w:delText>myDataBase</w:delText>
        </w:r>
        <w:r w:rsidRPr="000E2781" w:rsidDel="00D20B52">
          <w:rPr>
            <w:rFonts w:eastAsia="Cambria"/>
          </w:rPr>
          <w:delText>;Uid=</w:delText>
        </w:r>
        <w:r w:rsidR="00DB705E" w:rsidDel="00D20B52">
          <w:rPr>
            <w:rFonts w:eastAsia="Cambria"/>
          </w:rPr>
          <w:delText>myUserName</w:delText>
        </w:r>
        <w:r w:rsidRPr="000E2781" w:rsidDel="00D20B52">
          <w:rPr>
            <w:rFonts w:eastAsia="Cambria"/>
          </w:rPr>
          <w:delText>;Pwd=</w:delText>
        </w:r>
        <w:r w:rsidR="00DB705E" w:rsidDel="00D20B52">
          <w:rPr>
            <w:rFonts w:eastAsia="Cambria"/>
          </w:rPr>
          <w:delText>myP</w:delText>
        </w:r>
        <w:r w:rsidRPr="000E2781" w:rsidDel="00D20B52">
          <w:rPr>
            <w:rFonts w:eastAsia="Cambria"/>
          </w:rPr>
          <w:delText>assword;</w:delText>
        </w:r>
      </w:del>
    </w:p>
    <w:p w14:paraId="4A02B6E3" w14:textId="40C91F85" w:rsidR="000E2781" w:rsidRPr="000E2781" w:rsidDel="00D20B52" w:rsidRDefault="000E2781" w:rsidP="000E2781">
      <w:pPr>
        <w:pStyle w:val="Code0"/>
        <w:spacing w:before="0" w:after="0"/>
        <w:ind w:left="547"/>
        <w:rPr>
          <w:del w:id="220" w:author="Tamara Zlender" w:date="2018-07-20T10:55:00Z"/>
          <w:rFonts w:eastAsia="Cambria"/>
        </w:rPr>
      </w:pPr>
    </w:p>
    <w:p w14:paraId="7EE09A42" w14:textId="4B391494" w:rsidR="00041CAE" w:rsidDel="00D20B52" w:rsidRDefault="00041CAE" w:rsidP="000C0B90">
      <w:pPr>
        <w:pStyle w:val="Code0"/>
        <w:spacing w:before="0" w:after="0"/>
        <w:ind w:left="547"/>
        <w:rPr>
          <w:del w:id="221" w:author="Tamara Zlender" w:date="2018-07-20T10:55:00Z"/>
          <w:rFonts w:eastAsia="Cambria"/>
        </w:rPr>
      </w:pPr>
      <w:del w:id="222" w:author="Tamara Zlender" w:date="2018-07-20T10:55:00Z">
        <w:r w:rsidDel="00D20B52">
          <w:rPr>
            <w:rFonts w:eastAsia="Cambria"/>
          </w:rPr>
          <w:delText># Optional settings:</w:delText>
        </w:r>
      </w:del>
    </w:p>
    <w:p w14:paraId="098AD50F" w14:textId="67D74CF4" w:rsidR="00041CAE" w:rsidDel="00D20B52" w:rsidRDefault="00041CAE" w:rsidP="000C0B90">
      <w:pPr>
        <w:pStyle w:val="Code0"/>
        <w:spacing w:before="0" w:after="0"/>
        <w:ind w:left="547"/>
        <w:rPr>
          <w:del w:id="223" w:author="Tamara Zlender" w:date="2018-07-20T10:55:00Z"/>
          <w:rFonts w:eastAsia="Cambria"/>
        </w:rPr>
      </w:pPr>
    </w:p>
    <w:p w14:paraId="2E1C5653" w14:textId="0148CA9C" w:rsidR="00041CAE" w:rsidDel="00D20B52" w:rsidRDefault="00041CAE" w:rsidP="000C0B90">
      <w:pPr>
        <w:pStyle w:val="Code0"/>
        <w:spacing w:before="0" w:after="0"/>
        <w:ind w:left="547"/>
        <w:rPr>
          <w:del w:id="224" w:author="Tamara Zlender" w:date="2018-07-20T10:55:00Z"/>
          <w:rFonts w:eastAsia="Cambria"/>
        </w:rPr>
      </w:pPr>
      <w:del w:id="225" w:author="Tamara Zlender" w:date="2018-07-20T10:55:00Z">
        <w:r w:rsidDel="00D20B52">
          <w:rPr>
            <w:rFonts w:eastAsia="Cambria"/>
          </w:rPr>
          <w:delText># Define restricted SQL statements as a list, separated by a comma, using square brackets.</w:delText>
        </w:r>
      </w:del>
    </w:p>
    <w:p w14:paraId="102878A2" w14:textId="70BD8747" w:rsidR="00041CAE" w:rsidDel="00D20B52" w:rsidRDefault="00041CAE" w:rsidP="000C0B90">
      <w:pPr>
        <w:pStyle w:val="Code0"/>
        <w:spacing w:before="0" w:after="0"/>
        <w:ind w:left="547"/>
        <w:rPr>
          <w:del w:id="226" w:author="Tamara Zlender" w:date="2018-07-20T10:55:00Z"/>
          <w:rFonts w:eastAsia="Cambria"/>
        </w:rPr>
      </w:pPr>
      <w:del w:id="227" w:author="Tamara Zlender" w:date="2018-07-20T10:55:00Z">
        <w:r w:rsidDel="00D20B52">
          <w:rPr>
            <w:rFonts w:eastAsia="Cambria"/>
          </w:rPr>
          <w:delText xml:space="preserve"># Example ["delete", "update", "insert"]. </w:delText>
        </w:r>
      </w:del>
    </w:p>
    <w:p w14:paraId="7BA8A774" w14:textId="1E9DA803" w:rsidR="00041CAE" w:rsidDel="00D20B52" w:rsidRDefault="00041CAE" w:rsidP="000C0B90">
      <w:pPr>
        <w:pStyle w:val="Code0"/>
        <w:spacing w:before="0" w:after="0"/>
        <w:ind w:left="547"/>
        <w:rPr>
          <w:del w:id="228" w:author="Tamara Zlender" w:date="2018-07-20T10:55:00Z"/>
          <w:rFonts w:eastAsia="Cambria"/>
        </w:rPr>
      </w:pPr>
      <w:del w:id="229" w:author="Tamara Zlender" w:date="2018-07-20T10:55:00Z">
        <w:r w:rsidDel="00D20B52">
          <w:rPr>
            <w:rFonts w:eastAsia="Cambria"/>
          </w:rPr>
          <w:delText># Comment this line if there are no restrictions.</w:delText>
        </w:r>
      </w:del>
    </w:p>
    <w:p w14:paraId="102D0DB9" w14:textId="29A05F60" w:rsidR="00041CAE" w:rsidDel="00D20B52" w:rsidRDefault="00041CAE" w:rsidP="000C0B90">
      <w:pPr>
        <w:pStyle w:val="Code0"/>
        <w:spacing w:before="0" w:after="0"/>
        <w:ind w:left="547"/>
        <w:rPr>
          <w:del w:id="230" w:author="Tamara Zlender" w:date="2018-07-20T10:55:00Z"/>
          <w:rFonts w:eastAsia="Cambria"/>
        </w:rPr>
      </w:pPr>
      <w:del w:id="231" w:author="Tamara Zlender" w:date="2018-07-20T10:55:00Z">
        <w:r w:rsidDel="00D20B52">
          <w:rPr>
            <w:rFonts w:eastAsia="Cambria"/>
          </w:rPr>
          <w:delText>sql_restricted_sql_statements=["delete", "insert", "update"]</w:delText>
        </w:r>
      </w:del>
    </w:p>
    <w:p w14:paraId="2B7419FF" w14:textId="0877AD36" w:rsidR="00041CAE" w:rsidDel="00D20B52" w:rsidRDefault="00041CAE" w:rsidP="000C0B90">
      <w:pPr>
        <w:pStyle w:val="Code0"/>
        <w:spacing w:before="0" w:after="0"/>
        <w:ind w:left="547"/>
        <w:rPr>
          <w:del w:id="232" w:author="Tamara Zlender" w:date="2018-07-20T10:55:00Z"/>
          <w:rFonts w:eastAsia="Cambria"/>
        </w:rPr>
      </w:pPr>
    </w:p>
    <w:p w14:paraId="2016106C" w14:textId="1AFD0391" w:rsidR="00041CAE" w:rsidDel="00D20B52" w:rsidRDefault="00041CAE" w:rsidP="000C0B90">
      <w:pPr>
        <w:pStyle w:val="Code0"/>
        <w:spacing w:before="0" w:after="0"/>
        <w:ind w:left="547"/>
        <w:rPr>
          <w:del w:id="233" w:author="Tamara Zlender" w:date="2018-07-20T10:55:00Z"/>
          <w:rFonts w:eastAsia="Cambria"/>
        </w:rPr>
      </w:pPr>
      <w:del w:id="234" w:author="Tamara Zlender" w:date="2018-07-20T10:55:00Z">
        <w:r w:rsidDel="00D20B52">
          <w:rPr>
            <w:rFonts w:eastAsia="Cambria"/>
          </w:rPr>
          <w:delText># Define if you wish to execute commits automatically after every SQL statement.</w:delText>
        </w:r>
      </w:del>
    </w:p>
    <w:p w14:paraId="0980CF56" w14:textId="6C471B76" w:rsidR="00041CAE" w:rsidDel="00D20B52" w:rsidRDefault="00041CAE" w:rsidP="000C0B90">
      <w:pPr>
        <w:pStyle w:val="Code0"/>
        <w:spacing w:before="0" w:after="0"/>
        <w:ind w:left="547"/>
        <w:rPr>
          <w:del w:id="235" w:author="Tamara Zlender" w:date="2018-07-20T10:55:00Z"/>
          <w:rFonts w:eastAsia="Cambria"/>
        </w:rPr>
      </w:pPr>
      <w:del w:id="236" w:author="Tamara Zlender" w:date="2018-07-20T10:55:00Z">
        <w:r w:rsidDel="00D20B52">
          <w:rPr>
            <w:rFonts w:eastAsia="Cambria"/>
          </w:rPr>
          <w:delText># Comment this line to use false - the default.</w:delText>
        </w:r>
      </w:del>
    </w:p>
    <w:p w14:paraId="2D9ED063" w14:textId="281B0B15" w:rsidR="00041CAE" w:rsidDel="00D20B52" w:rsidRDefault="00041CAE" w:rsidP="000C0B90">
      <w:pPr>
        <w:pStyle w:val="Code0"/>
        <w:spacing w:before="0" w:after="0"/>
        <w:ind w:left="547"/>
        <w:rPr>
          <w:del w:id="237" w:author="Tamara Zlender" w:date="2018-07-20T10:55:00Z"/>
          <w:rFonts w:eastAsia="Cambria"/>
        </w:rPr>
      </w:pPr>
      <w:del w:id="238" w:author="Tamara Zlender" w:date="2018-07-20T10:55:00Z">
        <w:r w:rsidDel="00D20B52">
          <w:rPr>
            <w:rFonts w:eastAsia="Cambria"/>
          </w:rPr>
          <w:delText>sql_autocommit=true</w:delText>
        </w:r>
      </w:del>
    </w:p>
    <w:p w14:paraId="40AD3E02" w14:textId="3084EC7D" w:rsidR="00041CAE" w:rsidDel="00D20B52" w:rsidRDefault="00041CAE" w:rsidP="000C0B90">
      <w:pPr>
        <w:pStyle w:val="Code0"/>
        <w:spacing w:before="0" w:after="0"/>
        <w:ind w:left="547"/>
        <w:rPr>
          <w:del w:id="239" w:author="Tamara Zlender" w:date="2018-07-20T10:55:00Z"/>
          <w:rFonts w:eastAsia="Cambria"/>
        </w:rPr>
      </w:pPr>
    </w:p>
    <w:p w14:paraId="5130969C" w14:textId="6FA3AB55" w:rsidR="00041CAE" w:rsidDel="00D20B52" w:rsidRDefault="00041CAE" w:rsidP="000C0B90">
      <w:pPr>
        <w:pStyle w:val="Code0"/>
        <w:spacing w:before="0" w:after="0"/>
        <w:ind w:left="547"/>
        <w:rPr>
          <w:del w:id="240" w:author="Tamara Zlender" w:date="2018-07-20T10:55:00Z"/>
          <w:rFonts w:eastAsia="Cambria"/>
        </w:rPr>
      </w:pPr>
      <w:del w:id="241" w:author="Tamara Zlender" w:date="2018-07-20T10:55:00Z">
        <w:r w:rsidDel="00D20B52">
          <w:rPr>
            <w:rFonts w:eastAsia="Cambria"/>
          </w:rPr>
          <w:delText xml:space="preserve"># Define a query timeout in seconds. </w:delText>
        </w:r>
      </w:del>
    </w:p>
    <w:p w14:paraId="500ECE3D" w14:textId="53834E0D" w:rsidR="00041CAE" w:rsidDel="00D20B52" w:rsidRDefault="00041CAE" w:rsidP="000C0B90">
      <w:pPr>
        <w:pStyle w:val="Code0"/>
        <w:spacing w:before="0" w:after="0"/>
        <w:ind w:left="547"/>
        <w:rPr>
          <w:del w:id="242" w:author="Tamara Zlender" w:date="2018-07-20T10:55:00Z"/>
          <w:rFonts w:eastAsia="Cambria"/>
        </w:rPr>
      </w:pPr>
      <w:del w:id="243" w:author="Tamara Zlender" w:date="2018-07-20T10:55:00Z">
        <w:r w:rsidDel="00D20B52">
          <w:rPr>
            <w:rFonts w:eastAsia="Cambria"/>
          </w:rPr>
          <w:delText># Comment this line to use the default 0, which means "no timeout".</w:delText>
        </w:r>
      </w:del>
    </w:p>
    <w:p w14:paraId="630AE5C1" w14:textId="5A0AD6DC" w:rsidR="00041CAE" w:rsidDel="00D20B52" w:rsidRDefault="00041CAE" w:rsidP="000C0B90">
      <w:pPr>
        <w:pStyle w:val="Code0"/>
        <w:spacing w:before="0" w:after="0"/>
        <w:ind w:left="547"/>
        <w:rPr>
          <w:del w:id="244" w:author="Tamara Zlender" w:date="2018-07-20T10:55:00Z"/>
          <w:rFonts w:eastAsia="Cambria"/>
        </w:rPr>
      </w:pPr>
      <w:del w:id="245" w:author="Tamara Zlender" w:date="2018-07-20T10:55:00Z">
        <w:r w:rsidDel="00D20B52">
          <w:rPr>
            <w:rFonts w:eastAsia="Cambria"/>
          </w:rPr>
          <w:delText># Might not be supported for all database drivers.</w:delText>
        </w:r>
      </w:del>
    </w:p>
    <w:p w14:paraId="341D1706" w14:textId="235808E5" w:rsidR="00041CAE" w:rsidDel="00D20B52" w:rsidRDefault="00041CAE" w:rsidP="000C0B90">
      <w:pPr>
        <w:pStyle w:val="Code0"/>
        <w:spacing w:before="0" w:after="0"/>
        <w:ind w:left="547"/>
        <w:rPr>
          <w:del w:id="246" w:author="Tamara Zlender" w:date="2018-07-20T10:55:00Z"/>
          <w:rFonts w:eastAsia="Cambria"/>
        </w:rPr>
      </w:pPr>
      <w:del w:id="247" w:author="Tamara Zlender" w:date="2018-07-20T10:55:00Z">
        <w:r w:rsidDel="00D20B52">
          <w:rPr>
            <w:rFonts w:eastAsia="Cambria"/>
          </w:rPr>
          <w:delText>sql_query_timeout=10</w:delText>
        </w:r>
      </w:del>
    </w:p>
    <w:p w14:paraId="5B0908F6" w14:textId="0359FDC1" w:rsidR="00041CAE" w:rsidDel="00D20B52" w:rsidRDefault="00041CAE" w:rsidP="000C0B90">
      <w:pPr>
        <w:pStyle w:val="Code0"/>
        <w:spacing w:before="0" w:after="0"/>
        <w:ind w:left="547"/>
        <w:rPr>
          <w:del w:id="248" w:author="Tamara Zlender" w:date="2018-07-20T10:55:00Z"/>
          <w:rFonts w:eastAsia="Cambria"/>
        </w:rPr>
      </w:pPr>
    </w:p>
    <w:p w14:paraId="04A99FA9" w14:textId="2CBCE12C" w:rsidR="00041CAE" w:rsidDel="00D20B52" w:rsidRDefault="00041CAE" w:rsidP="000C0B90">
      <w:pPr>
        <w:pStyle w:val="Code0"/>
        <w:spacing w:before="0" w:after="0"/>
        <w:ind w:left="547"/>
        <w:rPr>
          <w:del w:id="249" w:author="Tamara Zlender" w:date="2018-07-20T10:55:00Z"/>
          <w:rFonts w:eastAsia="Cambria"/>
        </w:rPr>
      </w:pPr>
      <w:del w:id="250" w:author="Tamara Zlender" w:date="2018-07-20T10:55:00Z">
        <w:r w:rsidDel="00D20B52">
          <w:rPr>
            <w:rFonts w:eastAsia="Cambria"/>
          </w:rPr>
          <w:delText># Encoding and decoding settings needed for your SQL database.</w:delText>
        </w:r>
      </w:del>
    </w:p>
    <w:p w14:paraId="7A5EC526" w14:textId="43B739FB" w:rsidR="00041CAE" w:rsidDel="00D20B52" w:rsidRDefault="00041CAE" w:rsidP="000C0B90">
      <w:pPr>
        <w:pStyle w:val="Code0"/>
        <w:spacing w:before="0" w:after="0"/>
        <w:ind w:left="547"/>
        <w:rPr>
          <w:del w:id="251" w:author="Tamara Zlender" w:date="2018-07-20T10:55:00Z"/>
          <w:rFonts w:eastAsia="Cambria"/>
        </w:rPr>
      </w:pPr>
      <w:del w:id="252" w:author="Tamara Zlender" w:date="2018-07-20T10:55:00Z">
        <w:r w:rsidDel="00D20B52">
          <w:rPr>
            <w:rFonts w:eastAsia="Cambria"/>
          </w:rPr>
          <w:delText xml:space="preserve"># Define which one of supported SQL Server database settings you want to use. </w:delText>
        </w:r>
      </w:del>
    </w:p>
    <w:p w14:paraId="20BE29D5" w14:textId="5DC1DF4B" w:rsidR="00041CAE" w:rsidDel="00D20B52" w:rsidRDefault="00041CAE" w:rsidP="000C0B90">
      <w:pPr>
        <w:pStyle w:val="Code0"/>
        <w:spacing w:before="0" w:after="0"/>
        <w:ind w:left="547"/>
        <w:rPr>
          <w:del w:id="253" w:author="Tamara Zlender" w:date="2018-07-20T10:55:00Z"/>
          <w:rFonts w:eastAsia="Cambria"/>
        </w:rPr>
      </w:pPr>
      <w:del w:id="254" w:author="Tamara Zlender" w:date="2018-07-20T10:55:00Z">
        <w:r w:rsidDel="00D20B52">
          <w:rPr>
            <w:rFonts w:eastAsia="Cambria"/>
          </w:rPr>
          <w:delText># At the moment MariaDB, PostgreSQL</w:delText>
        </w:r>
      </w:del>
      <w:del w:id="255" w:author="Tamara Zlender" w:date="2018-07-19T15:51:00Z">
        <w:r w:rsidDel="00232951">
          <w:rPr>
            <w:rFonts w:eastAsia="Cambria"/>
          </w:rPr>
          <w:delText xml:space="preserve"> and </w:delText>
        </w:r>
      </w:del>
      <w:del w:id="256" w:author="Tamara Zlender" w:date="2018-07-20T10:55:00Z">
        <w:r w:rsidDel="00D20B52">
          <w:rPr>
            <w:rFonts w:eastAsia="Cambria"/>
          </w:rPr>
          <w:delText>MySQL are supported.</w:delText>
        </w:r>
      </w:del>
    </w:p>
    <w:p w14:paraId="3A57A0ED" w14:textId="25857217" w:rsidR="00041CAE" w:rsidDel="00D20B52" w:rsidRDefault="00041CAE" w:rsidP="000C0B90">
      <w:pPr>
        <w:pStyle w:val="Code0"/>
        <w:spacing w:before="0" w:after="0"/>
        <w:ind w:left="547"/>
        <w:rPr>
          <w:del w:id="257" w:author="Tamara Zlender" w:date="2018-07-20T10:55:00Z"/>
          <w:rFonts w:eastAsia="Cambria"/>
        </w:rPr>
      </w:pPr>
      <w:del w:id="258" w:author="Tamara Zlender" w:date="2018-07-20T10:55:00Z">
        <w:r w:rsidDel="00D20B52">
          <w:rPr>
            <w:rFonts w:eastAsia="Cambria"/>
          </w:rPr>
          <w:delText xml:space="preserve"># Comment this line if you don't wish to </w:delText>
        </w:r>
      </w:del>
      <w:del w:id="259" w:author="Tamara Zlender" w:date="2018-07-19T15:52:00Z">
        <w:r w:rsidDel="00232951">
          <w:rPr>
            <w:rFonts w:eastAsia="Cambria"/>
          </w:rPr>
          <w:delText xml:space="preserve">configure </w:delText>
        </w:r>
      </w:del>
      <w:del w:id="260" w:author="Tamara Zlender" w:date="2018-07-20T10:55:00Z">
        <w:r w:rsidDel="00D20B52">
          <w:rPr>
            <w:rFonts w:eastAsia="Cambria"/>
          </w:rPr>
          <w:delText>decoding/encoding.</w:delText>
        </w:r>
      </w:del>
    </w:p>
    <w:p w14:paraId="4EC5880D" w14:textId="1B0D47A2" w:rsidR="00041CAE" w:rsidDel="00D20B52" w:rsidRDefault="00041CAE" w:rsidP="000C0B90">
      <w:pPr>
        <w:pStyle w:val="Code0"/>
        <w:spacing w:before="0" w:after="0"/>
        <w:ind w:left="547"/>
        <w:rPr>
          <w:del w:id="261" w:author="Tamara Zlender" w:date="2018-07-20T10:55:00Z"/>
          <w:rFonts w:eastAsia="Cambria"/>
        </w:rPr>
      </w:pPr>
      <w:del w:id="262" w:author="Tamara Zlender" w:date="2018-07-20T10:55:00Z">
        <w:r w:rsidDel="00D20B52">
          <w:rPr>
            <w:rFonts w:eastAsia="Cambria"/>
          </w:rPr>
          <w:delText>sql_database_type=MariaDB</w:delText>
        </w:r>
      </w:del>
    </w:p>
    <w:p w14:paraId="0B014067" w14:textId="6781D416" w:rsidR="00041CAE" w:rsidDel="00D20B52" w:rsidRDefault="00041CAE" w:rsidP="000C0B90">
      <w:pPr>
        <w:pStyle w:val="Code0"/>
        <w:spacing w:before="0" w:after="0"/>
        <w:ind w:left="547"/>
        <w:rPr>
          <w:del w:id="263" w:author="Tamara Zlender" w:date="2018-07-20T10:55:00Z"/>
          <w:rFonts w:eastAsia="Cambria"/>
        </w:rPr>
      </w:pPr>
    </w:p>
    <w:p w14:paraId="4A10758D" w14:textId="2342FC4A" w:rsidR="00041CAE" w:rsidDel="00D20B52" w:rsidRDefault="00041CAE" w:rsidP="000C0B90">
      <w:pPr>
        <w:pStyle w:val="Code0"/>
        <w:spacing w:before="0" w:after="0"/>
        <w:ind w:left="547"/>
        <w:rPr>
          <w:del w:id="264" w:author="Tamara Zlender" w:date="2018-07-20T10:55:00Z"/>
          <w:rFonts w:eastAsia="Cambria"/>
        </w:rPr>
      </w:pPr>
      <w:del w:id="265" w:author="Tamara Zlender" w:date="2018-07-20T10:55:00Z">
        <w:r w:rsidDel="00D20B52">
          <w:rPr>
            <w:rFonts w:eastAsia="Cambria"/>
          </w:rPr>
          <w:delText xml:space="preserve"># Define number of rows to fetch. </w:delText>
        </w:r>
      </w:del>
    </w:p>
    <w:p w14:paraId="747A7CA9" w14:textId="25F6AFB6" w:rsidR="00041CAE" w:rsidDel="00D20B52" w:rsidRDefault="00041CAE" w:rsidP="000C0B90">
      <w:pPr>
        <w:pStyle w:val="Code0"/>
        <w:spacing w:before="0" w:after="0"/>
        <w:ind w:left="547"/>
        <w:rPr>
          <w:del w:id="266" w:author="Tamara Zlender" w:date="2018-07-20T10:55:00Z"/>
          <w:rFonts w:eastAsia="Cambria"/>
        </w:rPr>
      </w:pPr>
      <w:del w:id="267" w:author="Tamara Zlender" w:date="2018-07-20T10:55:00Z">
        <w:r w:rsidDel="00D20B52">
          <w:rPr>
            <w:rFonts w:eastAsia="Cambria"/>
          </w:rPr>
          <w:delText># Comment this line to fetch all.</w:delText>
        </w:r>
      </w:del>
    </w:p>
    <w:p w14:paraId="1A0D4274" w14:textId="6A080C48" w:rsidR="00041CAE" w:rsidDel="00D20B52" w:rsidRDefault="00041CAE" w:rsidP="000C0B90">
      <w:pPr>
        <w:pStyle w:val="Code0"/>
        <w:spacing w:before="0" w:after="0"/>
        <w:ind w:left="547"/>
        <w:rPr>
          <w:del w:id="268" w:author="Tamara Zlender" w:date="2018-07-20T10:55:00Z"/>
          <w:rFonts w:eastAsia="Cambria"/>
        </w:rPr>
      </w:pPr>
      <w:del w:id="269" w:author="Tamara Zlender" w:date="2018-07-20T10:55:00Z">
        <w:r w:rsidDel="00D20B52">
          <w:rPr>
            <w:rFonts w:eastAsia="Cambria"/>
          </w:rPr>
          <w:delText>sql_number_of_records_returned=10</w:delText>
        </w:r>
      </w:del>
    </w:p>
    <w:p w14:paraId="09BB14B7" w14:textId="51CC09E3" w:rsidR="00041CAE" w:rsidDel="00D20B52" w:rsidRDefault="00041CAE" w:rsidP="000C0B90">
      <w:pPr>
        <w:pStyle w:val="Code0"/>
        <w:spacing w:before="0" w:after="0"/>
        <w:ind w:left="547"/>
        <w:rPr>
          <w:del w:id="270" w:author="Tamara Zlender" w:date="2018-07-20T10:55:00Z"/>
          <w:rFonts w:eastAsia="Cambria"/>
        </w:rPr>
      </w:pPr>
    </w:p>
    <w:p w14:paraId="69166946" w14:textId="018F68A9" w:rsidR="00041CAE" w:rsidDel="00D20B52" w:rsidRDefault="00041CAE" w:rsidP="000C0B90">
      <w:pPr>
        <w:pStyle w:val="Code0"/>
        <w:spacing w:before="0" w:after="0"/>
        <w:ind w:left="547"/>
        <w:rPr>
          <w:del w:id="271" w:author="Tamara Zlender" w:date="2018-07-20T10:55:00Z"/>
          <w:rFonts w:eastAsia="Cambria"/>
        </w:rPr>
      </w:pPr>
      <w:del w:id="272" w:author="Tamara Zlender" w:date="2018-07-20T10:55:00Z">
        <w:r w:rsidDel="00D20B52">
          <w:rPr>
            <w:rFonts w:eastAsia="Cambria"/>
          </w:rPr>
          <w:delText># Some ODBC drivers might throw an error while setting db_connection.timeout.</w:delText>
        </w:r>
      </w:del>
    </w:p>
    <w:p w14:paraId="1BD1967F" w14:textId="4E2EF397" w:rsidR="00041CAE" w:rsidDel="00D20B52" w:rsidRDefault="00041CAE" w:rsidP="000C0B90">
      <w:pPr>
        <w:pStyle w:val="Code0"/>
        <w:spacing w:before="0" w:after="0"/>
        <w:ind w:left="547"/>
        <w:rPr>
          <w:del w:id="273" w:author="Tamara Zlender" w:date="2018-07-20T10:55:00Z"/>
          <w:rFonts w:eastAsia="Cambria"/>
        </w:rPr>
      </w:pPr>
      <w:del w:id="274" w:author="Tamara Zlender" w:date="2018-07-20T10:55:00Z">
        <w:r w:rsidDel="00D20B52">
          <w:rPr>
            <w:rFonts w:eastAsia="Cambria"/>
          </w:rPr>
          <w:delText># Psqlodbc driver (PostgreSQL) throws a general error 'HY000'</w:delText>
        </w:r>
      </w:del>
    </w:p>
    <w:p w14:paraId="52874779" w14:textId="52E3253A" w:rsidR="00041CAE" w:rsidDel="00D20B52" w:rsidRDefault="00041CAE" w:rsidP="000C0B90">
      <w:pPr>
        <w:pStyle w:val="Code0"/>
        <w:spacing w:before="0" w:after="0"/>
        <w:ind w:left="547"/>
        <w:rPr>
          <w:del w:id="275" w:author="Tamara Zlender" w:date="2018-07-20T10:55:00Z"/>
          <w:rFonts w:eastAsia="Cambria"/>
        </w:rPr>
      </w:pPr>
      <w:del w:id="276" w:author="Tamara Zlender" w:date="2018-07-20T10:55:00Z">
        <w:r w:rsidDel="00D20B52">
          <w:rPr>
            <w:rFonts w:eastAsia="Cambria"/>
          </w:rPr>
          <w:delText># Override this SQLSTATE if your odbc driver is throwing a different error.</w:delText>
        </w:r>
      </w:del>
    </w:p>
    <w:p w14:paraId="6DF15F57" w14:textId="05A69124" w:rsidR="00507B72" w:rsidRPr="00041CAE" w:rsidDel="00D20B52" w:rsidRDefault="00041CAE">
      <w:pPr>
        <w:pStyle w:val="Code0"/>
        <w:spacing w:before="0" w:after="0"/>
        <w:ind w:left="547"/>
        <w:rPr>
          <w:del w:id="277" w:author="Tamara Zlender" w:date="2018-07-20T10:55:00Z"/>
        </w:rPr>
      </w:pPr>
      <w:del w:id="278" w:author="Tamara Zlender" w:date="2018-07-20T10:55:00Z">
        <w:r w:rsidRPr="00041CAE" w:rsidDel="00D20B52">
          <w:rPr>
            <w:rFonts w:eastAsia="Cambria"/>
          </w:rPr>
          <w:delText>sql_pyodbc_timeout_error_state=HY000</w:delText>
        </w:r>
      </w:del>
    </w:p>
    <w:p w14:paraId="75C316F5" w14:textId="7732A377" w:rsidR="00507B72" w:rsidRDefault="00507B72" w:rsidP="005A2B0B">
      <w:pPr>
        <w:pStyle w:val="Heading20"/>
      </w:pPr>
      <w:r>
        <w:t xml:space="preserve">Connecting to </w:t>
      </w:r>
      <w:r w:rsidR="00E0547E">
        <w:t>a database</w:t>
      </w:r>
    </w:p>
    <w:p w14:paraId="13E626E5" w14:textId="683BA99B" w:rsidR="008D183D" w:rsidRDefault="001E0B4B" w:rsidP="00E0547E">
      <w:pPr>
        <w:pStyle w:val="BodyText"/>
        <w:rPr>
          <w:ins w:id="279" w:author="Tamara Zlender" w:date="2018-07-20T13:17:00Z"/>
          <w:rFonts w:ascii="Helvetica" w:eastAsia="Cambria" w:hAnsi="Helvetica" w:cs="Helvetic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w:t>
      </w:r>
      <w:proofErr w:type="spellStart"/>
      <w:r w:rsidR="00C71494">
        <w:rPr>
          <w:rFonts w:ascii="Helvetica" w:eastAsia="Cambria" w:hAnsi="Helvetica" w:cs="Helvetica"/>
        </w:rPr>
        <w:t>pyodbc</w:t>
      </w:r>
      <w:proofErr w:type="spellEnd"/>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w:t>
      </w:r>
      <w:moveFromRangeStart w:id="280" w:author="Tamara Zlender" w:date="2018-07-20T13:17:00Z" w:name="move519855975"/>
      <w:moveFrom w:id="281" w:author="Tamara Zlender" w:date="2018-07-20T13:17:00Z">
        <w:r w:rsidR="00C71494" w:rsidDel="008D183D">
          <w:rPr>
            <w:rFonts w:ascii="Helvetica" w:eastAsia="Cambria" w:hAnsi="Helvetica" w:cs="Helvetica"/>
          </w:rPr>
          <w:t xml:space="preserve">ODBC drivers are database-specific and are typically written by the manufacturer of the database. </w:t>
        </w:r>
        <w:moveFromRangeStart w:id="282" w:author="Tamara Zlender" w:date="2018-07-20T13:17:00Z" w:name="move519855952"/>
        <w:moveFromRangeEnd w:id="280"/>
        <w:r w:rsidR="00C71494" w:rsidDel="008D183D">
          <w:rPr>
            <w:rFonts w:ascii="Helvetica" w:eastAsia="Cambria" w:hAnsi="Helvetica" w:cs="Helvetica"/>
          </w:rPr>
          <w:t xml:space="preserve">More information on pyodbc and ODBC drivers is available </w:t>
        </w:r>
        <w:r w:rsidR="003B60A6" w:rsidDel="008D183D">
          <w:rPr>
            <w:rFonts w:ascii="Helvetica" w:eastAsia="Cambria" w:hAnsi="Helvetica" w:cs="Helvetica"/>
          </w:rPr>
          <w:t>on</w:t>
        </w:r>
        <w:r w:rsidR="00C71494" w:rsidDel="008D183D">
          <w:rPr>
            <w:rFonts w:ascii="Helvetica" w:eastAsia="Cambria" w:hAnsi="Helvetica" w:cs="Helvetica"/>
          </w:rPr>
          <w:t xml:space="preserve"> </w:t>
        </w:r>
        <w:r w:rsidDel="008D183D">
          <w:rPr>
            <w:rFonts w:ascii="Helvetica" w:eastAsia="Cambria" w:hAnsi="Helvetica" w:cs="Helvetica"/>
          </w:rPr>
          <w:t xml:space="preserve">the </w:t>
        </w:r>
        <w:r w:rsidR="009A209F" w:rsidDel="008D183D">
          <w:rPr>
            <w:rStyle w:val="Hyperlink"/>
            <w:rFonts w:ascii="Helvetica" w:eastAsia="Cambria" w:hAnsi="Helvetica" w:cs="Helvetica"/>
          </w:rPr>
          <w:fldChar w:fldCharType="begin"/>
        </w:r>
        <w:r w:rsidR="009A209F" w:rsidDel="008D183D">
          <w:rPr>
            <w:rStyle w:val="Hyperlink"/>
            <w:rFonts w:ascii="Helvetica" w:eastAsia="Cambria" w:hAnsi="Helvetica" w:cs="Helvetica"/>
          </w:rPr>
          <w:instrText xml:space="preserve"> HYPERLINK "https://github.com/mkleehammer/pyodbc/wiki/Drivers-and-Driver-Managers" </w:instrText>
        </w:r>
        <w:r w:rsidR="009A209F" w:rsidDel="008D183D">
          <w:rPr>
            <w:rStyle w:val="Hyperlink"/>
            <w:rFonts w:ascii="Helvetica" w:eastAsia="Cambria" w:hAnsi="Helvetica" w:cs="Helvetica"/>
          </w:rPr>
          <w:fldChar w:fldCharType="separate"/>
        </w:r>
        <w:r w:rsidR="00C71494" w:rsidRPr="001E0B4B" w:rsidDel="008D183D">
          <w:rPr>
            <w:rStyle w:val="Hyperlink"/>
            <w:rFonts w:ascii="Helvetica" w:eastAsia="Cambria" w:hAnsi="Helvetica" w:cs="Helvetica"/>
          </w:rPr>
          <w:t>GitHub Pyodbc Wiki</w:t>
        </w:r>
        <w:r w:rsidR="009A209F" w:rsidDel="008D183D">
          <w:rPr>
            <w:rStyle w:val="Hyperlink"/>
            <w:rFonts w:ascii="Helvetica" w:eastAsia="Cambria" w:hAnsi="Helvetica" w:cs="Helvetica"/>
          </w:rPr>
          <w:fldChar w:fldCharType="end"/>
        </w:r>
        <w:r w:rsidR="00C71494" w:rsidDel="008D183D">
          <w:rPr>
            <w:rFonts w:ascii="Helvetica" w:eastAsia="Cambria" w:hAnsi="Helvetica" w:cs="Helvetica"/>
          </w:rPr>
          <w:t>.</w:t>
        </w:r>
      </w:moveFrom>
      <w:moveFromRangeEnd w:id="282"/>
      <w:proofErr w:type="spellStart"/>
      <w:ins w:id="283" w:author="Tamara Zlender" w:date="2018-07-20T13:14:00Z">
        <w:r w:rsidR="008D183D">
          <w:rPr>
            <w:rFonts w:ascii="Helvetica" w:eastAsia="Cambria" w:hAnsi="Helvetica" w:cs="Helvetica"/>
          </w:rPr>
          <w:t>Pyodbc</w:t>
        </w:r>
        <w:proofErr w:type="spellEnd"/>
        <w:r w:rsidR="008D183D">
          <w:rPr>
            <w:rFonts w:ascii="Helvetica" w:eastAsia="Cambria" w:hAnsi="Helvetica" w:cs="Helvetica"/>
          </w:rPr>
          <w:t xml:space="preserve"> package </w:t>
        </w:r>
      </w:ins>
      <w:ins w:id="284" w:author="Tamara Zlender" w:date="2018-07-20T13:17:00Z">
        <w:r w:rsidR="008D183D">
          <w:rPr>
            <w:rFonts w:ascii="Helvetica" w:eastAsia="Cambria" w:hAnsi="Helvetica" w:cs="Helvetica"/>
          </w:rPr>
          <w:t xml:space="preserve">also </w:t>
        </w:r>
      </w:ins>
      <w:ins w:id="285" w:author="Tamara Zlender" w:date="2018-07-20T13:15:00Z">
        <w:r w:rsidR="008D183D">
          <w:rPr>
            <w:rFonts w:ascii="Helvetica" w:eastAsia="Cambria" w:hAnsi="Helvetica" w:cs="Helvetica"/>
          </w:rPr>
          <w:t xml:space="preserve">communicates with a driver manager, which provides the API </w:t>
        </w:r>
      </w:ins>
      <w:ins w:id="286" w:author="Tamara Zlender" w:date="2018-07-20T13:16:00Z">
        <w:r w:rsidR="008D183D">
          <w:rPr>
            <w:rFonts w:ascii="Helvetica" w:eastAsia="Cambria" w:hAnsi="Helvetica" w:cs="Helvetica"/>
          </w:rPr>
          <w:t xml:space="preserve">that conforms to the ODBC standard. </w:t>
        </w:r>
      </w:ins>
    </w:p>
    <w:p w14:paraId="4F99B1F6" w14:textId="53E6897B" w:rsidR="008D183D" w:rsidRDefault="008D183D" w:rsidP="00E0547E">
      <w:pPr>
        <w:pStyle w:val="BodyText"/>
        <w:rPr>
          <w:ins w:id="287" w:author="Tamara Zlender" w:date="2018-07-20T13:18:00Z"/>
          <w:rFonts w:ascii="Helvetica" w:eastAsia="Cambria" w:hAnsi="Helvetica" w:cs="Helvetica"/>
        </w:rPr>
      </w:pPr>
      <w:moveToRangeStart w:id="288" w:author="Tamara Zlender" w:date="2018-07-20T13:17:00Z" w:name="move519855975"/>
      <w:moveTo w:id="289" w:author="Tamara Zlender" w:date="2018-07-20T13:17:00Z">
        <w:r>
          <w:rPr>
            <w:rFonts w:ascii="Helvetica" w:eastAsia="Cambria" w:hAnsi="Helvetica" w:cs="Helvetica"/>
          </w:rPr>
          <w:t>ODBC drivers are database-specific and are typically written by the manufacturer of the database.</w:t>
        </w:r>
      </w:moveTo>
      <w:moveToRangeEnd w:id="288"/>
    </w:p>
    <w:p w14:paraId="4E351C48" w14:textId="74E16E44" w:rsidR="008D183D" w:rsidRPr="008D183D" w:rsidRDefault="008D183D" w:rsidP="00E0547E">
      <w:pPr>
        <w:pStyle w:val="BodyText"/>
        <w:rPr>
          <w:rFonts w:ascii="Helvetica" w:eastAsia="Cambria" w:hAnsi="Helvetica" w:cs="Helvetica"/>
          <w:rPrChange w:id="290" w:author="Tamara Zlender" w:date="2018-07-20T13:18:00Z">
            <w:rPr>
              <w:rFonts w:eastAsia="Cambria"/>
            </w:rPr>
          </w:rPrChange>
        </w:rPr>
      </w:pPr>
      <w:ins w:id="291" w:author="Tamara Zlender" w:date="2018-07-20T13:18:00Z">
        <w:r>
          <w:rPr>
            <w:rFonts w:ascii="Helvetica" w:eastAsia="Cambria" w:hAnsi="Helvetica" w:cs="Helvetica"/>
          </w:rPr>
          <w:t xml:space="preserve">The driver manager that </w:t>
        </w:r>
        <w:proofErr w:type="spellStart"/>
        <w:r>
          <w:rPr>
            <w:rFonts w:ascii="Helvetica" w:eastAsia="Cambria" w:hAnsi="Helvetica" w:cs="Helvetica"/>
          </w:rPr>
          <w:t>pyodbc</w:t>
        </w:r>
        <w:proofErr w:type="spellEnd"/>
        <w:r>
          <w:rPr>
            <w:rFonts w:ascii="Helvetica" w:eastAsia="Cambria" w:hAnsi="Helvetica" w:cs="Helvetica"/>
          </w:rPr>
          <w:t xml:space="preserve"> uses is determined when </w:t>
        </w:r>
        <w:proofErr w:type="spellStart"/>
        <w:r>
          <w:rPr>
            <w:rFonts w:ascii="Helvetica" w:eastAsia="Cambria" w:hAnsi="Helvetica" w:cs="Helvetica"/>
          </w:rPr>
          <w:t>pyodbc</w:t>
        </w:r>
        <w:proofErr w:type="spellEnd"/>
        <w:r>
          <w:rPr>
            <w:rFonts w:ascii="Helvetica" w:eastAsia="Cambria" w:hAnsi="Helvetica" w:cs="Helvetica"/>
          </w:rPr>
          <w:t xml:space="preserve"> is installed (through the setup.py script)</w:t>
        </w:r>
        <w:proofErr w:type="gramStart"/>
        <w:r>
          <w:rPr>
            <w:rFonts w:ascii="Helvetica" w:eastAsia="Cambria" w:hAnsi="Helvetica" w:cs="Helvetica"/>
          </w:rPr>
          <w:t xml:space="preserve">. </w:t>
        </w:r>
        <w:proofErr w:type="gramEnd"/>
        <w:r>
          <w:rPr>
            <w:rFonts w:ascii="Helvetica" w:eastAsia="Cambria" w:hAnsi="Helvetica" w:cs="Helvetica"/>
          </w:rPr>
          <w:t xml:space="preserve">Since version 3.0.8 (April 2015), </w:t>
        </w:r>
        <w:proofErr w:type="spellStart"/>
        <w:r>
          <w:rPr>
            <w:rFonts w:ascii="Helvetica" w:eastAsia="Cambria" w:hAnsi="Helvetica" w:cs="Helvetica"/>
          </w:rPr>
          <w:t>pyodbc</w:t>
        </w:r>
        <w:proofErr w:type="spellEnd"/>
        <w:r>
          <w:rPr>
            <w:rFonts w:ascii="Helvetica" w:eastAsia="Cambria" w:hAnsi="Helvetica" w:cs="Helvetica"/>
          </w:rPr>
          <w:t xml:space="preserve"> </w:t>
        </w:r>
      </w:ins>
      <w:ins w:id="292" w:author="Tamara Zlender" w:date="2018-07-20T13:20:00Z">
        <w:r>
          <w:rPr>
            <w:rFonts w:ascii="Helvetica" w:eastAsia="Cambria" w:hAnsi="Helvetica" w:cs="Helvetica"/>
          </w:rPr>
          <w:t xml:space="preserve">is precompiled </w:t>
        </w:r>
      </w:ins>
      <w:ins w:id="293" w:author="Tamara Zlender" w:date="2018-07-20T13:22:00Z">
        <w:r w:rsidR="00B34F08">
          <w:rPr>
            <w:rFonts w:ascii="Helvetica" w:eastAsia="Cambria" w:hAnsi="Helvetica" w:cs="Helvetica"/>
          </w:rPr>
          <w:t>to use</w:t>
        </w:r>
      </w:ins>
      <w:ins w:id="294" w:author="Tamara Zlender" w:date="2018-07-20T13:18:00Z">
        <w:r>
          <w:rPr>
            <w:rFonts w:ascii="Helvetica" w:eastAsia="Cambria" w:hAnsi="Helvetica" w:cs="Helvetica"/>
          </w:rPr>
          <w:t xml:space="preserve"> </w:t>
        </w:r>
        <w:proofErr w:type="spellStart"/>
        <w:r>
          <w:rPr>
            <w:rFonts w:ascii="Helvetica" w:eastAsia="Cambria" w:hAnsi="Helvetica" w:cs="Helvetica"/>
          </w:rPr>
          <w:t>unixODBC</w:t>
        </w:r>
        <w:proofErr w:type="spellEnd"/>
        <w:r>
          <w:rPr>
            <w:rFonts w:ascii="Helvetica" w:eastAsia="Cambria" w:hAnsi="Helvetica" w:cs="Helvetica"/>
          </w:rPr>
          <w:t xml:space="preserve"> </w:t>
        </w:r>
      </w:ins>
      <w:ins w:id="295" w:author="Tamara Zlender" w:date="2018-07-20T13:19:00Z">
        <w:r>
          <w:rPr>
            <w:rFonts w:ascii="Helvetica" w:eastAsia="Cambria" w:hAnsi="Helvetica" w:cs="Helvetica"/>
          </w:rPr>
          <w:t>driver manage</w:t>
        </w:r>
      </w:ins>
      <w:ins w:id="296" w:author="Tamara Zlender" w:date="2018-07-20T13:20:00Z">
        <w:r>
          <w:rPr>
            <w:rFonts w:ascii="Helvetica" w:eastAsia="Cambria" w:hAnsi="Helvetica" w:cs="Helvetica"/>
          </w:rPr>
          <w:t>r</w:t>
        </w:r>
      </w:ins>
      <w:ins w:id="297" w:author="Tamara Zlender" w:date="2018-07-20T13:18:00Z">
        <w:r>
          <w:rPr>
            <w:rFonts w:ascii="Helvetica" w:eastAsia="Cambria" w:hAnsi="Helvetica" w:cs="Helvetica"/>
          </w:rPr>
          <w:t>.</w:t>
        </w:r>
      </w:ins>
      <w:ins w:id="298" w:author="Tamara Zlender" w:date="2018-07-20T13:19:00Z">
        <w:r>
          <w:rPr>
            <w:rFonts w:ascii="Helvetica" w:eastAsia="Cambria" w:hAnsi="Helvetica" w:cs="Helvetica"/>
          </w:rPr>
          <w:t xml:space="preserve"> </w:t>
        </w:r>
      </w:ins>
      <w:ins w:id="299" w:author="Tamara Zlender" w:date="2018-07-20T13:18:00Z">
        <w:r>
          <w:rPr>
            <w:rFonts w:ascii="Helvetica" w:eastAsia="Cambria" w:hAnsi="Helvetica" w:cs="Helvetica"/>
          </w:rPr>
          <w:t xml:space="preserve">If you need to change the driver manager, you have to re-install </w:t>
        </w:r>
        <w:proofErr w:type="spellStart"/>
        <w:r>
          <w:rPr>
            <w:rFonts w:ascii="Helvetica" w:eastAsia="Cambria" w:hAnsi="Helvetica" w:cs="Helvetica"/>
          </w:rPr>
          <w:t>pyodbc</w:t>
        </w:r>
      </w:ins>
      <w:proofErr w:type="spellEnd"/>
      <w:ins w:id="300" w:author="Tamara Zlender" w:date="2018-07-20T13:19:00Z">
        <w:r>
          <w:rPr>
            <w:rFonts w:ascii="Helvetica" w:eastAsia="Cambria" w:hAnsi="Helvetica" w:cs="Helvetica"/>
          </w:rPr>
          <w:t>.</w:t>
        </w:r>
      </w:ins>
    </w:p>
    <w:p w14:paraId="03CF336A" w14:textId="5505DFC8" w:rsidR="008D183D" w:rsidDel="008D183D" w:rsidRDefault="008D183D" w:rsidP="008D183D">
      <w:pPr>
        <w:pStyle w:val="BodyText"/>
        <w:rPr>
          <w:del w:id="301" w:author="Tamara Zlender" w:date="2018-07-20T13:17:00Z"/>
          <w:moveTo w:id="302" w:author="Tamara Zlender" w:date="2018-07-20T13:17:00Z"/>
          <w:rFonts w:ascii="Helvetica" w:eastAsia="Cambria" w:hAnsi="Helvetica" w:cs="Helvetica"/>
        </w:rPr>
      </w:pPr>
      <w:moveToRangeStart w:id="303" w:author="Tamara Zlender" w:date="2018-07-20T13:17:00Z" w:name="move519855952"/>
      <w:moveTo w:id="304" w:author="Tamara Zlender" w:date="2018-07-20T13:17:00Z">
        <w:r>
          <w:rPr>
            <w:rFonts w:ascii="Helvetica" w:eastAsia="Cambria" w:hAnsi="Helvetica" w:cs="Helvetica"/>
          </w:rPr>
          <w:t xml:space="preserve">More information on </w:t>
        </w:r>
        <w:proofErr w:type="spellStart"/>
        <w:r>
          <w:rPr>
            <w:rFonts w:ascii="Helvetica" w:eastAsia="Cambria" w:hAnsi="Helvetica" w:cs="Helvetica"/>
          </w:rPr>
          <w:t>pyodbc</w:t>
        </w:r>
      </w:moveTo>
      <w:proofErr w:type="spellEnd"/>
      <w:ins w:id="305" w:author="Tamara Zlender" w:date="2018-07-20T13:19:00Z">
        <w:r>
          <w:rPr>
            <w:rFonts w:ascii="Helvetica" w:eastAsia="Cambria" w:hAnsi="Helvetica" w:cs="Helvetica"/>
          </w:rPr>
          <w:t>, driver manager</w:t>
        </w:r>
      </w:ins>
      <w:moveTo w:id="306" w:author="Tamara Zlender" w:date="2018-07-20T13:17:00Z">
        <w:r>
          <w:rPr>
            <w:rFonts w:ascii="Helvetica" w:eastAsia="Cambria" w:hAnsi="Helvetica" w:cs="Helvetica"/>
          </w:rPr>
          <w:t xml:space="preserve"> and ODBC drivers is available on the </w:t>
        </w:r>
        <w:r>
          <w:rPr>
            <w:rStyle w:val="Hyperlink"/>
            <w:rFonts w:ascii="Helvetica" w:eastAsia="Cambria" w:hAnsi="Helvetica" w:cs="Helvetica"/>
          </w:rPr>
          <w:fldChar w:fldCharType="begin"/>
        </w:r>
        <w:r>
          <w:rPr>
            <w:rStyle w:val="Hyperlink"/>
            <w:rFonts w:ascii="Helvetica" w:eastAsia="Cambria" w:hAnsi="Helvetica" w:cs="Helvetica"/>
          </w:rPr>
          <w:instrText xml:space="preserve"> HYPERLINK "https://github.com/mkleehammer/pyodbc/wiki/Drivers-and-Driver-Managers" </w:instrText>
        </w:r>
        <w:r>
          <w:rPr>
            <w:rStyle w:val="Hyperlink"/>
            <w:rFonts w:ascii="Helvetica" w:eastAsia="Cambria" w:hAnsi="Helvetica" w:cs="Helvetica"/>
          </w:rPr>
          <w:fldChar w:fldCharType="separate"/>
        </w:r>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r>
          <w:rPr>
            <w:rStyle w:val="Hyperlink"/>
            <w:rFonts w:ascii="Helvetica" w:eastAsia="Cambria" w:hAnsi="Helvetica" w:cs="Helvetica"/>
          </w:rPr>
          <w:fldChar w:fldCharType="end"/>
        </w:r>
        <w:r>
          <w:rPr>
            <w:rFonts w:ascii="Helvetica" w:eastAsia="Cambria" w:hAnsi="Helvetica" w:cs="Helvetica"/>
          </w:rPr>
          <w:t xml:space="preserve">. </w:t>
        </w:r>
      </w:moveTo>
    </w:p>
    <w:moveToRangeEnd w:id="303"/>
    <w:p w14:paraId="0394F031" w14:textId="77777777" w:rsidR="008D183D" w:rsidRDefault="008D183D" w:rsidP="00E0547E">
      <w:pPr>
        <w:pStyle w:val="BodyText"/>
        <w:rPr>
          <w:ins w:id="307" w:author="Tamara Zlender" w:date="2018-07-20T13:17:00Z"/>
          <w:rFonts w:eastAsia="Cambria"/>
        </w:rPr>
      </w:pPr>
    </w:p>
    <w:p w14:paraId="028D5558" w14:textId="1168FBE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0"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=IP</w:t>
      </w:r>
      <w:del w:id="308" w:author="Tamara Zlender" w:date="2018-07-19T15:54:00Z">
        <w:r w:rsidRPr="00E0547E" w:rsidDel="00D63565">
          <w:delText xml:space="preserve"> </w:delText>
        </w:r>
      </w:del>
      <w:r w:rsidRPr="00E0547E">
        <w:t>address;Port=5432;Database=myDataBase;</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E305EDA" w14:textId="77777777" w:rsidR="00961F1D" w:rsidRDefault="00961F1D">
      <w:pPr>
        <w:rPr>
          <w:rFonts w:ascii="Calibri" w:eastAsia="Calibri" w:hAnsi="Calibri" w:cs="Calibri"/>
          <w:b/>
          <w:sz w:val="28"/>
          <w:szCs w:val="28"/>
        </w:rPr>
      </w:pPr>
      <w:r>
        <w:br w:type="page"/>
      </w:r>
    </w:p>
    <w:p w14:paraId="633D2FF6" w14:textId="62DDB332" w:rsidR="00C4236B" w:rsidRDefault="00C4236B" w:rsidP="009A711B">
      <w:pPr>
        <w:pStyle w:val="Heading20"/>
      </w:pPr>
      <w:r>
        <w:lastRenderedPageBreak/>
        <w:t>Unicode configuration</w:t>
      </w:r>
    </w:p>
    <w:p w14:paraId="132B6B5B" w14:textId="33EDA60C" w:rsidR="00C4236B" w:rsidRDefault="001E0B4B" w:rsidP="006B0F5A">
      <w:pPr>
        <w:pStyle w:val="BodyText"/>
        <w:rPr>
          <w:rFonts w:eastAsia="Cambria"/>
        </w:rPr>
        <w:pPrChange w:id="309" w:author="Tamara Zlender" w:date="2018-07-20T13:01:00Z">
          <w:pPr>
            <w:pStyle w:val="BodyText"/>
            <w:spacing w:after="0"/>
          </w:pPr>
        </w:pPrChange>
      </w:pPr>
      <w:r>
        <w:rPr>
          <w:rFonts w:eastAsia="Cambria"/>
        </w:rPr>
        <w:t xml:space="preserve">The </w:t>
      </w:r>
      <w:proofErr w:type="spellStart"/>
      <w:r>
        <w:rPr>
          <w:rFonts w:eastAsia="Cambria"/>
        </w:rPr>
        <w:t>p</w:t>
      </w:r>
      <w:r w:rsidR="00C4236B">
        <w:rPr>
          <w:rFonts w:eastAsia="Cambria"/>
        </w:rPr>
        <w:t>yodbc</w:t>
      </w:r>
      <w:proofErr w:type="spellEnd"/>
      <w:r w:rsidR="00C4236B">
        <w:rPr>
          <w:rFonts w:eastAsia="Cambria"/>
        </w:rPr>
        <w:t xml:space="preserve"> module recommends </w:t>
      </w:r>
      <w:r w:rsidR="00C4236B" w:rsidRPr="00055DC2">
        <w:rPr>
          <w:rFonts w:eastAsia="Cambria"/>
        </w:rPr>
        <w:t>configuring</w:t>
      </w:r>
      <w:r w:rsidR="00C4236B">
        <w:rPr>
          <w:rFonts w:eastAsia="Cambria"/>
        </w:rPr>
        <w:t xml:space="preserve"> 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4772B16E" w:rsidR="002B0EC9" w:rsidRPr="00912CBC" w:rsidRDefault="00DF2827" w:rsidP="006F2306">
      <w:pPr>
        <w:pStyle w:val="BodyText"/>
        <w:rPr>
          <w:rFonts w:ascii="Helvetica" w:eastAsia="Cambria" w:hAnsi="Helvetica" w:cs="Helvetica"/>
          <w:rPrChange w:id="310" w:author="Tamara Zlender" w:date="2018-07-20T13:03:00Z">
            <w:rPr/>
          </w:rPrChange>
        </w:rPr>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using</w:t>
      </w:r>
      <w:ins w:id="311" w:author="Tamara Zlender" w:date="2018-07-20T13:00:00Z">
        <w:r w:rsidR="006B0F5A">
          <w:rPr>
            <w:rFonts w:eastAsia="Cambria"/>
          </w:rPr>
          <w:t xml:space="preserve"> both</w:t>
        </w:r>
      </w:ins>
      <w:r w:rsidR="002B0EC9">
        <w:rPr>
          <w:rFonts w:eastAsia="Cambria"/>
        </w:rPr>
        <w:t xml:space="preserve"> </w:t>
      </w:r>
      <w:r w:rsidR="002B0EC9" w:rsidRPr="006F2306">
        <w:t>Python 2.7</w:t>
      </w:r>
      <w:ins w:id="312" w:author="Tamara Zlender" w:date="2018-07-20T13:00:00Z">
        <w:r w:rsidR="006B0F5A">
          <w:t xml:space="preserve"> or 3.6.</w:t>
        </w:r>
      </w:ins>
      <w:ins w:id="313" w:author="Tamara Zlender" w:date="2018-07-20T13:01:00Z">
        <w:r w:rsidR="006B0F5A">
          <w:t xml:space="preserve"> </w:t>
        </w:r>
      </w:ins>
      <w:ins w:id="314" w:author="Tamara Zlender" w:date="2018-07-20T13:02:00Z">
        <w:r w:rsidR="006B0F5A">
          <w:rPr>
            <w:rFonts w:ascii="Helvetica" w:eastAsia="Cambria" w:hAnsi="Helvetica" w:cs="Helvetica"/>
          </w:rPr>
          <w:t xml:space="preserve">Recent </w:t>
        </w:r>
        <w:proofErr w:type="spellStart"/>
        <w:r w:rsidR="006B0F5A">
          <w:rPr>
            <w:rFonts w:ascii="Helvetica" w:eastAsia="Cambria" w:hAnsi="Helvetica" w:cs="Helvetica"/>
          </w:rPr>
          <w:t>SQLServer</w:t>
        </w:r>
        <w:proofErr w:type="spellEnd"/>
        <w:r w:rsidR="006B0F5A">
          <w:rPr>
            <w:rFonts w:ascii="Helvetica" w:eastAsia="Cambria" w:hAnsi="Helvetica" w:cs="Helvetica"/>
          </w:rPr>
          <w:t xml:space="preserve"> drivers match the </w:t>
        </w:r>
        <w:proofErr w:type="spellStart"/>
        <w:r w:rsidR="00912CBC">
          <w:rPr>
            <w:rFonts w:ascii="Helvetica" w:eastAsia="Cambria" w:hAnsi="Helvetica" w:cs="Helvetica"/>
          </w:rPr>
          <w:t>pyodbc</w:t>
        </w:r>
        <w:proofErr w:type="spellEnd"/>
        <w:r w:rsidR="00912CBC">
          <w:rPr>
            <w:rFonts w:ascii="Helvetica" w:eastAsia="Cambria" w:hAnsi="Helvetica" w:cs="Helvetica"/>
          </w:rPr>
          <w:t xml:space="preserve"> specification, no additional U</w:t>
        </w:r>
        <w:r w:rsidR="006B0F5A">
          <w:rPr>
            <w:rFonts w:ascii="Helvetica" w:eastAsia="Cambria" w:hAnsi="Helvetica" w:cs="Helvetica"/>
          </w:rPr>
          <w:t>nicode configuration is necessary.</w:t>
        </w:r>
      </w:ins>
      <w:del w:id="315" w:author="Tamara Zlender" w:date="2018-07-20T13:00:00Z">
        <w:r w:rsidR="002B0EC9" w:rsidRPr="006F2306" w:rsidDel="006B0F5A">
          <w:delText>.</w:delText>
        </w:r>
      </w:del>
    </w:p>
    <w:p w14:paraId="37B4C3C3" w14:textId="25352D9F"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r w:rsidR="00D9593C">
        <w:rPr>
          <w:rFonts w:eastAsia="Cambria"/>
        </w:rPr>
        <w:t>this</w:t>
      </w:r>
      <w:r w:rsidR="00DF2827">
        <w:rPr>
          <w:rFonts w:eastAsia="Cambria"/>
        </w:rPr>
        <w:t xml:space="preserve"> </w:t>
      </w:r>
      <w:hyperlink r:id="rId11" w:history="1">
        <w:r w:rsidR="00DF2827" w:rsidRPr="00D9593C">
          <w:rPr>
            <w:rStyle w:val="Hyperlink"/>
            <w:rFonts w:eastAsia="Cambria"/>
          </w:rPr>
          <w:t>function</w:t>
        </w:r>
      </w:hyperlink>
      <w:r w:rsidR="00DF2827">
        <w:rPr>
          <w:rFonts w:eastAsia="Cambria"/>
        </w:rPr>
        <w:t xml:space="preserve"> </w:t>
      </w:r>
      <w:r w:rsidR="00D9593C">
        <w:rPr>
          <w:rFonts w:eastAsia="Cambria"/>
        </w:rPr>
        <w:t xml:space="preserve">and editing it </w:t>
      </w:r>
      <w:r w:rsidR="00E76375">
        <w:rPr>
          <w:rFonts w:ascii="Helvetica" w:eastAsia="Cambria" w:hAnsi="Helvetica" w:cs="Helvetica"/>
        </w:rPr>
        <w:t>as shown in the following figure.</w:t>
      </w:r>
    </w:p>
    <w:p w14:paraId="352F61E2" w14:textId="55FBBECF" w:rsidR="006F55F0" w:rsidRDefault="00464A4E" w:rsidP="00464A4E">
      <w:pPr>
        <w:pStyle w:val="BodyText"/>
        <w:spacing w:after="0"/>
        <w:rPr>
          <w:rFonts w:ascii="Helvetica" w:eastAsia="Cambria" w:hAnsi="Helvetica" w:cs="Helvetica"/>
        </w:rPr>
      </w:pPr>
      <w:del w:id="316" w:author="Tamara Zlender" w:date="2018-07-20T12:58:00Z">
        <w:r w:rsidDel="00744D0B">
          <w:rPr>
            <w:rFonts w:ascii="Helvetica" w:eastAsia="Cambria" w:hAnsi="Helvetica" w:cs="Helvetica"/>
            <w:noProof/>
          </w:rPr>
          <w:drawing>
            <wp:inline distT="0" distB="0" distL="0" distR="0" wp14:anchorId="77692B75" wp14:editId="2D7183EC">
              <wp:extent cx="5486400" cy="1689100"/>
              <wp:effectExtent l="25400" t="25400" r="8890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31 at 11.23.00 AM.png"/>
                      <pic:cNvPicPr/>
                    </pic:nvPicPr>
                    <pic:blipFill>
                      <a:blip r:embed="rId12"/>
                      <a:stretch>
                        <a:fillRect/>
                      </a:stretch>
                    </pic:blipFill>
                    <pic:spPr>
                      <a:xfrm>
                        <a:off x="0" y="0"/>
                        <a:ext cx="5486400" cy="1689100"/>
                      </a:xfrm>
                      <a:prstGeom prst="rect">
                        <a:avLst/>
                      </a:prstGeom>
                      <a:effectLst>
                        <a:outerShdw blurRad="50800" dist="38100" dir="2700000" algn="tl" rotWithShape="0">
                          <a:prstClr val="black">
                            <a:alpha val="40000"/>
                          </a:prstClr>
                        </a:outerShdw>
                      </a:effectLst>
                    </pic:spPr>
                  </pic:pic>
                </a:graphicData>
              </a:graphic>
            </wp:inline>
          </w:drawing>
        </w:r>
      </w:del>
      <w:ins w:id="317" w:author="Tamara Zlender" w:date="2018-07-20T13:24:00Z">
        <w:r w:rsidR="003B2DDE">
          <w:rPr>
            <w:rFonts w:ascii="Helvetica" w:eastAsia="Cambria" w:hAnsi="Helvetica" w:cs="Helvetica"/>
            <w:noProof/>
          </w:rPr>
          <w:drawing>
            <wp:inline distT="0" distB="0" distL="0" distR="0" wp14:anchorId="35D3F8AC" wp14:editId="1E34907E">
              <wp:extent cx="5486400" cy="18288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1.24.37 PM.png"/>
                      <pic:cNvPicPr/>
                    </pic:nvPicPr>
                    <pic:blipFill>
                      <a:blip r:embed="rId13"/>
                      <a:stretch>
                        <a:fillRect/>
                      </a:stretch>
                    </pic:blipFill>
                    <pic:spPr>
                      <a:xfrm>
                        <a:off x="0" y="0"/>
                        <a:ext cx="5486400" cy="1828800"/>
                      </a:xfrm>
                      <a:prstGeom prst="rect">
                        <a:avLst/>
                      </a:prstGeom>
                      <a:effectLst>
                        <a:outerShdw blurRad="50800" dist="38100" dir="2700000" algn="tl" rotWithShape="0">
                          <a:prstClr val="black">
                            <a:alpha val="40000"/>
                          </a:prstClr>
                        </a:outerShdw>
                      </a:effectLst>
                    </pic:spPr>
                  </pic:pic>
                </a:graphicData>
              </a:graphic>
            </wp:inline>
          </w:drawing>
        </w:r>
      </w:ins>
      <w:bookmarkStart w:id="318" w:name="_GoBack"/>
      <w:bookmarkEnd w:id="318"/>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4"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 xml:space="preserve">s that you can use in </w:t>
      </w:r>
      <w:proofErr w:type="gramStart"/>
      <w:r w:rsidR="0014545E">
        <w:t>workflows</w:t>
      </w:r>
      <w:r w:rsidR="001E0B4B">
        <w:t>,</w:t>
      </w:r>
      <w:r w:rsidRPr="009A711B">
        <w:t xml:space="preserve"> and</w:t>
      </w:r>
      <w:proofErr w:type="gramEnd"/>
      <w:r w:rsidRPr="009A711B">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w:t>
      </w:r>
      <w:proofErr w:type="gramStart"/>
      <w:r w:rsidRPr="00A54818">
        <w:t>circuits.service</w:t>
      </w:r>
      <w:proofErr w:type="spellEnd"/>
      <w:proofErr w:type="gram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319"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 xml:space="preserve">Log files for </w:t>
      </w:r>
      <w:proofErr w:type="spellStart"/>
      <w:r w:rsidRPr="00A54818">
        <w:rPr>
          <w:rFonts w:cs="Arial"/>
          <w:color w:val="000000"/>
        </w:rPr>
        <w:t>systemd</w:t>
      </w:r>
      <w:proofErr w:type="spellEnd"/>
      <w:r w:rsidRPr="00A54818">
        <w:rPr>
          <w:rFonts w:cs="Arial"/>
          <w:color w:val="000000"/>
        </w:rPr>
        <w:t xml:space="preserve"> and the resilient-circuits service can be viewed through the </w:t>
      </w:r>
      <w:proofErr w:type="spellStart"/>
      <w:r w:rsidRPr="00A54818">
        <w:rPr>
          <w:rFonts w:cs="Arial"/>
          <w:color w:val="000000"/>
        </w:rPr>
        <w:t>journalctl</w:t>
      </w:r>
      <w:proofErr w:type="spellEnd"/>
      <w:r w:rsidRPr="00A54818">
        <w:rPr>
          <w:rFonts w:cs="Arial"/>
          <w:color w:val="000000"/>
        </w:rPr>
        <w:t xml:space="preserve"> command:</w:t>
      </w:r>
    </w:p>
    <w:p w14:paraId="3F9C490C" w14:textId="630D7B14" w:rsidR="003D1439" w:rsidRDefault="00F33F4A" w:rsidP="006F2306">
      <w:pPr>
        <w:pStyle w:val="Code0"/>
        <w:rPr>
          <w:rFonts w:ascii="Calibri" w:eastAsia="Calibri" w:hAnsi="Calibri" w:cs="Calibri"/>
          <w:b/>
          <w:color w:val="1F497D" w:themeColor="text2"/>
          <w:sz w:val="36"/>
          <w:szCs w:val="36"/>
        </w:rPr>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bookmarkStart w:id="320" w:name="_Toc510253272"/>
      <w:bookmarkEnd w:id="319"/>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5"/>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73D3827D" w:rsidR="00657D64" w:rsidRDefault="00D10634" w:rsidP="00657D64">
      <w:pPr>
        <w:pStyle w:val="Heading7"/>
      </w:pPr>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6"/>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rFonts w:ascii="Arial" w:eastAsia="Arial" w:hAnsi="Arial"/>
          <w:sz w:val="20"/>
        </w:rPr>
      </w:pPr>
      <w:r>
        <w:rPr>
          <w:rFonts w:eastAsia="Arial"/>
        </w:rPr>
        <w:br w:type="page"/>
      </w:r>
    </w:p>
    <w:p w14:paraId="2C7ECE90" w14:textId="390347E8" w:rsidR="00225E0B" w:rsidRDefault="00D9593C" w:rsidP="00225E0B">
      <w:pPr>
        <w:pStyle w:val="BodyText"/>
        <w:spacing w:after="0"/>
        <w:rPr>
          <w:rFonts w:ascii="Helvetica" w:eastAsia="Cambria" w:hAnsi="Helvetica" w:cs="Helvetica"/>
        </w:rPr>
      </w:pPr>
      <w:r>
        <w:rPr>
          <w:rFonts w:ascii="Helvetica" w:eastAsia="Cambria" w:hAnsi="Helvetica" w:cs="Helvetica"/>
        </w:rPr>
        <w:lastRenderedPageBreak/>
        <w:t>This function implements three ‘</w:t>
      </w:r>
      <w:proofErr w:type="spellStart"/>
      <w:r>
        <w:rPr>
          <w:rFonts w:ascii="Helvetica" w:eastAsia="Cambria" w:hAnsi="Helvetica" w:cs="Helvetica"/>
        </w:rPr>
        <w:t>sql_condition_value</w:t>
      </w:r>
      <w:proofErr w:type="spellEnd"/>
      <w:r>
        <w:rPr>
          <w:rFonts w:ascii="Helvetica" w:eastAsia="Cambria" w:hAnsi="Helvetica" w:cs="Helvetica"/>
        </w:rPr>
        <w:t xml:space="preserve">’ input fields. You can implement additional input fields to set more than three values for the question marks by downloading this </w:t>
      </w:r>
      <w:hyperlink r:id="rId17" w:history="1">
        <w:r w:rsidRPr="00D9593C">
          <w:rPr>
            <w:rStyle w:val="Hyperlink"/>
            <w:rFonts w:ascii="Helvetica" w:eastAsia="Cambria" w:hAnsi="Helvetica" w:cs="Helvetica"/>
          </w:rPr>
          <w:t>function</w:t>
        </w:r>
      </w:hyperlink>
      <w:r>
        <w:rPr>
          <w:rFonts w:ascii="Helvetica" w:eastAsia="Cambria" w:hAnsi="Helvetica" w:cs="Helvetica"/>
        </w:rPr>
        <w:t xml:space="preserve"> and editing it as shown in the following figure. </w:t>
      </w:r>
    </w:p>
    <w:p w14:paraId="478C63CB" w14:textId="743ABD28" w:rsidR="00225E0B" w:rsidRDefault="00015ABD" w:rsidP="000C0B90">
      <w:pPr>
        <w:pStyle w:val="BodyText"/>
      </w:pPr>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18"/>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9"/>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0"/>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1"/>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533D1D61">
            <wp:extent cx="5486400" cy="3582035"/>
            <wp:effectExtent l="25400" t="25400" r="88900" b="882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22"/>
                    <a:stretch>
                      <a:fillRect/>
                    </a:stretch>
                  </pic:blipFill>
                  <pic:spPr>
                    <a:xfrm>
                      <a:off x="0" y="0"/>
                      <a:ext cx="5486400" cy="3582035"/>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3D2C8C37" w:rsidR="00800F81" w:rsidRDefault="00E24012" w:rsidP="006D1763">
      <w:pPr>
        <w:pStyle w:val="BodyText"/>
      </w:pPr>
      <w:r>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3"/>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10BF9A9" w:rsidR="00800F81" w:rsidRDefault="00235B16" w:rsidP="006D1763">
      <w:pPr>
        <w:pStyle w:val="BodyText"/>
      </w:pPr>
      <w:r>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4"/>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r w:rsidR="00225E0B">
        <w:t>E</w:t>
      </w:r>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5"/>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6"/>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t xml:space="preserve">, </w:t>
      </w:r>
      <w:r w:rsidR="008D1306">
        <w:t>or</w:t>
      </w:r>
      <w:proofErr w:type="gramEnd"/>
      <w:r w:rsidR="008D1306">
        <w:t xml:space="preserve">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321" w:name="_Toc510253273"/>
      <w:bookmarkEnd w:id="320"/>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7"/>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321"/>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322" w:name="_Toc510253274"/>
      <w:r>
        <w:t>Support</w:t>
      </w:r>
      <w:bookmarkEnd w:id="322"/>
    </w:p>
    <w:p w14:paraId="73FFB229" w14:textId="77777777" w:rsidR="00BC7548" w:rsidRDefault="00BC7548" w:rsidP="00BC7548">
      <w:pPr>
        <w:pStyle w:val="BodyText"/>
        <w:keepNext/>
      </w:pPr>
      <w:r w:rsidRPr="00722240">
        <w:t xml:space="preserve">For additional support, contact </w:t>
      </w:r>
      <w:hyperlink r:id="rId28">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29"/>
      <w:headerReference w:type="default" r:id="rId30"/>
      <w:footerReference w:type="even" r:id="rId31"/>
      <w:footerReference w:type="default" r:id="rId32"/>
      <w:headerReference w:type="first" r:id="rId33"/>
      <w:footerReference w:type="first" r:id="rId34"/>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88A5B" w14:textId="77777777" w:rsidR="009A209F" w:rsidRDefault="009A209F">
      <w:r>
        <w:separator/>
      </w:r>
    </w:p>
  </w:endnote>
  <w:endnote w:type="continuationSeparator" w:id="0">
    <w:p w14:paraId="671A6270" w14:textId="77777777" w:rsidR="009A209F" w:rsidRDefault="009A2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2E3E36">
      <w:rPr>
        <w:noProof/>
        <w:sz w:val="18"/>
        <w:szCs w:val="18"/>
      </w:rPr>
      <w:t>14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927BC" w14:textId="77777777" w:rsidR="009A209F" w:rsidRDefault="009A209F">
      <w:r>
        <w:separator/>
      </w:r>
    </w:p>
  </w:footnote>
  <w:footnote w:type="continuationSeparator" w:id="0">
    <w:p w14:paraId="08C606D5" w14:textId="77777777" w:rsidR="009A209F" w:rsidRDefault="009A20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AED"/>
    <w:rsid w:val="00005DE8"/>
    <w:rsid w:val="00006B82"/>
    <w:rsid w:val="00012089"/>
    <w:rsid w:val="00015ABD"/>
    <w:rsid w:val="00023089"/>
    <w:rsid w:val="000265E5"/>
    <w:rsid w:val="00030D58"/>
    <w:rsid w:val="00041CAE"/>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0B90"/>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21B38"/>
    <w:rsid w:val="00225E0B"/>
    <w:rsid w:val="00232951"/>
    <w:rsid w:val="00235947"/>
    <w:rsid w:val="00235B16"/>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30D"/>
    <w:rsid w:val="00363CAD"/>
    <w:rsid w:val="0037127E"/>
    <w:rsid w:val="00374808"/>
    <w:rsid w:val="00377074"/>
    <w:rsid w:val="003A3728"/>
    <w:rsid w:val="003B2DDE"/>
    <w:rsid w:val="003B60A6"/>
    <w:rsid w:val="003C039E"/>
    <w:rsid w:val="003C341C"/>
    <w:rsid w:val="003C446B"/>
    <w:rsid w:val="003C6385"/>
    <w:rsid w:val="003D1439"/>
    <w:rsid w:val="003D337E"/>
    <w:rsid w:val="003E10F5"/>
    <w:rsid w:val="00402BD4"/>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6872"/>
    <w:rsid w:val="00577ABA"/>
    <w:rsid w:val="005910DF"/>
    <w:rsid w:val="005913A4"/>
    <w:rsid w:val="00591526"/>
    <w:rsid w:val="005A2B0B"/>
    <w:rsid w:val="005A2F5E"/>
    <w:rsid w:val="005B2FB3"/>
    <w:rsid w:val="005C25D9"/>
    <w:rsid w:val="005C3FDE"/>
    <w:rsid w:val="005C4FB2"/>
    <w:rsid w:val="005D1DBF"/>
    <w:rsid w:val="005E11FD"/>
    <w:rsid w:val="005F1319"/>
    <w:rsid w:val="00607AD1"/>
    <w:rsid w:val="00617DC3"/>
    <w:rsid w:val="00622DFB"/>
    <w:rsid w:val="00622FC1"/>
    <w:rsid w:val="00623A24"/>
    <w:rsid w:val="00653591"/>
    <w:rsid w:val="00655429"/>
    <w:rsid w:val="00657D64"/>
    <w:rsid w:val="006609E6"/>
    <w:rsid w:val="00662ABF"/>
    <w:rsid w:val="00681205"/>
    <w:rsid w:val="006B0F5A"/>
    <w:rsid w:val="006B1185"/>
    <w:rsid w:val="006B52CC"/>
    <w:rsid w:val="006C6AAB"/>
    <w:rsid w:val="006D07E4"/>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4D0B"/>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07F6"/>
    <w:rsid w:val="00863C95"/>
    <w:rsid w:val="00865B9C"/>
    <w:rsid w:val="00866DA4"/>
    <w:rsid w:val="008717DC"/>
    <w:rsid w:val="00872279"/>
    <w:rsid w:val="00874713"/>
    <w:rsid w:val="00877C21"/>
    <w:rsid w:val="008A050B"/>
    <w:rsid w:val="008A31F5"/>
    <w:rsid w:val="008A35FF"/>
    <w:rsid w:val="008B73D2"/>
    <w:rsid w:val="008D1306"/>
    <w:rsid w:val="008D183D"/>
    <w:rsid w:val="008D2369"/>
    <w:rsid w:val="008D427F"/>
    <w:rsid w:val="008D7A7F"/>
    <w:rsid w:val="008E4C05"/>
    <w:rsid w:val="008E5CC4"/>
    <w:rsid w:val="008F3C77"/>
    <w:rsid w:val="008F4E84"/>
    <w:rsid w:val="008F7B8A"/>
    <w:rsid w:val="00905258"/>
    <w:rsid w:val="009077EB"/>
    <w:rsid w:val="00911633"/>
    <w:rsid w:val="00911649"/>
    <w:rsid w:val="00912CBC"/>
    <w:rsid w:val="0091484A"/>
    <w:rsid w:val="0091653F"/>
    <w:rsid w:val="0092064A"/>
    <w:rsid w:val="00922C43"/>
    <w:rsid w:val="00946978"/>
    <w:rsid w:val="00960404"/>
    <w:rsid w:val="009612E6"/>
    <w:rsid w:val="00961F1D"/>
    <w:rsid w:val="00971A8A"/>
    <w:rsid w:val="00973236"/>
    <w:rsid w:val="009737CF"/>
    <w:rsid w:val="009824B2"/>
    <w:rsid w:val="009A209F"/>
    <w:rsid w:val="009A2406"/>
    <w:rsid w:val="009A711B"/>
    <w:rsid w:val="009B341F"/>
    <w:rsid w:val="009C6B7B"/>
    <w:rsid w:val="009D639D"/>
    <w:rsid w:val="009E19B0"/>
    <w:rsid w:val="009E2819"/>
    <w:rsid w:val="009F6C2A"/>
    <w:rsid w:val="00A161A6"/>
    <w:rsid w:val="00A320EC"/>
    <w:rsid w:val="00A361D5"/>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2769"/>
    <w:rsid w:val="00B17E46"/>
    <w:rsid w:val="00B34F08"/>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1D05"/>
    <w:rsid w:val="00C13E76"/>
    <w:rsid w:val="00C207D7"/>
    <w:rsid w:val="00C24305"/>
    <w:rsid w:val="00C25D91"/>
    <w:rsid w:val="00C35742"/>
    <w:rsid w:val="00C40E68"/>
    <w:rsid w:val="00C4236B"/>
    <w:rsid w:val="00C432D0"/>
    <w:rsid w:val="00C542CC"/>
    <w:rsid w:val="00C71494"/>
    <w:rsid w:val="00C71823"/>
    <w:rsid w:val="00C772DD"/>
    <w:rsid w:val="00C80D30"/>
    <w:rsid w:val="00C951A3"/>
    <w:rsid w:val="00C96D17"/>
    <w:rsid w:val="00CA23B7"/>
    <w:rsid w:val="00CA34DD"/>
    <w:rsid w:val="00CA7C02"/>
    <w:rsid w:val="00CB0BFE"/>
    <w:rsid w:val="00CB3883"/>
    <w:rsid w:val="00CC01C7"/>
    <w:rsid w:val="00CC727F"/>
    <w:rsid w:val="00CD67F5"/>
    <w:rsid w:val="00CD7D5B"/>
    <w:rsid w:val="00CE1431"/>
    <w:rsid w:val="00CE4850"/>
    <w:rsid w:val="00CE49E6"/>
    <w:rsid w:val="00CF0DBA"/>
    <w:rsid w:val="00D10634"/>
    <w:rsid w:val="00D179B8"/>
    <w:rsid w:val="00D20B52"/>
    <w:rsid w:val="00D237E3"/>
    <w:rsid w:val="00D239BD"/>
    <w:rsid w:val="00D340FE"/>
    <w:rsid w:val="00D43003"/>
    <w:rsid w:val="00D54F85"/>
    <w:rsid w:val="00D6356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F2827"/>
    <w:rsid w:val="00DF74E1"/>
    <w:rsid w:val="00E0547E"/>
    <w:rsid w:val="00E05614"/>
    <w:rsid w:val="00E24012"/>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D0BAD"/>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styleId="UnresolvedMention">
    <w:name w:val="Unresolved Mention"/>
    <w:basedOn w:val="DefaultParagraphFont"/>
    <w:uiPriority w:val="99"/>
    <w:semiHidden/>
    <w:unhideWhenUsed/>
    <w:rsid w:val="00D9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0641">
      <w:bodyDiv w:val="1"/>
      <w:marLeft w:val="0"/>
      <w:marRight w:val="0"/>
      <w:marTop w:val="0"/>
      <w:marBottom w:val="0"/>
      <w:divBdr>
        <w:top w:val="none" w:sz="0" w:space="0" w:color="auto"/>
        <w:left w:val="none" w:sz="0" w:space="0" w:color="auto"/>
        <w:bottom w:val="none" w:sz="0" w:space="0" w:color="auto"/>
        <w:right w:val="none" w:sz="0" w:space="0" w:color="auto"/>
      </w:divBdr>
    </w:div>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363557130">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ibmresilient/resilient-community-apps/fn_odbc_query/fn_odbc_query/components/odbc_query.py" TargetMode="External"/><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bmresilient/resilient-community-apps/fn_odbc_query/fn_odbc_query/components/odbc_query.py"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mailto:support@resilientsystems.com" TargetMode="External"/><Relationship Id="rId36" Type="http://schemas.microsoft.com/office/2011/relationships/people" Target="people.xml"/><Relationship Id="rId10" Type="http://schemas.openxmlformats.org/officeDocument/2006/relationships/hyperlink" Target="http://www.connectionstrings.com/"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leehammer/pyodbc/wiki/Unicod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AE1EB-EDBF-D144-AD7C-CBCB6D3D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16</Pages>
  <Words>2744</Words>
  <Characters>15645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18353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25</cp:revision>
  <cp:lastPrinted>2018-05-30T13:00:00Z</cp:lastPrinted>
  <dcterms:created xsi:type="dcterms:W3CDTF">2018-06-04T14:42:00Z</dcterms:created>
  <dcterms:modified xsi:type="dcterms:W3CDTF">2018-07-20T17:25:00Z</dcterms:modified>
  <cp:category/>
</cp:coreProperties>
</file>