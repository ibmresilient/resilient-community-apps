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5EF6B14" w:rsidR="006B52CC" w:rsidRDefault="007E4B7B" w:rsidP="006B52CC">
      <w:pPr>
        <w:pStyle w:val="Heading1"/>
        <w:spacing w:before="0"/>
        <w:jc w:val="center"/>
      </w:pPr>
      <w:r>
        <w:rPr>
          <w:color w:val="FF8300"/>
        </w:rPr>
        <w:t>ODBC Query</w:t>
      </w:r>
      <w:r w:rsidR="00C951A3">
        <w:rPr>
          <w:color w:val="FF8300"/>
        </w:rPr>
        <w:t xml:space="preserve"> Function V1.0.0</w:t>
      </w:r>
    </w:p>
    <w:p w14:paraId="0E3218A8" w14:textId="08313322" w:rsidR="006B52CC" w:rsidRDefault="00C951A3" w:rsidP="006B52CC">
      <w:pPr>
        <w:pStyle w:val="Normal1"/>
        <w:jc w:val="center"/>
      </w:pPr>
      <w:r>
        <w:rPr>
          <w:rFonts w:ascii="Times New Roman" w:eastAsia="Times New Roman" w:hAnsi="Times New Roman" w:cs="Times New Roman"/>
        </w:rPr>
        <w:t xml:space="preserve">Release Date: </w:t>
      </w:r>
      <w:del w:id="1" w:author="Tamara Zlender" w:date="2018-06-07T12:09:00Z">
        <w:r w:rsidR="007E4B7B" w:rsidDel="000B2B55">
          <w:rPr>
            <w:rFonts w:ascii="Times New Roman" w:eastAsia="Times New Roman" w:hAnsi="Times New Roman" w:cs="Times New Roman"/>
          </w:rPr>
          <w:delText>May</w:delText>
        </w:r>
        <w:r w:rsidR="00BD235A" w:rsidDel="000B2B55">
          <w:rPr>
            <w:rFonts w:ascii="Times New Roman" w:eastAsia="Times New Roman" w:hAnsi="Times New Roman" w:cs="Times New Roman"/>
          </w:rPr>
          <w:delText xml:space="preserve"> </w:delText>
        </w:r>
      </w:del>
      <w:ins w:id="2" w:author="Tamara Zlender" w:date="2018-06-07T12:09:00Z">
        <w:r w:rsidR="000B2B55">
          <w:rPr>
            <w:rFonts w:ascii="Times New Roman" w:eastAsia="Times New Roman" w:hAnsi="Times New Roman" w:cs="Times New Roman"/>
          </w:rPr>
          <w:t xml:space="preserve">June </w:t>
        </w:r>
      </w:ins>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p>
    <w:p w14:paraId="5E37D250" w14:textId="6005CAFB"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 xml:space="preserve">establishes </w:t>
      </w:r>
      <w:r w:rsidR="006D761A">
        <w:rPr>
          <w:rFonts w:ascii="Arial" w:eastAsia="Arial" w:hAnsi="Arial" w:cs="Arial"/>
          <w:sz w:val="20"/>
          <w:szCs w:val="20"/>
        </w:rPr>
        <w:t xml:space="preserve">an </w:t>
      </w:r>
      <w:r w:rsidR="009F6C2A">
        <w:rPr>
          <w:rFonts w:ascii="Arial" w:eastAsia="Arial" w:hAnsi="Arial" w:cs="Arial"/>
          <w:sz w:val="20"/>
          <w:szCs w:val="20"/>
        </w:rPr>
        <w:t>OBDC connection to the desired SQL database server and executes SELECT, INSERT, UPDATE or DELETE SQL statements</w:t>
      </w:r>
      <w:r w:rsidR="00C432D0">
        <w:rPr>
          <w:rFonts w:ascii="Arial" w:eastAsia="Arial" w:hAnsi="Arial" w:cs="Arial"/>
          <w:sz w:val="20"/>
          <w:szCs w:val="20"/>
        </w:rPr>
        <w:t>.</w:t>
      </w:r>
    </w:p>
    <w:p w14:paraId="7264444A" w14:textId="0FCF12B7" w:rsidR="00410E88" w:rsidRDefault="00E66222" w:rsidP="00E66222">
      <w:pPr>
        <w:pStyle w:val="BodyText"/>
        <w:rPr>
          <w:rFonts w:eastAsia="Arial" w:cs="Arial"/>
          <w:szCs w:val="20"/>
        </w:rPr>
      </w:pPr>
      <w:r>
        <w:t xml:space="preserve">This package includes </w:t>
      </w:r>
      <w:r w:rsidR="00CE1431">
        <w:t xml:space="preserve">a </w:t>
      </w:r>
      <w:r w:rsidR="00455E93">
        <w:t xml:space="preserve">SQL </w:t>
      </w:r>
      <w:r w:rsidR="006D761A">
        <w:t xml:space="preserve">script </w:t>
      </w:r>
      <w:r w:rsidR="009C6B7B">
        <w:t xml:space="preserve">that creates </w:t>
      </w:r>
      <w:r w:rsidR="00CE1431">
        <w:t xml:space="preserve">a </w:t>
      </w:r>
      <w:r w:rsidR="00455E93">
        <w:t xml:space="preserve">sample </w:t>
      </w:r>
      <w:r w:rsidR="00CE1431">
        <w:t xml:space="preserve">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w:t>
      </w:r>
      <w:r w:rsidR="006D761A">
        <w:t xml:space="preserve">that can be </w:t>
      </w:r>
      <w:r w:rsidR="00410E88">
        <w:t xml:space="preserve">updated by </w:t>
      </w:r>
      <w:r w:rsidR="00410E88">
        <w:rPr>
          <w:rFonts w:eastAsia="Arial" w:cs="Arial"/>
          <w:szCs w:val="20"/>
        </w:rPr>
        <w:t>the SELECT statement workflow.</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3"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4" w:name="_Toc509305886"/>
      <w:r>
        <w:lastRenderedPageBreak/>
        <w:t>Install the Python components</w:t>
      </w:r>
      <w:bookmarkEnd w:id="4"/>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r>
        <w:t>sudo pip install --upgrade fn_odbc_query</w:t>
      </w:r>
      <w:r w:rsidR="008D2369">
        <w:t>-&lt;</w:t>
      </w:r>
      <w:r w:rsidR="008D2369" w:rsidRPr="009B0406">
        <w:rPr>
          <w:i/>
        </w:rPr>
        <w:t>version</w:t>
      </w:r>
      <w:r w:rsidR="008D2369">
        <w:t>&gt;</w:t>
      </w:r>
      <w:r>
        <w:t>.tar.gz</w:t>
      </w:r>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0209B32E" w:rsidR="00AC1006" w:rsidRDefault="00F33F4A" w:rsidP="00AC1006">
      <w:pPr>
        <w:pStyle w:val="BodyText"/>
        <w:keepNext/>
        <w:numPr>
          <w:ilvl w:val="1"/>
          <w:numId w:val="23"/>
        </w:numPr>
        <w:ind w:left="720"/>
        <w:rPr>
          <w:rFonts w:cs="Arial"/>
          <w:color w:val="000000"/>
        </w:rPr>
      </w:pPr>
      <w:r>
        <w:rPr>
          <w:rFonts w:cs="Arial"/>
          <w:color w:val="000000"/>
        </w:rPr>
        <w:t>In the [</w:t>
      </w:r>
      <w:r w:rsidRPr="009472BD">
        <w:rPr>
          <w:rFonts w:cs="Arial"/>
          <w:color w:val="000000"/>
        </w:rPr>
        <w:t>fn</w:t>
      </w:r>
      <w:r w:rsidR="00402FBC">
        <w:rPr>
          <w:rFonts w:cs="Arial"/>
          <w:color w:val="000000"/>
        </w:rPr>
        <w:t>_odbc_query</w:t>
      </w:r>
      <w:r>
        <w:rPr>
          <w:rFonts w:cs="Arial"/>
          <w:color w:val="000000"/>
        </w:rPr>
        <w:t xml:space="preserve">] section, edit the settings as </w:t>
      </w:r>
      <w:r w:rsidR="00AC1006">
        <w:rPr>
          <w:rFonts w:cs="Arial"/>
          <w:color w:val="000000"/>
        </w:rPr>
        <w:t>follows:</w:t>
      </w:r>
    </w:p>
    <w:p w14:paraId="1EFFE991" w14:textId="77777777" w:rsidR="000E2781" w:rsidRPr="000E2781" w:rsidRDefault="000E2781" w:rsidP="000E2781">
      <w:pPr>
        <w:pStyle w:val="Code0"/>
        <w:spacing w:before="0" w:after="0"/>
        <w:ind w:left="547"/>
        <w:rPr>
          <w:rFonts w:eastAsia="Cambria"/>
        </w:rPr>
      </w:pPr>
      <w:r w:rsidRPr="000E2781">
        <w:rPr>
          <w:rFonts w:eastAsia="Cambria"/>
        </w:rPr>
        <w:t># Define your connection string</w:t>
      </w:r>
    </w:p>
    <w:p w14:paraId="5DF8A029" w14:textId="59094043" w:rsidR="00DB705E" w:rsidRDefault="000E2781" w:rsidP="000E2781">
      <w:pPr>
        <w:pStyle w:val="Code0"/>
        <w:spacing w:before="0" w:after="0"/>
        <w:ind w:left="547"/>
        <w:rPr>
          <w:rFonts w:eastAsia="Cambria"/>
        </w:rPr>
      </w:pPr>
      <w:r w:rsidRPr="000E2781">
        <w:rPr>
          <w:rFonts w:eastAsia="Cambria"/>
        </w:rPr>
        <w:t>sql_connection_string=Driver={PostgreSQL};Server=</w:t>
      </w:r>
      <w:r w:rsidR="00DB705E">
        <w:rPr>
          <w:rFonts w:eastAsia="Cambria"/>
        </w:rPr>
        <w:t>IP Ad</w:t>
      </w:r>
      <w:ins w:id="5" w:author="Tamara Zlender" w:date="2018-06-04T10:38:00Z">
        <w:r w:rsidR="00D651B3">
          <w:rPr>
            <w:rFonts w:eastAsia="Cambria"/>
          </w:rPr>
          <w:t>d</w:t>
        </w:r>
      </w:ins>
      <w:r w:rsidR="00DB705E">
        <w:rPr>
          <w:rFonts w:eastAsia="Cambria"/>
        </w:rPr>
        <w:t>ress</w:t>
      </w:r>
      <w:r w:rsidRPr="000E2781">
        <w:rPr>
          <w:rFonts w:eastAsia="Cambria"/>
        </w:rPr>
        <w:t>;Port=5432;</w:t>
      </w:r>
    </w:p>
    <w:p w14:paraId="2FBEE923" w14:textId="5ADC6722" w:rsidR="000E2781" w:rsidRPr="000E2781" w:rsidRDefault="000E2781" w:rsidP="000E2781">
      <w:pPr>
        <w:pStyle w:val="Code0"/>
        <w:spacing w:before="0" w:after="0"/>
        <w:ind w:left="547"/>
        <w:rPr>
          <w:rFonts w:eastAsia="Cambria"/>
        </w:rPr>
      </w:pPr>
      <w:r w:rsidRPr="000E2781">
        <w:rPr>
          <w:rFonts w:eastAsia="Cambria"/>
        </w:rPr>
        <w:t>Database=</w:t>
      </w:r>
      <w:r w:rsidR="00DB705E">
        <w:rPr>
          <w:rFonts w:eastAsia="Cambria"/>
        </w:rPr>
        <w:t>myDataBase</w:t>
      </w:r>
      <w:r w:rsidRPr="000E2781">
        <w:rPr>
          <w:rFonts w:eastAsia="Cambria"/>
        </w:rPr>
        <w:t>;Uid=</w:t>
      </w:r>
      <w:r w:rsidR="00DB705E">
        <w:rPr>
          <w:rFonts w:eastAsia="Cambria"/>
        </w:rPr>
        <w:t>myUserName</w:t>
      </w:r>
      <w:r w:rsidRPr="000E2781">
        <w:rPr>
          <w:rFonts w:eastAsia="Cambria"/>
        </w:rPr>
        <w:t>;Pwd=</w:t>
      </w:r>
      <w:r w:rsidR="00DB705E">
        <w:rPr>
          <w:rFonts w:eastAsia="Cambria"/>
        </w:rPr>
        <w:t>myP</w:t>
      </w:r>
      <w:r w:rsidRPr="000E2781">
        <w:rPr>
          <w:rFonts w:eastAsia="Cambria"/>
        </w:rPr>
        <w:t>assword;</w:t>
      </w:r>
    </w:p>
    <w:p w14:paraId="4A02B6E3" w14:textId="77777777" w:rsidR="000E2781" w:rsidRPr="000E2781" w:rsidRDefault="000E2781" w:rsidP="000E2781">
      <w:pPr>
        <w:pStyle w:val="Code0"/>
        <w:spacing w:before="0" w:after="0"/>
        <w:ind w:left="547"/>
        <w:rPr>
          <w:rFonts w:eastAsia="Cambria"/>
        </w:rPr>
      </w:pPr>
    </w:p>
    <w:p w14:paraId="7EE09A42" w14:textId="77777777" w:rsidR="00041CAE" w:rsidRDefault="00041CAE">
      <w:pPr>
        <w:pStyle w:val="Code0"/>
        <w:spacing w:before="0" w:after="0"/>
        <w:ind w:left="547"/>
        <w:rPr>
          <w:ins w:id="6" w:author="Tamara Zlender" w:date="2018-06-11T11:47:00Z"/>
          <w:rFonts w:eastAsia="Cambria"/>
        </w:rPr>
        <w:pPrChange w:id="7"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 w:author="Tamara Zlender" w:date="2018-06-11T11:47:00Z">
        <w:r>
          <w:rPr>
            <w:rFonts w:eastAsia="Cambria"/>
          </w:rPr>
          <w:t># Optional settings:</w:t>
        </w:r>
      </w:ins>
    </w:p>
    <w:p w14:paraId="098AD50F" w14:textId="77777777" w:rsidR="00041CAE" w:rsidRDefault="00041CAE">
      <w:pPr>
        <w:pStyle w:val="Code0"/>
        <w:spacing w:before="0" w:after="0"/>
        <w:ind w:left="547"/>
        <w:rPr>
          <w:ins w:id="9" w:author="Tamara Zlender" w:date="2018-06-11T11:47:00Z"/>
          <w:rFonts w:eastAsia="Cambria"/>
        </w:rPr>
        <w:pPrChange w:id="10"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E1C5653" w14:textId="77777777" w:rsidR="00041CAE" w:rsidRDefault="00041CAE">
      <w:pPr>
        <w:pStyle w:val="Code0"/>
        <w:spacing w:before="0" w:after="0"/>
        <w:ind w:left="547"/>
        <w:rPr>
          <w:ins w:id="11" w:author="Tamara Zlender" w:date="2018-06-11T11:47:00Z"/>
          <w:rFonts w:eastAsia="Cambria"/>
        </w:rPr>
        <w:pPrChange w:id="12"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3" w:author="Tamara Zlender" w:date="2018-06-11T11:47:00Z">
        <w:r>
          <w:rPr>
            <w:rFonts w:eastAsia="Cambria"/>
          </w:rPr>
          <w:t># Define restricted SQL statements as a list, separated by a comma, using square brackets.</w:t>
        </w:r>
      </w:ins>
    </w:p>
    <w:p w14:paraId="102878A2" w14:textId="77777777" w:rsidR="00041CAE" w:rsidRDefault="00041CAE">
      <w:pPr>
        <w:pStyle w:val="Code0"/>
        <w:spacing w:before="0" w:after="0"/>
        <w:ind w:left="547"/>
        <w:rPr>
          <w:ins w:id="14" w:author="Tamara Zlender" w:date="2018-06-11T11:47:00Z"/>
          <w:rFonts w:eastAsia="Cambria"/>
        </w:rPr>
        <w:pPrChange w:id="15"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6" w:author="Tamara Zlender" w:date="2018-06-11T11:47:00Z">
        <w:r>
          <w:rPr>
            <w:rFonts w:eastAsia="Cambria"/>
          </w:rPr>
          <w:t xml:space="preserve"># Example ["delete", "update", "insert"]. </w:t>
        </w:r>
      </w:ins>
    </w:p>
    <w:p w14:paraId="7BA8A774" w14:textId="77777777" w:rsidR="00041CAE" w:rsidRDefault="00041CAE">
      <w:pPr>
        <w:pStyle w:val="Code0"/>
        <w:spacing w:before="0" w:after="0"/>
        <w:ind w:left="547"/>
        <w:rPr>
          <w:ins w:id="17" w:author="Tamara Zlender" w:date="2018-06-11T11:47:00Z"/>
          <w:rFonts w:eastAsia="Cambria"/>
        </w:rPr>
        <w:pPrChange w:id="18"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9" w:author="Tamara Zlender" w:date="2018-06-11T11:47:00Z">
        <w:r>
          <w:rPr>
            <w:rFonts w:eastAsia="Cambria"/>
          </w:rPr>
          <w:t># Comment this line if there are no restrictions.</w:t>
        </w:r>
      </w:ins>
    </w:p>
    <w:p w14:paraId="102D0DB9" w14:textId="77777777" w:rsidR="00041CAE" w:rsidRDefault="00041CAE">
      <w:pPr>
        <w:pStyle w:val="Code0"/>
        <w:spacing w:before="0" w:after="0"/>
        <w:ind w:left="547"/>
        <w:rPr>
          <w:ins w:id="20" w:author="Tamara Zlender" w:date="2018-06-11T11:47:00Z"/>
          <w:rFonts w:eastAsia="Cambria"/>
        </w:rPr>
        <w:pPrChange w:id="21"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22" w:author="Tamara Zlender" w:date="2018-06-11T11:47:00Z">
        <w:r>
          <w:rPr>
            <w:rFonts w:eastAsia="Cambria"/>
          </w:rPr>
          <w:t>sql_restricted_sql_statements=["delete", "insert", "update"]</w:t>
        </w:r>
      </w:ins>
    </w:p>
    <w:p w14:paraId="2B7419FF" w14:textId="77777777" w:rsidR="00041CAE" w:rsidRDefault="00041CAE">
      <w:pPr>
        <w:pStyle w:val="Code0"/>
        <w:spacing w:before="0" w:after="0"/>
        <w:ind w:left="547"/>
        <w:rPr>
          <w:ins w:id="23" w:author="Tamara Zlender" w:date="2018-06-11T11:47:00Z"/>
          <w:rFonts w:eastAsia="Cambria"/>
        </w:rPr>
        <w:pPrChange w:id="24"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016106C" w14:textId="77777777" w:rsidR="00041CAE" w:rsidRDefault="00041CAE">
      <w:pPr>
        <w:pStyle w:val="Code0"/>
        <w:spacing w:before="0" w:after="0"/>
        <w:ind w:left="547"/>
        <w:rPr>
          <w:ins w:id="25" w:author="Tamara Zlender" w:date="2018-06-11T11:47:00Z"/>
          <w:rFonts w:eastAsia="Cambria"/>
        </w:rPr>
        <w:pPrChange w:id="26"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27" w:author="Tamara Zlender" w:date="2018-06-11T11:47:00Z">
        <w:r>
          <w:rPr>
            <w:rFonts w:eastAsia="Cambria"/>
          </w:rPr>
          <w:t># Define if you wish to execute commits automatically after every SQL statement.</w:t>
        </w:r>
      </w:ins>
    </w:p>
    <w:p w14:paraId="0980CF56" w14:textId="77777777" w:rsidR="00041CAE" w:rsidRDefault="00041CAE">
      <w:pPr>
        <w:pStyle w:val="Code0"/>
        <w:spacing w:before="0" w:after="0"/>
        <w:ind w:left="547"/>
        <w:rPr>
          <w:ins w:id="28" w:author="Tamara Zlender" w:date="2018-06-11T11:47:00Z"/>
          <w:rFonts w:eastAsia="Cambria"/>
        </w:rPr>
        <w:pPrChange w:id="29"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30" w:author="Tamara Zlender" w:date="2018-06-11T11:47:00Z">
        <w:r>
          <w:rPr>
            <w:rFonts w:eastAsia="Cambria"/>
          </w:rPr>
          <w:t># Comment this line to use false - the default.</w:t>
        </w:r>
      </w:ins>
    </w:p>
    <w:p w14:paraId="2D9ED063" w14:textId="77777777" w:rsidR="00041CAE" w:rsidRDefault="00041CAE">
      <w:pPr>
        <w:pStyle w:val="Code0"/>
        <w:spacing w:before="0" w:after="0"/>
        <w:ind w:left="547"/>
        <w:rPr>
          <w:ins w:id="31" w:author="Tamara Zlender" w:date="2018-06-11T11:47:00Z"/>
          <w:rFonts w:eastAsia="Cambria"/>
        </w:rPr>
        <w:pPrChange w:id="32"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33" w:author="Tamara Zlender" w:date="2018-06-11T11:47:00Z">
        <w:r>
          <w:rPr>
            <w:rFonts w:eastAsia="Cambria"/>
          </w:rPr>
          <w:t>sql_autocommit=true</w:t>
        </w:r>
      </w:ins>
    </w:p>
    <w:p w14:paraId="40AD3E02" w14:textId="77777777" w:rsidR="00041CAE" w:rsidRDefault="00041CAE">
      <w:pPr>
        <w:pStyle w:val="Code0"/>
        <w:spacing w:before="0" w:after="0"/>
        <w:ind w:left="547"/>
        <w:rPr>
          <w:ins w:id="34" w:author="Tamara Zlender" w:date="2018-06-11T11:47:00Z"/>
          <w:rFonts w:eastAsia="Cambria"/>
        </w:rPr>
        <w:pPrChange w:id="35"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5130969C" w14:textId="77777777" w:rsidR="00041CAE" w:rsidRDefault="00041CAE">
      <w:pPr>
        <w:pStyle w:val="Code0"/>
        <w:spacing w:before="0" w:after="0"/>
        <w:ind w:left="547"/>
        <w:rPr>
          <w:ins w:id="36" w:author="Tamara Zlender" w:date="2018-06-11T11:47:00Z"/>
          <w:rFonts w:eastAsia="Cambria"/>
        </w:rPr>
        <w:pPrChange w:id="37"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38" w:author="Tamara Zlender" w:date="2018-06-11T11:47:00Z">
        <w:r>
          <w:rPr>
            <w:rFonts w:eastAsia="Cambria"/>
          </w:rPr>
          <w:t xml:space="preserve"># Define a query timeout in seconds. </w:t>
        </w:r>
      </w:ins>
    </w:p>
    <w:p w14:paraId="500ECE3D" w14:textId="77777777" w:rsidR="00041CAE" w:rsidRDefault="00041CAE">
      <w:pPr>
        <w:pStyle w:val="Code0"/>
        <w:spacing w:before="0" w:after="0"/>
        <w:ind w:left="547"/>
        <w:rPr>
          <w:ins w:id="39" w:author="Tamara Zlender" w:date="2018-06-11T11:47:00Z"/>
          <w:rFonts w:eastAsia="Cambria"/>
        </w:rPr>
        <w:pPrChange w:id="40"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41" w:author="Tamara Zlender" w:date="2018-06-11T11:47:00Z">
        <w:r>
          <w:rPr>
            <w:rFonts w:eastAsia="Cambria"/>
          </w:rPr>
          <w:t># Comment this line to use the default 0, which means "no timeout".</w:t>
        </w:r>
      </w:ins>
    </w:p>
    <w:p w14:paraId="630AE5C1" w14:textId="77777777" w:rsidR="00041CAE" w:rsidRDefault="00041CAE">
      <w:pPr>
        <w:pStyle w:val="Code0"/>
        <w:spacing w:before="0" w:after="0"/>
        <w:ind w:left="547"/>
        <w:rPr>
          <w:ins w:id="42" w:author="Tamara Zlender" w:date="2018-06-11T11:47:00Z"/>
          <w:rFonts w:eastAsia="Cambria"/>
        </w:rPr>
        <w:pPrChange w:id="43"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44" w:author="Tamara Zlender" w:date="2018-06-11T11:47:00Z">
        <w:r>
          <w:rPr>
            <w:rFonts w:eastAsia="Cambria"/>
          </w:rPr>
          <w:t># Might not be supported for all database drivers.</w:t>
        </w:r>
      </w:ins>
    </w:p>
    <w:p w14:paraId="341D1706" w14:textId="77777777" w:rsidR="00041CAE" w:rsidRDefault="00041CAE">
      <w:pPr>
        <w:pStyle w:val="Code0"/>
        <w:spacing w:before="0" w:after="0"/>
        <w:ind w:left="547"/>
        <w:rPr>
          <w:ins w:id="45" w:author="Tamara Zlender" w:date="2018-06-11T11:47:00Z"/>
          <w:rFonts w:eastAsia="Cambria"/>
        </w:rPr>
        <w:pPrChange w:id="46"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47" w:author="Tamara Zlender" w:date="2018-06-11T11:47:00Z">
        <w:r>
          <w:rPr>
            <w:rFonts w:eastAsia="Cambria"/>
          </w:rPr>
          <w:t>sql_query_timeout=10</w:t>
        </w:r>
      </w:ins>
    </w:p>
    <w:p w14:paraId="5B0908F6" w14:textId="77777777" w:rsidR="00041CAE" w:rsidRDefault="00041CAE">
      <w:pPr>
        <w:pStyle w:val="Code0"/>
        <w:spacing w:before="0" w:after="0"/>
        <w:ind w:left="547"/>
        <w:rPr>
          <w:ins w:id="48" w:author="Tamara Zlender" w:date="2018-06-11T11:47:00Z"/>
          <w:rFonts w:eastAsia="Cambria"/>
        </w:rPr>
        <w:pPrChange w:id="49"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04A99FA9" w14:textId="77777777" w:rsidR="00041CAE" w:rsidRDefault="00041CAE">
      <w:pPr>
        <w:pStyle w:val="Code0"/>
        <w:spacing w:before="0" w:after="0"/>
        <w:ind w:left="547"/>
        <w:rPr>
          <w:ins w:id="50" w:author="Tamara Zlender" w:date="2018-06-11T11:47:00Z"/>
          <w:rFonts w:eastAsia="Cambria"/>
        </w:rPr>
        <w:pPrChange w:id="51"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52" w:author="Tamara Zlender" w:date="2018-06-11T11:47:00Z">
        <w:r>
          <w:rPr>
            <w:rFonts w:eastAsia="Cambria"/>
          </w:rPr>
          <w:lastRenderedPageBreak/>
          <w:t># Encoding and decoding settings needed for your SQL database.</w:t>
        </w:r>
      </w:ins>
    </w:p>
    <w:p w14:paraId="7A5EC526" w14:textId="77777777" w:rsidR="00041CAE" w:rsidRDefault="00041CAE">
      <w:pPr>
        <w:pStyle w:val="Code0"/>
        <w:spacing w:before="0" w:after="0"/>
        <w:ind w:left="547"/>
        <w:rPr>
          <w:ins w:id="53" w:author="Tamara Zlender" w:date="2018-06-11T11:47:00Z"/>
          <w:rFonts w:eastAsia="Cambria"/>
        </w:rPr>
        <w:pPrChange w:id="54"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55" w:author="Tamara Zlender" w:date="2018-06-11T11:47:00Z">
        <w:r>
          <w:rPr>
            <w:rFonts w:eastAsia="Cambria"/>
          </w:rPr>
          <w:t xml:space="preserve"># Define which one of supported SQL Server database settings you want to use. </w:t>
        </w:r>
      </w:ins>
    </w:p>
    <w:p w14:paraId="20BE29D5" w14:textId="77777777" w:rsidR="00041CAE" w:rsidRDefault="00041CAE">
      <w:pPr>
        <w:pStyle w:val="Code0"/>
        <w:spacing w:before="0" w:after="0"/>
        <w:ind w:left="547"/>
        <w:rPr>
          <w:ins w:id="56" w:author="Tamara Zlender" w:date="2018-06-11T11:47:00Z"/>
          <w:rFonts w:eastAsia="Cambria"/>
        </w:rPr>
        <w:pPrChange w:id="57"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58" w:author="Tamara Zlender" w:date="2018-06-11T11:47:00Z">
        <w:r>
          <w:rPr>
            <w:rFonts w:eastAsia="Cambria"/>
          </w:rPr>
          <w:t># At the moment MariaDB, PostgreSQL and MySQL are supported.</w:t>
        </w:r>
      </w:ins>
    </w:p>
    <w:p w14:paraId="3A57A0ED" w14:textId="77777777" w:rsidR="00041CAE" w:rsidRDefault="00041CAE">
      <w:pPr>
        <w:pStyle w:val="Code0"/>
        <w:spacing w:before="0" w:after="0"/>
        <w:ind w:left="547"/>
        <w:rPr>
          <w:ins w:id="59" w:author="Tamara Zlender" w:date="2018-06-11T11:47:00Z"/>
          <w:rFonts w:eastAsia="Cambria"/>
        </w:rPr>
        <w:pPrChange w:id="60"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1" w:author="Tamara Zlender" w:date="2018-06-11T11:47:00Z">
        <w:r>
          <w:rPr>
            <w:rFonts w:eastAsia="Cambria"/>
          </w:rPr>
          <w:t># Comment this line if you don't wish to configure decoding/encoding.</w:t>
        </w:r>
      </w:ins>
    </w:p>
    <w:p w14:paraId="4EC5880D" w14:textId="6A0557B4" w:rsidR="00041CAE" w:rsidRDefault="00DA6344">
      <w:pPr>
        <w:pStyle w:val="Code0"/>
        <w:spacing w:before="0" w:after="0"/>
        <w:ind w:left="547"/>
        <w:rPr>
          <w:ins w:id="62" w:author="Tamara Zlender" w:date="2018-06-11T11:47:00Z"/>
          <w:rFonts w:eastAsia="Cambria"/>
        </w:rPr>
        <w:pPrChange w:id="63"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4" w:author="Tamara Zlender" w:date="2018-06-11T11:47:00Z">
        <w:r>
          <w:rPr>
            <w:rFonts w:eastAsia="Cambria"/>
          </w:rPr>
          <w:t>sql_database_type=</w:t>
        </w:r>
      </w:ins>
      <w:ins w:id="65" w:author="Tamara Zlender" w:date="2018-06-14T13:21:00Z">
        <w:r>
          <w:rPr>
            <w:rFonts w:eastAsia="Cambria"/>
          </w:rPr>
          <w:t>PostgreSQL</w:t>
        </w:r>
      </w:ins>
      <w:bookmarkStart w:id="66" w:name="_GoBack"/>
      <w:bookmarkEnd w:id="66"/>
    </w:p>
    <w:p w14:paraId="0B014067" w14:textId="77777777" w:rsidR="00041CAE" w:rsidRDefault="00041CAE">
      <w:pPr>
        <w:pStyle w:val="Code0"/>
        <w:spacing w:before="0" w:after="0"/>
        <w:ind w:left="547"/>
        <w:rPr>
          <w:ins w:id="67" w:author="Tamara Zlender" w:date="2018-06-11T11:47:00Z"/>
          <w:rFonts w:eastAsia="Cambria"/>
        </w:rPr>
        <w:pPrChange w:id="68"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4A10758D" w14:textId="77777777" w:rsidR="00041CAE" w:rsidRDefault="00041CAE">
      <w:pPr>
        <w:pStyle w:val="Code0"/>
        <w:spacing w:before="0" w:after="0"/>
        <w:ind w:left="547"/>
        <w:rPr>
          <w:ins w:id="69" w:author="Tamara Zlender" w:date="2018-06-11T11:47:00Z"/>
          <w:rFonts w:eastAsia="Cambria"/>
        </w:rPr>
        <w:pPrChange w:id="70"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1" w:author="Tamara Zlender" w:date="2018-06-11T11:47:00Z">
        <w:r>
          <w:rPr>
            <w:rFonts w:eastAsia="Cambria"/>
          </w:rPr>
          <w:t xml:space="preserve"># Define number of rows to fetch. </w:t>
        </w:r>
      </w:ins>
    </w:p>
    <w:p w14:paraId="747A7CA9" w14:textId="77777777" w:rsidR="00041CAE" w:rsidRDefault="00041CAE">
      <w:pPr>
        <w:pStyle w:val="Code0"/>
        <w:spacing w:before="0" w:after="0"/>
        <w:ind w:left="547"/>
        <w:rPr>
          <w:ins w:id="72" w:author="Tamara Zlender" w:date="2018-06-11T11:47:00Z"/>
          <w:rFonts w:eastAsia="Cambria"/>
        </w:rPr>
        <w:pPrChange w:id="73"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4" w:author="Tamara Zlender" w:date="2018-06-11T11:47:00Z">
        <w:r>
          <w:rPr>
            <w:rFonts w:eastAsia="Cambria"/>
          </w:rPr>
          <w:t># Comment this line to fetch all.</w:t>
        </w:r>
      </w:ins>
    </w:p>
    <w:p w14:paraId="1A0D4274" w14:textId="77777777" w:rsidR="00041CAE" w:rsidRDefault="00041CAE">
      <w:pPr>
        <w:pStyle w:val="Code0"/>
        <w:spacing w:before="0" w:after="0"/>
        <w:ind w:left="547"/>
        <w:rPr>
          <w:ins w:id="75" w:author="Tamara Zlender" w:date="2018-06-11T11:47:00Z"/>
          <w:rFonts w:eastAsia="Cambria"/>
        </w:rPr>
        <w:pPrChange w:id="76"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7" w:author="Tamara Zlender" w:date="2018-06-11T11:47:00Z">
        <w:r>
          <w:rPr>
            <w:rFonts w:eastAsia="Cambria"/>
          </w:rPr>
          <w:t>sql_number_of_records_returned=10</w:t>
        </w:r>
      </w:ins>
    </w:p>
    <w:p w14:paraId="09BB14B7" w14:textId="77777777" w:rsidR="00041CAE" w:rsidRDefault="00041CAE">
      <w:pPr>
        <w:pStyle w:val="Code0"/>
        <w:spacing w:before="0" w:after="0"/>
        <w:ind w:left="547"/>
        <w:rPr>
          <w:ins w:id="78" w:author="Tamara Zlender" w:date="2018-06-11T11:47:00Z"/>
          <w:rFonts w:eastAsia="Cambria"/>
        </w:rPr>
        <w:pPrChange w:id="79"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9166946" w14:textId="77777777" w:rsidR="00041CAE" w:rsidRDefault="00041CAE">
      <w:pPr>
        <w:pStyle w:val="Code0"/>
        <w:spacing w:before="0" w:after="0"/>
        <w:ind w:left="547"/>
        <w:rPr>
          <w:ins w:id="80" w:author="Tamara Zlender" w:date="2018-06-11T11:47:00Z"/>
          <w:rFonts w:eastAsia="Cambria"/>
        </w:rPr>
        <w:pPrChange w:id="81"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2" w:author="Tamara Zlender" w:date="2018-06-11T11:47:00Z">
        <w:r>
          <w:rPr>
            <w:rFonts w:eastAsia="Cambria"/>
          </w:rPr>
          <w:t># Some ODBC drivers might throw an error while setting db_connection.timeout.</w:t>
        </w:r>
      </w:ins>
    </w:p>
    <w:p w14:paraId="1BD1967F" w14:textId="77777777" w:rsidR="00041CAE" w:rsidRDefault="00041CAE">
      <w:pPr>
        <w:pStyle w:val="Code0"/>
        <w:spacing w:before="0" w:after="0"/>
        <w:ind w:left="547"/>
        <w:rPr>
          <w:ins w:id="83" w:author="Tamara Zlender" w:date="2018-06-11T11:47:00Z"/>
          <w:rFonts w:eastAsia="Cambria"/>
        </w:rPr>
        <w:pPrChange w:id="84"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5" w:author="Tamara Zlender" w:date="2018-06-11T11:47:00Z">
        <w:r>
          <w:rPr>
            <w:rFonts w:eastAsia="Cambria"/>
          </w:rPr>
          <w:t># Psqlodbc driver (PostgreSQL) throws a general error 'HY000'</w:t>
        </w:r>
      </w:ins>
    </w:p>
    <w:p w14:paraId="52874779" w14:textId="77777777" w:rsidR="00041CAE" w:rsidRDefault="00041CAE">
      <w:pPr>
        <w:pStyle w:val="Code0"/>
        <w:spacing w:before="0" w:after="0"/>
        <w:ind w:left="547"/>
        <w:rPr>
          <w:ins w:id="86" w:author="Tamara Zlender" w:date="2018-06-11T11:47:00Z"/>
          <w:rFonts w:eastAsia="Cambria"/>
        </w:rPr>
        <w:pPrChange w:id="87"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8" w:author="Tamara Zlender" w:date="2018-06-11T11:47:00Z">
        <w:r>
          <w:rPr>
            <w:rFonts w:eastAsia="Cambria"/>
          </w:rPr>
          <w:t># Override this SQLSTATE if your odbc driver is throwing a different error.</w:t>
        </w:r>
      </w:ins>
    </w:p>
    <w:p w14:paraId="652EEDC4" w14:textId="44CC64B2" w:rsidR="000E2781" w:rsidRPr="00041CAE" w:rsidDel="00041CAE" w:rsidRDefault="00041CAE">
      <w:pPr>
        <w:pStyle w:val="Code0"/>
        <w:spacing w:before="0" w:after="0"/>
        <w:ind w:left="547"/>
        <w:rPr>
          <w:del w:id="89" w:author="Tamara Zlender" w:date="2018-06-11T11:47:00Z"/>
          <w:rFonts w:eastAsia="Cambria"/>
        </w:rPr>
      </w:pPr>
      <w:ins w:id="90" w:author="Tamara Zlender" w:date="2018-06-11T11:47:00Z">
        <w:r w:rsidRPr="00041CAE">
          <w:rPr>
            <w:rFonts w:eastAsia="Cambria"/>
          </w:rPr>
          <w:t>sql_pyodbc_timeout_error_state=HY000</w:t>
        </w:r>
      </w:ins>
      <w:del w:id="91" w:author="Tamara Zlender" w:date="2018-06-11T11:47:00Z">
        <w:r w:rsidR="000E2781" w:rsidRPr="00041CAE" w:rsidDel="00041CAE">
          <w:rPr>
            <w:rFonts w:eastAsia="Cambria"/>
          </w:rPr>
          <w:delText># Optional setting</w:delText>
        </w:r>
      </w:del>
    </w:p>
    <w:p w14:paraId="54646719" w14:textId="46972379" w:rsidR="000E2781" w:rsidRPr="00041CAE" w:rsidDel="00041CAE" w:rsidRDefault="000E2781">
      <w:pPr>
        <w:pStyle w:val="Code0"/>
        <w:spacing w:before="0" w:after="0"/>
        <w:ind w:left="547"/>
        <w:rPr>
          <w:del w:id="92" w:author="Tamara Zlender" w:date="2018-06-11T11:47:00Z"/>
          <w:rFonts w:eastAsia="Cambria"/>
        </w:rPr>
      </w:pPr>
      <w:del w:id="93" w:author="Tamara Zlender" w:date="2018-06-11T11:47:00Z">
        <w:r w:rsidRPr="00041CAE" w:rsidDel="00041CAE">
          <w:rPr>
            <w:rFonts w:eastAsia="Cambria"/>
          </w:rPr>
          <w:delText xml:space="preserve"># </w:delText>
        </w:r>
      </w:del>
      <w:del w:id="94" w:author="Tamara Zlender" w:date="2018-06-04T10:40:00Z">
        <w:r w:rsidRPr="00041CAE" w:rsidDel="00D651B3">
          <w:rPr>
            <w:rFonts w:eastAsia="Cambria"/>
          </w:rPr>
          <w:delText>Define a list of restricted SQL statements, separated by a comma.</w:delText>
        </w:r>
      </w:del>
    </w:p>
    <w:p w14:paraId="2AD3FD54" w14:textId="2FBF704C" w:rsidR="000E2781" w:rsidRPr="00041CAE" w:rsidDel="00041CAE" w:rsidRDefault="000E2781">
      <w:pPr>
        <w:pStyle w:val="Code0"/>
        <w:spacing w:before="0" w:after="0"/>
        <w:ind w:left="547"/>
        <w:rPr>
          <w:del w:id="95" w:author="Tamara Zlender" w:date="2018-06-11T11:47:00Z"/>
          <w:rFonts w:eastAsia="Cambria"/>
        </w:rPr>
      </w:pPr>
      <w:del w:id="96" w:author="Tamara Zlender" w:date="2018-06-11T11:47:00Z">
        <w:r w:rsidRPr="00041CAE" w:rsidDel="00041CAE">
          <w:rPr>
            <w:rFonts w:eastAsia="Cambria"/>
          </w:rPr>
          <w:delText xml:space="preserve"># Example ["delete", "update", "insert"]. </w:delText>
        </w:r>
      </w:del>
    </w:p>
    <w:p w14:paraId="21AA51CA" w14:textId="6C1387D0" w:rsidR="000E2781" w:rsidRPr="00041CAE" w:rsidDel="00041CAE" w:rsidRDefault="000E2781">
      <w:pPr>
        <w:pStyle w:val="Code0"/>
        <w:spacing w:before="0" w:after="0"/>
        <w:ind w:left="547"/>
        <w:rPr>
          <w:del w:id="97" w:author="Tamara Zlender" w:date="2018-06-11T11:47:00Z"/>
          <w:rFonts w:eastAsia="Cambria"/>
        </w:rPr>
      </w:pPr>
      <w:del w:id="98" w:author="Tamara Zlender" w:date="2018-06-11T11:47:00Z">
        <w:r w:rsidRPr="00041CAE" w:rsidDel="00041CAE">
          <w:rPr>
            <w:rFonts w:eastAsia="Cambria"/>
          </w:rPr>
          <w:delText># Comment this line if there are no restrictions.</w:delText>
        </w:r>
      </w:del>
    </w:p>
    <w:p w14:paraId="1E1076CB" w14:textId="05E2E29C" w:rsidR="000E2781" w:rsidRPr="00041CAE" w:rsidDel="00041CAE" w:rsidRDefault="000E2781">
      <w:pPr>
        <w:pStyle w:val="Code0"/>
        <w:spacing w:before="0" w:after="0"/>
        <w:ind w:left="547"/>
        <w:rPr>
          <w:del w:id="99" w:author="Tamara Zlender" w:date="2018-06-11T11:47:00Z"/>
          <w:rFonts w:eastAsia="Cambria"/>
        </w:rPr>
      </w:pPr>
      <w:del w:id="100" w:author="Tamara Zlender" w:date="2018-06-11T11:47:00Z">
        <w:r w:rsidRPr="00041CAE" w:rsidDel="00041CAE">
          <w:rPr>
            <w:rFonts w:eastAsia="Cambria"/>
          </w:rPr>
          <w:delText>sql_restricted_sql_statements=["delete", "insert", "update"]</w:delText>
        </w:r>
      </w:del>
    </w:p>
    <w:p w14:paraId="78AA1D5D" w14:textId="6C1C4141" w:rsidR="000E2781" w:rsidRPr="00041CAE" w:rsidDel="00041CAE" w:rsidRDefault="000E2781">
      <w:pPr>
        <w:pStyle w:val="Code0"/>
        <w:spacing w:before="0" w:after="0"/>
        <w:ind w:left="547"/>
        <w:rPr>
          <w:del w:id="101" w:author="Tamara Zlender" w:date="2018-06-11T11:47:00Z"/>
          <w:rFonts w:eastAsia="Cambria"/>
        </w:rPr>
      </w:pPr>
    </w:p>
    <w:p w14:paraId="31356DE6" w14:textId="0A8450E8" w:rsidR="000E2781" w:rsidRPr="00041CAE" w:rsidDel="00041CAE" w:rsidRDefault="000E2781">
      <w:pPr>
        <w:pStyle w:val="Code0"/>
        <w:spacing w:before="0" w:after="0"/>
        <w:ind w:left="547"/>
        <w:rPr>
          <w:del w:id="102" w:author="Tamara Zlender" w:date="2018-06-11T11:47:00Z"/>
          <w:rFonts w:eastAsia="Cambria"/>
        </w:rPr>
      </w:pPr>
      <w:del w:id="103" w:author="Tamara Zlender" w:date="2018-06-11T11:47:00Z">
        <w:r w:rsidRPr="00041CAE" w:rsidDel="00041CAE">
          <w:rPr>
            <w:rFonts w:eastAsia="Cambria"/>
          </w:rPr>
          <w:delText># Optional setting</w:delText>
        </w:r>
      </w:del>
    </w:p>
    <w:p w14:paraId="69C5E6CC" w14:textId="4A538B87" w:rsidR="000E2781" w:rsidRPr="00041CAE" w:rsidDel="00041CAE" w:rsidRDefault="000E2781">
      <w:pPr>
        <w:pStyle w:val="Code0"/>
        <w:spacing w:before="0" w:after="0"/>
        <w:ind w:left="547"/>
        <w:rPr>
          <w:del w:id="104" w:author="Tamara Zlender" w:date="2018-06-11T11:47:00Z"/>
          <w:rFonts w:eastAsia="Cambria"/>
        </w:rPr>
      </w:pPr>
      <w:del w:id="105" w:author="Tamara Zlender" w:date="2018-06-11T11:47:00Z">
        <w:r w:rsidRPr="00041CAE" w:rsidDel="00041CAE">
          <w:rPr>
            <w:rFonts w:eastAsia="Cambria"/>
          </w:rPr>
          <w:delText># Define if you wish to execute commits automatically after every SQL statement.</w:delText>
        </w:r>
      </w:del>
    </w:p>
    <w:p w14:paraId="6833FC92" w14:textId="208132D3" w:rsidR="000E2781" w:rsidRPr="00041CAE" w:rsidDel="00041CAE" w:rsidRDefault="000E2781">
      <w:pPr>
        <w:pStyle w:val="Code0"/>
        <w:spacing w:before="0" w:after="0"/>
        <w:ind w:left="547"/>
        <w:rPr>
          <w:del w:id="106" w:author="Tamara Zlender" w:date="2018-06-11T11:47:00Z"/>
          <w:rFonts w:eastAsia="Cambria"/>
        </w:rPr>
      </w:pPr>
      <w:del w:id="107" w:author="Tamara Zlender" w:date="2018-06-11T11:47:00Z">
        <w:r w:rsidRPr="00041CAE" w:rsidDel="00041CAE">
          <w:rPr>
            <w:rFonts w:eastAsia="Cambria"/>
          </w:rPr>
          <w:delText># Comment this line to use false - the default.</w:delText>
        </w:r>
      </w:del>
    </w:p>
    <w:p w14:paraId="2D6D4C6D" w14:textId="4469DE63" w:rsidR="000E2781" w:rsidRPr="00041CAE" w:rsidDel="00041CAE" w:rsidRDefault="000E2781">
      <w:pPr>
        <w:pStyle w:val="Code0"/>
        <w:spacing w:before="0" w:after="0"/>
        <w:ind w:left="547"/>
        <w:rPr>
          <w:del w:id="108" w:author="Tamara Zlender" w:date="2018-06-11T11:47:00Z"/>
          <w:rFonts w:eastAsia="Cambria"/>
        </w:rPr>
      </w:pPr>
      <w:del w:id="109" w:author="Tamara Zlender" w:date="2018-06-11T11:47:00Z">
        <w:r w:rsidRPr="00041CAE" w:rsidDel="00041CAE">
          <w:rPr>
            <w:rFonts w:eastAsia="Cambria"/>
          </w:rPr>
          <w:delText>sql_autocommit=true</w:delText>
        </w:r>
      </w:del>
    </w:p>
    <w:p w14:paraId="5519ADD7" w14:textId="2C855116" w:rsidR="000E2781" w:rsidRPr="00041CAE" w:rsidDel="00041CAE" w:rsidRDefault="000E2781">
      <w:pPr>
        <w:pStyle w:val="Code0"/>
        <w:spacing w:before="0" w:after="0"/>
        <w:ind w:left="547"/>
        <w:rPr>
          <w:del w:id="110" w:author="Tamara Zlender" w:date="2018-06-11T11:47:00Z"/>
          <w:rFonts w:eastAsia="Cambria"/>
        </w:rPr>
      </w:pPr>
    </w:p>
    <w:p w14:paraId="552EEC71" w14:textId="223BF282" w:rsidR="000E2781" w:rsidRPr="00041CAE" w:rsidDel="00041CAE" w:rsidRDefault="000E2781">
      <w:pPr>
        <w:pStyle w:val="Code0"/>
        <w:spacing w:before="0" w:after="0"/>
        <w:ind w:left="547"/>
        <w:rPr>
          <w:del w:id="111" w:author="Tamara Zlender" w:date="2018-06-11T11:47:00Z"/>
          <w:rFonts w:eastAsia="Cambria"/>
        </w:rPr>
      </w:pPr>
      <w:del w:id="112" w:author="Tamara Zlender" w:date="2018-06-11T11:47:00Z">
        <w:r w:rsidRPr="00041CAE" w:rsidDel="00041CAE">
          <w:rPr>
            <w:rFonts w:eastAsia="Cambria"/>
          </w:rPr>
          <w:delText># Optional setting</w:delText>
        </w:r>
      </w:del>
    </w:p>
    <w:p w14:paraId="04319501" w14:textId="4EA9359C" w:rsidR="000E2781" w:rsidRPr="00041CAE" w:rsidDel="00041CAE" w:rsidRDefault="000E2781">
      <w:pPr>
        <w:pStyle w:val="Code0"/>
        <w:spacing w:before="0" w:after="0"/>
        <w:ind w:left="547"/>
        <w:rPr>
          <w:del w:id="113" w:author="Tamara Zlender" w:date="2018-06-11T11:47:00Z"/>
          <w:rFonts w:eastAsia="Cambria"/>
        </w:rPr>
      </w:pPr>
      <w:del w:id="114" w:author="Tamara Zlender" w:date="2018-06-11T11:47:00Z">
        <w:r w:rsidRPr="00041CAE" w:rsidDel="00041CAE">
          <w:rPr>
            <w:rFonts w:eastAsia="Cambria"/>
          </w:rPr>
          <w:delText xml:space="preserve"># Define a query timeout in seconds. </w:delText>
        </w:r>
      </w:del>
    </w:p>
    <w:p w14:paraId="7D2DF4B1" w14:textId="2EBA8884" w:rsidR="000E2781" w:rsidRPr="00041CAE" w:rsidDel="00041CAE" w:rsidRDefault="000E2781">
      <w:pPr>
        <w:pStyle w:val="Code0"/>
        <w:spacing w:before="0" w:after="0"/>
        <w:ind w:left="547"/>
        <w:rPr>
          <w:del w:id="115" w:author="Tamara Zlender" w:date="2018-06-11T11:47:00Z"/>
          <w:rFonts w:eastAsia="Cambria"/>
        </w:rPr>
      </w:pPr>
      <w:del w:id="116" w:author="Tamara Zlender" w:date="2018-06-11T11:47:00Z">
        <w:r w:rsidRPr="00041CAE" w:rsidDel="00041CAE">
          <w:rPr>
            <w:rFonts w:eastAsia="Cambria"/>
          </w:rPr>
          <w:delText># Comment this line to use the default 0, which means "no timeout".</w:delText>
        </w:r>
      </w:del>
    </w:p>
    <w:p w14:paraId="67112661" w14:textId="29DD240B" w:rsidR="000E2781" w:rsidRPr="00041CAE" w:rsidDel="00041CAE" w:rsidRDefault="000E2781">
      <w:pPr>
        <w:pStyle w:val="Code0"/>
        <w:spacing w:before="0" w:after="0"/>
        <w:ind w:left="547"/>
        <w:rPr>
          <w:del w:id="117" w:author="Tamara Zlender" w:date="2018-06-11T11:47:00Z"/>
          <w:rFonts w:eastAsia="Cambria"/>
        </w:rPr>
      </w:pPr>
      <w:del w:id="118" w:author="Tamara Zlender" w:date="2018-06-11T11:47:00Z">
        <w:r w:rsidRPr="00041CAE" w:rsidDel="00041CAE">
          <w:rPr>
            <w:rFonts w:eastAsia="Cambria"/>
          </w:rPr>
          <w:delText>sql_query_timeout=10</w:delText>
        </w:r>
      </w:del>
    </w:p>
    <w:p w14:paraId="17FA4FA7" w14:textId="77777777" w:rsidR="000E2781" w:rsidRPr="00041CAE" w:rsidDel="006B1185" w:rsidRDefault="000E2781">
      <w:pPr>
        <w:pStyle w:val="Code0"/>
        <w:spacing w:before="0" w:after="0"/>
        <w:ind w:left="547"/>
        <w:rPr>
          <w:del w:id="119" w:author="Tamara Zlender" w:date="2018-06-04T10:41:00Z"/>
          <w:rFonts w:eastAsia="Cambria"/>
        </w:rPr>
      </w:pPr>
    </w:p>
    <w:p w14:paraId="4DB1E608" w14:textId="14078FD9" w:rsidR="000E2781" w:rsidRPr="00041CAE" w:rsidDel="00041CAE" w:rsidRDefault="000E2781">
      <w:pPr>
        <w:pStyle w:val="Code0"/>
        <w:spacing w:before="0" w:after="0"/>
        <w:ind w:left="547"/>
        <w:rPr>
          <w:del w:id="120" w:author="Tamara Zlender" w:date="2018-06-11T11:47:00Z"/>
          <w:rFonts w:eastAsia="Cambria"/>
        </w:rPr>
        <w:pPrChange w:id="121" w:author="Tamara Zlender" w:date="2018-06-11T11:48:00Z">
          <w:pPr/>
        </w:pPrChange>
      </w:pPr>
      <w:del w:id="122" w:author="Tamara Zlender" w:date="2018-06-11T11:47:00Z">
        <w:r w:rsidRPr="00961F1D" w:rsidDel="00041CAE">
          <w:rPr>
            <w:rFonts w:eastAsia="Cambria"/>
          </w:rPr>
          <w:br w:type="page"/>
        </w:r>
      </w:del>
    </w:p>
    <w:p w14:paraId="78CE692B" w14:textId="33382644" w:rsidR="000E2781" w:rsidRPr="00041CAE" w:rsidDel="00041CAE" w:rsidRDefault="000E2781">
      <w:pPr>
        <w:pStyle w:val="Code0"/>
        <w:spacing w:before="0" w:after="0"/>
        <w:ind w:left="547"/>
        <w:rPr>
          <w:del w:id="123" w:author="Tamara Zlender" w:date="2018-06-11T11:47:00Z"/>
          <w:rFonts w:eastAsia="Cambria"/>
        </w:rPr>
      </w:pPr>
      <w:del w:id="124" w:author="Tamara Zlender" w:date="2018-06-11T11:47:00Z">
        <w:r w:rsidRPr="00041CAE" w:rsidDel="00041CAE">
          <w:rPr>
            <w:rFonts w:eastAsia="Cambria"/>
          </w:rPr>
          <w:delText># Optional setting</w:delText>
        </w:r>
      </w:del>
    </w:p>
    <w:p w14:paraId="21A59CF8" w14:textId="79AD7771" w:rsidR="000E2781" w:rsidRPr="00041CAE" w:rsidDel="00041CAE" w:rsidRDefault="000E2781">
      <w:pPr>
        <w:pStyle w:val="Code0"/>
        <w:spacing w:before="0" w:after="0"/>
        <w:ind w:left="547"/>
        <w:rPr>
          <w:del w:id="125" w:author="Tamara Zlender" w:date="2018-06-11T11:47:00Z"/>
          <w:rFonts w:eastAsia="Cambria"/>
        </w:rPr>
      </w:pPr>
      <w:del w:id="126" w:author="Tamara Zlender" w:date="2018-06-11T11:47:00Z">
        <w:r w:rsidRPr="00041CAE" w:rsidDel="00041CAE">
          <w:rPr>
            <w:rFonts w:eastAsia="Cambria"/>
          </w:rPr>
          <w:delText># Encoding and decoding settings needed for your SQL database.</w:delText>
        </w:r>
      </w:del>
    </w:p>
    <w:p w14:paraId="6983A3CB" w14:textId="4830605D" w:rsidR="000E2781" w:rsidRPr="00041CAE" w:rsidDel="00041CAE" w:rsidRDefault="000E2781">
      <w:pPr>
        <w:pStyle w:val="Code0"/>
        <w:spacing w:before="0" w:after="0"/>
        <w:ind w:left="547"/>
        <w:rPr>
          <w:del w:id="127" w:author="Tamara Zlender" w:date="2018-06-11T11:47:00Z"/>
          <w:rFonts w:eastAsia="Cambria"/>
        </w:rPr>
      </w:pPr>
      <w:del w:id="128" w:author="Tamara Zlender" w:date="2018-06-11T11:47:00Z">
        <w:r w:rsidRPr="00041CAE" w:rsidDel="00041CAE">
          <w:rPr>
            <w:rFonts w:eastAsia="Cambria"/>
          </w:rPr>
          <w:delText># Choose one of the supported database types MariaDB, PostgreSQL or MySQL.</w:delText>
        </w:r>
      </w:del>
    </w:p>
    <w:p w14:paraId="7A2F8A72" w14:textId="70DF6C7A" w:rsidR="000E2781" w:rsidRPr="00041CAE" w:rsidDel="00041CAE" w:rsidRDefault="000E2781">
      <w:pPr>
        <w:pStyle w:val="Code0"/>
        <w:spacing w:before="0" w:after="0"/>
        <w:ind w:left="547"/>
        <w:rPr>
          <w:del w:id="129" w:author="Tamara Zlender" w:date="2018-06-11T11:47:00Z"/>
          <w:rFonts w:eastAsia="Cambria"/>
        </w:rPr>
      </w:pPr>
      <w:del w:id="130" w:author="Tamara Zlender" w:date="2018-06-11T11:47:00Z">
        <w:r w:rsidRPr="00041CAE" w:rsidDel="00041CAE">
          <w:rPr>
            <w:rFonts w:eastAsia="Cambria"/>
          </w:rPr>
          <w:delText xml:space="preserve"># </w:delText>
        </w:r>
        <w:r w:rsidR="00911633" w:rsidRPr="00041CAE" w:rsidDel="00041CAE">
          <w:rPr>
            <w:rFonts w:eastAsia="Cambria"/>
          </w:rPr>
          <w:delText>Define which one of supported SQL Server database settings you want to use.</w:delText>
        </w:r>
      </w:del>
    </w:p>
    <w:p w14:paraId="0D471B9C" w14:textId="2DE0996E" w:rsidR="00911633" w:rsidRPr="00041CAE" w:rsidDel="00041CAE" w:rsidRDefault="00911633">
      <w:pPr>
        <w:pStyle w:val="Code0"/>
        <w:spacing w:before="0" w:after="0"/>
        <w:ind w:left="547"/>
        <w:rPr>
          <w:del w:id="131" w:author="Tamara Zlender" w:date="2018-06-11T11:47:00Z"/>
          <w:rFonts w:eastAsia="Cambria"/>
        </w:rPr>
      </w:pPr>
      <w:del w:id="132" w:author="Tamara Zlender" w:date="2018-06-11T11:47:00Z">
        <w:r w:rsidRPr="00041CAE" w:rsidDel="00041CAE">
          <w:rPr>
            <w:rFonts w:eastAsia="Cambria"/>
          </w:rPr>
          <w:delText># At the moment MariaDB, PostgreSQL and MySQL are supported.</w:delText>
        </w:r>
      </w:del>
    </w:p>
    <w:p w14:paraId="0CDF203E" w14:textId="4C685006" w:rsidR="000E2781" w:rsidRPr="00041CAE" w:rsidDel="00041CAE" w:rsidRDefault="000E2781">
      <w:pPr>
        <w:pStyle w:val="Code0"/>
        <w:spacing w:before="0" w:after="0"/>
        <w:ind w:left="547"/>
        <w:rPr>
          <w:del w:id="133" w:author="Tamara Zlender" w:date="2018-06-11T11:47:00Z"/>
          <w:rFonts w:eastAsia="Cambria"/>
        </w:rPr>
      </w:pPr>
      <w:del w:id="134" w:author="Tamara Zlender" w:date="2018-06-11T11:47:00Z">
        <w:r w:rsidRPr="00041CAE" w:rsidDel="00041CAE">
          <w:rPr>
            <w:rFonts w:eastAsia="Cambria"/>
          </w:rPr>
          <w:delText># Comment this line if you don't wish to configure decoding/encoding.</w:delText>
        </w:r>
      </w:del>
    </w:p>
    <w:p w14:paraId="66E4A27E" w14:textId="2BB99386" w:rsidR="000E2781" w:rsidRPr="00041CAE" w:rsidDel="00041CAE" w:rsidRDefault="000E2781">
      <w:pPr>
        <w:pStyle w:val="Code0"/>
        <w:spacing w:before="0" w:after="0"/>
        <w:ind w:left="547"/>
        <w:rPr>
          <w:del w:id="135" w:author="Tamara Zlender" w:date="2018-06-11T11:47:00Z"/>
          <w:rFonts w:eastAsia="Cambria"/>
        </w:rPr>
      </w:pPr>
      <w:del w:id="136" w:author="Tamara Zlender" w:date="2018-06-11T11:47:00Z">
        <w:r w:rsidRPr="00041CAE" w:rsidDel="00041CAE">
          <w:rPr>
            <w:rFonts w:eastAsia="Cambria"/>
          </w:rPr>
          <w:delText>sql_database_type=MariaDB</w:delText>
        </w:r>
      </w:del>
    </w:p>
    <w:p w14:paraId="6C3AAFE9" w14:textId="095D3DFF" w:rsidR="000E2781" w:rsidRPr="00041CAE" w:rsidDel="00041CAE" w:rsidRDefault="000E2781">
      <w:pPr>
        <w:pStyle w:val="Code0"/>
        <w:spacing w:before="0" w:after="0"/>
        <w:ind w:left="547"/>
        <w:rPr>
          <w:del w:id="137" w:author="Tamara Zlender" w:date="2018-06-11T11:47:00Z"/>
          <w:rFonts w:eastAsia="Cambria"/>
        </w:rPr>
      </w:pPr>
    </w:p>
    <w:p w14:paraId="227B6C51" w14:textId="3D1D01A2" w:rsidR="000E2781" w:rsidRPr="00041CAE" w:rsidDel="00041CAE" w:rsidRDefault="000E2781">
      <w:pPr>
        <w:pStyle w:val="Code0"/>
        <w:spacing w:before="0" w:after="0"/>
        <w:ind w:left="547"/>
        <w:rPr>
          <w:del w:id="138" w:author="Tamara Zlender" w:date="2018-06-11T11:47:00Z"/>
          <w:rFonts w:eastAsia="Cambria"/>
        </w:rPr>
      </w:pPr>
      <w:del w:id="139" w:author="Tamara Zlender" w:date="2018-06-11T11:47:00Z">
        <w:r w:rsidRPr="00041CAE" w:rsidDel="00041CAE">
          <w:rPr>
            <w:rFonts w:eastAsia="Cambria"/>
          </w:rPr>
          <w:delText># Optional setting</w:delText>
        </w:r>
      </w:del>
    </w:p>
    <w:p w14:paraId="73F71DD7" w14:textId="1CC7796B" w:rsidR="000E2781" w:rsidRPr="00041CAE" w:rsidDel="00041CAE" w:rsidRDefault="000E2781">
      <w:pPr>
        <w:pStyle w:val="Code0"/>
        <w:spacing w:before="0" w:after="0"/>
        <w:ind w:left="547"/>
        <w:rPr>
          <w:del w:id="140" w:author="Tamara Zlender" w:date="2018-06-11T11:47:00Z"/>
          <w:rFonts w:eastAsia="Cambria"/>
        </w:rPr>
      </w:pPr>
      <w:del w:id="141" w:author="Tamara Zlender" w:date="2018-06-11T11:47:00Z">
        <w:r w:rsidRPr="00041CAE" w:rsidDel="00041CAE">
          <w:rPr>
            <w:rFonts w:eastAsia="Cambria"/>
          </w:rPr>
          <w:delText xml:space="preserve"># Define number of rows to fetch. </w:delText>
        </w:r>
      </w:del>
    </w:p>
    <w:p w14:paraId="6CC63874" w14:textId="5E11C1BC" w:rsidR="00C40E68" w:rsidRPr="00041CAE" w:rsidDel="00041CAE" w:rsidRDefault="000E2781">
      <w:pPr>
        <w:pStyle w:val="Code0"/>
        <w:spacing w:before="0" w:after="0"/>
        <w:ind w:left="547"/>
        <w:rPr>
          <w:del w:id="142" w:author="Tamara Zlender" w:date="2018-06-11T11:47:00Z"/>
          <w:rFonts w:eastAsia="Cambria"/>
        </w:rPr>
      </w:pPr>
      <w:del w:id="143" w:author="Tamara Zlender" w:date="2018-06-11T11:47:00Z">
        <w:r w:rsidRPr="00041CAE" w:rsidDel="00041CAE">
          <w:rPr>
            <w:rFonts w:eastAsia="Cambria"/>
          </w:rPr>
          <w:delText># Comment this line to fetch all.</w:delText>
        </w:r>
      </w:del>
    </w:p>
    <w:p w14:paraId="6DF15F57" w14:textId="0630E88E" w:rsidR="00507B72" w:rsidRPr="00041CAE" w:rsidRDefault="000E2781">
      <w:pPr>
        <w:pStyle w:val="Code0"/>
        <w:spacing w:before="0" w:after="0"/>
        <w:ind w:left="547"/>
      </w:pPr>
      <w:del w:id="144" w:author="Tamara Zlender" w:date="2018-06-11T11:47:00Z">
        <w:r w:rsidRPr="00041CAE" w:rsidDel="00041CAE">
          <w:rPr>
            <w:rFonts w:eastAsia="Cambria"/>
          </w:rPr>
          <w:delText>sql_number_of_records_returned=10</w:delText>
        </w:r>
      </w:del>
    </w:p>
    <w:p w14:paraId="75C316F5" w14:textId="7732A377" w:rsidR="00507B72" w:rsidRDefault="00507B72" w:rsidP="005A2B0B">
      <w:pPr>
        <w:pStyle w:val="Heading20"/>
      </w:pPr>
      <w:r>
        <w:t xml:space="preserve">Connecting to </w:t>
      </w:r>
      <w:r w:rsidR="00E0547E">
        <w:t>a database</w:t>
      </w:r>
    </w:p>
    <w:p w14:paraId="5C664AA4" w14:textId="23504C4A" w:rsidR="00C71494" w:rsidRDefault="001E0B4B" w:rsidP="00E0547E">
      <w:pPr>
        <w:pStyle w:val="BodyText"/>
        <w:rPr>
          <w:rFonts w:eastAsia="Cambria"/>
        </w:rPr>
      </w:pPr>
      <w:r>
        <w:rPr>
          <w:rFonts w:ascii="Helvetica" w:eastAsia="Cambria" w:hAnsi="Helvetica" w:cs="Helvetica"/>
        </w:rPr>
        <w:t xml:space="preserve">The </w:t>
      </w:r>
      <w:r w:rsidR="00C71494">
        <w:rPr>
          <w:rFonts w:ascii="Helvetica" w:eastAsia="Cambria" w:hAnsi="Helvetica" w:cs="Helvetica"/>
        </w:rPr>
        <w:t>ODBC function uses an open source Python module</w:t>
      </w:r>
      <w:r>
        <w:rPr>
          <w:rFonts w:ascii="Helvetica" w:eastAsia="Cambria" w:hAnsi="Helvetica" w:cs="Helvetica"/>
        </w:rPr>
        <w:t>,</w:t>
      </w:r>
      <w:r w:rsidR="00C71494">
        <w:rPr>
          <w:rFonts w:ascii="Helvetica" w:eastAsia="Cambria" w:hAnsi="Helvetica" w:cs="Helvetica"/>
        </w:rPr>
        <w:t xml:space="preserve"> pyodbc</w:t>
      </w:r>
      <w:r>
        <w:rPr>
          <w:rFonts w:ascii="Helvetica" w:eastAsia="Cambria" w:hAnsi="Helvetica" w:cs="Helvetica"/>
        </w:rPr>
        <w:t>,</w:t>
      </w:r>
      <w:r w:rsidR="00C71494">
        <w:rPr>
          <w:rFonts w:ascii="Helvetica" w:eastAsia="Cambria" w:hAnsi="Helvetica" w:cs="Helvetica"/>
        </w:rPr>
        <w:t xml:space="preserve"> </w:t>
      </w:r>
      <w:r w:rsidR="003B60A6">
        <w:rPr>
          <w:rFonts w:ascii="Helvetica" w:eastAsia="Cambria" w:hAnsi="Helvetica" w:cs="Helvetica"/>
        </w:rPr>
        <w:t xml:space="preserve">and an ODBC driver </w:t>
      </w:r>
      <w:r w:rsidR="00C71494">
        <w:rPr>
          <w:rFonts w:ascii="Helvetica" w:eastAsia="Cambria" w:hAnsi="Helvetica" w:cs="Helvetica"/>
        </w:rPr>
        <w:t xml:space="preserve">to connect to </w:t>
      </w:r>
      <w:r w:rsidR="003B60A6">
        <w:rPr>
          <w:rFonts w:ascii="Helvetica" w:eastAsia="Cambria" w:hAnsi="Helvetica" w:cs="Helvetica"/>
        </w:rPr>
        <w:t>a data source</w:t>
      </w:r>
      <w:r w:rsidR="00C71494">
        <w:rPr>
          <w:rFonts w:ascii="Helvetica" w:eastAsia="Cambria" w:hAnsi="Helvetica" w:cs="Helvetica"/>
        </w:rPr>
        <w:t xml:space="preserve">. ODBC drivers are database-specific and are typically written by the manufacturer of the database. More information on pyodbc and ODBC drivers is available </w:t>
      </w:r>
      <w:r w:rsidR="003B60A6">
        <w:rPr>
          <w:rFonts w:ascii="Helvetica" w:eastAsia="Cambria" w:hAnsi="Helvetica" w:cs="Helvetica"/>
        </w:rPr>
        <w:t>on</w:t>
      </w:r>
      <w:r w:rsidR="00C71494">
        <w:rPr>
          <w:rFonts w:ascii="Helvetica" w:eastAsia="Cambria" w:hAnsi="Helvetica" w:cs="Helvetica"/>
        </w:rPr>
        <w:t xml:space="preserve"> </w:t>
      </w:r>
      <w:r>
        <w:rPr>
          <w:rFonts w:ascii="Helvetica" w:eastAsia="Cambria" w:hAnsi="Helvetica" w:cs="Helvetica"/>
        </w:rPr>
        <w:t xml:space="preserve">the </w:t>
      </w:r>
      <w:hyperlink r:id="rId10" w:history="1">
        <w:r w:rsidR="00C71494" w:rsidRPr="001E0B4B">
          <w:rPr>
            <w:rStyle w:val="Hyperlink"/>
            <w:rFonts w:ascii="Helvetica" w:eastAsia="Cambria" w:hAnsi="Helvetica" w:cs="Helvetica"/>
          </w:rPr>
          <w:t>GitHub Pyodbc Wiki</w:t>
        </w:r>
      </w:hyperlink>
      <w:r w:rsidR="00C71494">
        <w:rPr>
          <w:rFonts w:ascii="Helvetica" w:eastAsia="Cambria" w:hAnsi="Helvetica" w:cs="Helvetica"/>
        </w:rPr>
        <w:t>.</w:t>
      </w:r>
    </w:p>
    <w:p w14:paraId="028D5558" w14:textId="672DA02A"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6D761A">
        <w:rPr>
          <w:rFonts w:eastAsia="Cambria"/>
        </w:rPr>
        <w:t>at</w:t>
      </w:r>
      <w:r w:rsidR="006D761A" w:rsidRPr="00C40E68">
        <w:rPr>
          <w:rFonts w:eastAsia="Cambria"/>
        </w:rPr>
        <w:t xml:space="preserve"> </w:t>
      </w:r>
      <w:hyperlink r:id="rId11" w:history="1">
        <w:r w:rsidRPr="00507B72">
          <w:rPr>
            <w:rStyle w:val="Hyperlink"/>
            <w:rFonts w:eastAsia="Cambria"/>
          </w:rPr>
          <w:t>http://www.connectionstrings.com</w:t>
        </w:r>
      </w:hyperlink>
      <w:r w:rsidR="00507B72">
        <w:rPr>
          <w:rFonts w:eastAsia="Cambria"/>
        </w:rPr>
        <w:t>.</w:t>
      </w:r>
    </w:p>
    <w:p w14:paraId="5A87B391" w14:textId="15C2A607" w:rsidR="00E0547E" w:rsidRDefault="006D761A" w:rsidP="00E0547E">
      <w:pPr>
        <w:pStyle w:val="BodyText"/>
        <w:rPr>
          <w:rFonts w:eastAsia="Cambria"/>
        </w:rPr>
      </w:pPr>
      <w:r>
        <w:rPr>
          <w:rFonts w:eastAsia="Cambria"/>
        </w:rPr>
        <w:t>S</w:t>
      </w:r>
      <w:r w:rsidR="00DB705E">
        <w:rPr>
          <w:rFonts w:eastAsia="Cambria"/>
        </w:rPr>
        <w:t xml:space="preserve">tandard </w:t>
      </w:r>
      <w:r w:rsidR="00E0547E">
        <w:rPr>
          <w:rFonts w:eastAsia="Cambria"/>
        </w:rPr>
        <w:t>PostgreSQL connection string:</w:t>
      </w:r>
    </w:p>
    <w:p w14:paraId="5B5FA6E8" w14:textId="77777777" w:rsidR="00DB705E" w:rsidRDefault="00DB705E" w:rsidP="00E0547E">
      <w:pPr>
        <w:pStyle w:val="Code0"/>
      </w:pPr>
      <w:r w:rsidRPr="00E0547E">
        <w:t>Driver={PostgreSQL};Server=IP address;Port=5432;Database=myDataBase;</w:t>
      </w:r>
      <w:r w:rsidRPr="00E0547E">
        <w:br/>
        <w:t>Uid=myUsername;Pwd=myPassword</w:t>
      </w:r>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6559B595" w14:textId="12F676E9" w:rsidR="00DB705E" w:rsidRPr="00E0547E" w:rsidRDefault="00E0547E" w:rsidP="00E0547E">
      <w:pPr>
        <w:pStyle w:val="Code0"/>
      </w:pPr>
      <w:r w:rsidRPr="00E0547E">
        <w:rPr>
          <w:rStyle w:val="codeChar"/>
          <w:rFonts w:cs="Times New Roman"/>
          <w:spacing w:val="0"/>
          <w:kern w:val="0"/>
          <w:szCs w:val="20"/>
          <w:shd w:val="clear" w:color="auto" w:fill="auto"/>
        </w:rPr>
        <w:t>Server=myServerAddress;Port=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t>Pwd=myPassword;</w:t>
      </w:r>
    </w:p>
    <w:p w14:paraId="6E305EDA" w14:textId="77777777" w:rsidR="00961F1D" w:rsidRDefault="00961F1D">
      <w:pPr>
        <w:rPr>
          <w:ins w:id="145" w:author="Tamara Zlender" w:date="2018-06-11T11:51:00Z"/>
          <w:rFonts w:ascii="Calibri" w:eastAsia="Calibri" w:hAnsi="Calibri" w:cs="Calibri"/>
          <w:b/>
          <w:sz w:val="28"/>
          <w:szCs w:val="28"/>
        </w:rPr>
      </w:pPr>
      <w:ins w:id="146" w:author="Tamara Zlender" w:date="2018-06-11T11:51:00Z">
        <w:r>
          <w:br w:type="page"/>
        </w:r>
      </w:ins>
    </w:p>
    <w:p w14:paraId="633D2FF6" w14:textId="62DDB332" w:rsidR="00C4236B" w:rsidRDefault="00C4236B" w:rsidP="009A711B">
      <w:pPr>
        <w:pStyle w:val="Heading20"/>
      </w:pPr>
      <w:r>
        <w:lastRenderedPageBreak/>
        <w:t>Unicode configuration</w:t>
      </w:r>
    </w:p>
    <w:p w14:paraId="132B6B5B" w14:textId="33EDA60C" w:rsidR="00C4236B" w:rsidRDefault="001E0B4B" w:rsidP="006F2306">
      <w:pPr>
        <w:pStyle w:val="BodyText"/>
        <w:spacing w:after="0"/>
        <w:rPr>
          <w:rFonts w:eastAsia="Cambria"/>
        </w:rPr>
      </w:pPr>
      <w:r>
        <w:rPr>
          <w:rFonts w:eastAsia="Cambria"/>
        </w:rPr>
        <w:t>The p</w:t>
      </w:r>
      <w:r w:rsidR="00C4236B">
        <w:rPr>
          <w:rFonts w:eastAsia="Cambria"/>
        </w:rPr>
        <w:t xml:space="preserve">yodbc module recommends </w:t>
      </w:r>
      <w:r w:rsidR="00C4236B" w:rsidRPr="00055DC2">
        <w:rPr>
          <w:rFonts w:eastAsia="Cambria"/>
        </w:rPr>
        <w:t>configuring</w:t>
      </w:r>
      <w:r w:rsidR="00C4236B">
        <w:rPr>
          <w:rFonts w:eastAsia="Cambria"/>
        </w:rPr>
        <w:t xml:space="preserve"> ODBC connection's Unicode encoding and decoding settings </w:t>
      </w:r>
      <w:r w:rsidR="002B0EC9">
        <w:rPr>
          <w:rFonts w:eastAsia="Cambria"/>
        </w:rPr>
        <w:t xml:space="preserve">that are specific </w:t>
      </w:r>
      <w:r w:rsidR="00C4236B">
        <w:rPr>
          <w:rFonts w:ascii="Helvetica" w:eastAsia="Cambria" w:hAnsi="Helvetica" w:cs="Helvetica"/>
        </w:rPr>
        <w:t>for</w:t>
      </w:r>
      <w:r w:rsidR="004A4878">
        <w:rPr>
          <w:rFonts w:ascii="Helvetica" w:eastAsia="Cambria" w:hAnsi="Helvetica" w:cs="Helvetica"/>
        </w:rPr>
        <w:t xml:space="preserve"> the</w:t>
      </w:r>
      <w:r w:rsidR="00C4236B">
        <w:rPr>
          <w:rFonts w:ascii="Helvetica" w:eastAsia="Cambria" w:hAnsi="Helvetica" w:cs="Helvetica"/>
        </w:rPr>
        <w:t xml:space="preserve"> </w:t>
      </w:r>
      <w:r w:rsidR="002B0EC9">
        <w:rPr>
          <w:rFonts w:ascii="Helvetica" w:eastAsia="Cambria" w:hAnsi="Helvetica" w:cs="Helvetica"/>
        </w:rPr>
        <w:t>chosen</w:t>
      </w:r>
      <w:r w:rsidR="00C4236B">
        <w:rPr>
          <w:rFonts w:ascii="Helvetica" w:eastAsia="Cambria" w:hAnsi="Helvetica" w:cs="Helvetica"/>
        </w:rPr>
        <w:t xml:space="preserve"> database and the version of Python </w:t>
      </w:r>
      <w:r w:rsidR="002B0EC9">
        <w:rPr>
          <w:rFonts w:ascii="Helvetica" w:eastAsia="Cambria" w:hAnsi="Helvetica" w:cs="Helvetica"/>
        </w:rPr>
        <w:t>in use</w:t>
      </w:r>
      <w:r w:rsidR="00C4236B">
        <w:rPr>
          <w:rFonts w:eastAsia="Cambria"/>
        </w:rPr>
        <w:t>.</w:t>
      </w:r>
    </w:p>
    <w:p w14:paraId="51A2FF34" w14:textId="0E6D66D8" w:rsidR="002B0EC9" w:rsidRPr="006F2306" w:rsidRDefault="00DF2827" w:rsidP="006F2306">
      <w:pPr>
        <w:pStyle w:val="BodyText"/>
      </w:pPr>
      <w:r>
        <w:rPr>
          <w:rFonts w:eastAsia="Cambria"/>
        </w:rPr>
        <w:t xml:space="preserve">ODBC Function </w:t>
      </w:r>
      <w:r w:rsidR="002B0EC9">
        <w:rPr>
          <w:rFonts w:eastAsia="Cambria"/>
        </w:rPr>
        <w:t xml:space="preserve">V1.0.0 </w:t>
      </w:r>
      <w:r w:rsidR="004A4878">
        <w:rPr>
          <w:rFonts w:eastAsia="Cambria"/>
        </w:rPr>
        <w:t xml:space="preserve">supports </w:t>
      </w:r>
      <w:r w:rsidR="002B0EC9">
        <w:rPr>
          <w:rFonts w:eastAsia="Cambria"/>
        </w:rPr>
        <w:t xml:space="preserve">Unicode settings for MariaDB, PostgreSQL and MySQL </w:t>
      </w:r>
      <w:r>
        <w:rPr>
          <w:rFonts w:eastAsia="Cambria"/>
        </w:rPr>
        <w:t xml:space="preserve">databases </w:t>
      </w:r>
      <w:r w:rsidR="002B0EC9">
        <w:rPr>
          <w:rFonts w:eastAsia="Cambria"/>
        </w:rPr>
        <w:t xml:space="preserve">using </w:t>
      </w:r>
      <w:r w:rsidR="002B0EC9" w:rsidRPr="006F2306">
        <w:t>Python 2.7.</w:t>
      </w:r>
    </w:p>
    <w:p w14:paraId="37B4C3C3" w14:textId="63F43C03" w:rsidR="002B0EC9" w:rsidRDefault="00CD7D5B" w:rsidP="006F2306">
      <w:pPr>
        <w:pStyle w:val="BodyText"/>
        <w:spacing w:after="0"/>
        <w:rPr>
          <w:rFonts w:ascii="Helvetica" w:eastAsia="Cambria" w:hAnsi="Helvetica" w:cs="Helvetica"/>
        </w:rPr>
      </w:pPr>
      <w:r>
        <w:rPr>
          <w:rFonts w:eastAsia="Cambria"/>
        </w:rPr>
        <w:t>Users may</w:t>
      </w:r>
      <w:r w:rsidR="00DF2827">
        <w:rPr>
          <w:rFonts w:eastAsia="Cambria"/>
        </w:rPr>
        <w:t xml:space="preserve"> implement additional support by</w:t>
      </w:r>
      <w:r>
        <w:rPr>
          <w:rFonts w:eastAsia="Cambria"/>
        </w:rPr>
        <w:t xml:space="preserve"> download</w:t>
      </w:r>
      <w:r w:rsidR="00DF2827">
        <w:rPr>
          <w:rFonts w:eastAsia="Cambria"/>
        </w:rPr>
        <w:t>ing</w:t>
      </w:r>
      <w:r>
        <w:rPr>
          <w:rFonts w:eastAsia="Cambria"/>
        </w:rPr>
        <w:t xml:space="preserve"> </w:t>
      </w:r>
      <w:del w:id="147" w:author="Tamara Zlender" w:date="2018-06-07T13:05:00Z">
        <w:r w:rsidDel="00D9593C">
          <w:rPr>
            <w:rFonts w:eastAsia="Cambria"/>
          </w:rPr>
          <w:delText>resilient-community-apps</w:delText>
        </w:r>
        <w:r w:rsidR="00DF2827" w:rsidDel="00D9593C">
          <w:rPr>
            <w:rFonts w:eastAsia="Cambria"/>
          </w:rPr>
          <w:delText xml:space="preserve"> and editing the</w:delText>
        </w:r>
      </w:del>
      <w:ins w:id="148" w:author="Tamara Zlender" w:date="2018-06-07T13:05:00Z">
        <w:r w:rsidR="00D9593C">
          <w:rPr>
            <w:rFonts w:eastAsia="Cambria"/>
          </w:rPr>
          <w:t>this</w:t>
        </w:r>
      </w:ins>
      <w:r w:rsidR="00DF2827">
        <w:rPr>
          <w:rFonts w:eastAsia="Cambria"/>
        </w:rPr>
        <w:t xml:space="preserve"> </w:t>
      </w:r>
      <w:ins w:id="149" w:author="Tamara Zlender" w:date="2018-06-07T13:05:00Z">
        <w:r w:rsidR="00D9593C">
          <w:rPr>
            <w:rFonts w:eastAsia="Cambria"/>
          </w:rPr>
          <w:fldChar w:fldCharType="begin"/>
        </w:r>
        <w:r w:rsidR="00D9593C">
          <w:rPr>
            <w:rFonts w:eastAsia="Cambria"/>
          </w:rPr>
          <w:instrText xml:space="preserve"> HYPERLINK "https://github.com/ibmresilient/resilient-community-apps/fn_odbc_query/fn_odbc_query/components/odbc_query.py" </w:instrText>
        </w:r>
        <w:r w:rsidR="00D9593C">
          <w:rPr>
            <w:rFonts w:eastAsia="Cambria"/>
          </w:rPr>
          <w:fldChar w:fldCharType="separate"/>
        </w:r>
        <w:r w:rsidR="00DF2827" w:rsidRPr="00D9593C">
          <w:rPr>
            <w:rStyle w:val="Hyperlink"/>
            <w:rFonts w:eastAsia="Cambria"/>
          </w:rPr>
          <w:t>function</w:t>
        </w:r>
        <w:r w:rsidR="00D9593C">
          <w:rPr>
            <w:rFonts w:eastAsia="Cambria"/>
          </w:rPr>
          <w:fldChar w:fldCharType="end"/>
        </w:r>
      </w:ins>
      <w:r w:rsidR="00DF2827">
        <w:rPr>
          <w:rFonts w:eastAsia="Cambria"/>
        </w:rPr>
        <w:t xml:space="preserve"> </w:t>
      </w:r>
      <w:ins w:id="150" w:author="Tamara Zlender" w:date="2018-06-07T13:06:00Z">
        <w:r w:rsidR="00D9593C">
          <w:rPr>
            <w:rFonts w:eastAsia="Cambria"/>
          </w:rPr>
          <w:t xml:space="preserve">and editing it </w:t>
        </w:r>
      </w:ins>
      <w:del w:id="151" w:author="Tamara Zlender" w:date="2018-06-07T13:06:00Z">
        <w:r w:rsidR="00DF2827" w:rsidDel="00D9593C">
          <w:rPr>
            <w:rFonts w:ascii="Helvetica" w:eastAsia="Cambria" w:hAnsi="Helvetica" w:cs="Helvetica"/>
          </w:rPr>
          <w:delText>located in resilient-community-apps/fn_odbc_query/fn_odbc_query/components/</w:delText>
        </w:r>
      </w:del>
      <w:del w:id="152" w:author="Tamara Zlender" w:date="2018-06-07T11:53:00Z">
        <w:r w:rsidR="00DF2827" w:rsidRPr="00DF2827" w:rsidDel="008F3C77">
          <w:rPr>
            <w:rFonts w:ascii="Helvetica" w:eastAsia="Cambria" w:hAnsi="Helvetica" w:cs="Helvetica"/>
          </w:rPr>
          <w:delText xml:space="preserve"> </w:delText>
        </w:r>
      </w:del>
      <w:del w:id="153" w:author="Tamara Zlender" w:date="2018-06-07T11:48:00Z">
        <w:r w:rsidR="00DF2827" w:rsidDel="00225E0B">
          <w:rPr>
            <w:rFonts w:ascii="Helvetica" w:eastAsia="Cambria" w:hAnsi="Helvetica" w:cs="Helvetica"/>
          </w:rPr>
          <w:delText>fn_</w:delText>
        </w:r>
      </w:del>
      <w:del w:id="154" w:author="Tamara Zlender" w:date="2018-06-07T13:06:00Z">
        <w:r w:rsidR="00DF2827" w:rsidDel="00D9593C">
          <w:rPr>
            <w:rFonts w:ascii="Helvetica" w:eastAsia="Cambria" w:hAnsi="Helvetica" w:cs="Helvetica"/>
          </w:rPr>
          <w:delText>odbc_query.py</w:delText>
        </w:r>
        <w:r w:rsidR="00E76375" w:rsidDel="00D9593C">
          <w:rPr>
            <w:rFonts w:ascii="Helvetica" w:eastAsia="Cambria" w:hAnsi="Helvetica" w:cs="Helvetica"/>
          </w:rPr>
          <w:delText xml:space="preserve"> </w:delText>
        </w:r>
      </w:del>
      <w:r w:rsidR="00E76375">
        <w:rPr>
          <w:rFonts w:ascii="Helvetica" w:eastAsia="Cambria" w:hAnsi="Helvetica" w:cs="Helvetica"/>
        </w:rPr>
        <w:t>as shown in the following figure.</w:t>
      </w:r>
    </w:p>
    <w:p w14:paraId="352F61E2" w14:textId="79C78C95" w:rsidR="006F55F0" w:rsidRDefault="00464A4E" w:rsidP="00464A4E">
      <w:pPr>
        <w:pStyle w:val="BodyText"/>
        <w:spacing w:after="0"/>
        <w:rPr>
          <w:rFonts w:ascii="Helvetica" w:eastAsia="Cambria" w:hAnsi="Helvetica" w:cs="Helvetica"/>
        </w:rPr>
      </w:pPr>
      <w:ins w:id="155" w:author="Tamara Zlender" w:date="2018-05-31T11:25:00Z">
        <w:r>
          <w:rPr>
            <w:rFonts w:ascii="Helvetica" w:eastAsia="Cambria" w:hAnsi="Helvetica" w:cs="Helvetica"/>
            <w:noProof/>
          </w:rPr>
          <w:drawing>
            <wp:inline distT="0" distB="0" distL="0" distR="0" wp14:anchorId="77692B75" wp14:editId="469EE176">
              <wp:extent cx="5486400" cy="1689100"/>
              <wp:effectExtent l="25400" t="25400" r="88900" b="889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31 at 11.23.00 AM.png"/>
                      <pic:cNvPicPr/>
                    </pic:nvPicPr>
                    <pic:blipFill>
                      <a:blip r:embed="rId12"/>
                      <a:stretch>
                        <a:fillRect/>
                      </a:stretch>
                    </pic:blipFill>
                    <pic:spPr>
                      <a:xfrm>
                        <a:off x="0" y="0"/>
                        <a:ext cx="5486400" cy="1689100"/>
                      </a:xfrm>
                      <a:prstGeom prst="rect">
                        <a:avLst/>
                      </a:prstGeom>
                      <a:effectLst>
                        <a:outerShdw blurRad="50800" dist="38100" dir="2700000" algn="tl" rotWithShape="0">
                          <a:prstClr val="black">
                            <a:alpha val="40000"/>
                          </a:prstClr>
                        </a:outerShdw>
                      </a:effectLst>
                    </pic:spPr>
                  </pic:pic>
                </a:graphicData>
              </a:graphic>
            </wp:inline>
          </w:drawing>
        </w:r>
      </w:ins>
      <w:del w:id="156" w:author="Tamara Zlender" w:date="2018-05-31T11:21:00Z">
        <w:r w:rsidR="006F55F0" w:rsidDel="00DA39A4">
          <w:rPr>
            <w:rFonts w:ascii="Helvetica" w:eastAsia="Cambria" w:hAnsi="Helvetica" w:cs="Helvetica"/>
            <w:noProof/>
          </w:rPr>
          <w:drawing>
            <wp:inline distT="0" distB="0" distL="0" distR="0" wp14:anchorId="457DEC72" wp14:editId="1D34D2B1">
              <wp:extent cx="5486400" cy="1301750"/>
              <wp:effectExtent l="25400" t="25400" r="8890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9 at 3.19.04 PM.png"/>
                      <pic:cNvPicPr/>
                    </pic:nvPicPr>
                    <pic:blipFill>
                      <a:blip r:embed="rId13"/>
                      <a:stretch>
                        <a:fillRect/>
                      </a:stretch>
                    </pic:blipFill>
                    <pic:spPr>
                      <a:xfrm>
                        <a:off x="0" y="0"/>
                        <a:ext cx="5486400" cy="1301750"/>
                      </a:xfrm>
                      <a:prstGeom prst="rect">
                        <a:avLst/>
                      </a:prstGeom>
                      <a:effectLst>
                        <a:outerShdw blurRad="50800" dist="38100" dir="2700000" algn="tl" rotWithShape="0">
                          <a:prstClr val="black">
                            <a:alpha val="40000"/>
                          </a:prstClr>
                        </a:outerShdw>
                      </a:effectLst>
                    </pic:spPr>
                  </pic:pic>
                </a:graphicData>
              </a:graphic>
            </wp:inline>
          </w:drawing>
        </w:r>
      </w:del>
    </w:p>
    <w:p w14:paraId="0762A4DF" w14:textId="2E7B0259" w:rsidR="006F55F0" w:rsidRPr="006F2306" w:rsidRDefault="006F55F0" w:rsidP="006F2306">
      <w:pPr>
        <w:pStyle w:val="BodyText"/>
        <w:spacing w:after="0"/>
        <w:rPr>
          <w:rFonts w:eastAsia="Cambria"/>
        </w:rPr>
      </w:pPr>
      <w:r>
        <w:rPr>
          <w:rFonts w:ascii="Helvetica" w:eastAsia="Cambria" w:hAnsi="Helvetica" w:cs="Helvetica"/>
        </w:rPr>
        <w:t xml:space="preserve">More information on Unicode settings is available on </w:t>
      </w:r>
      <w:hyperlink r:id="rId14" w:history="1">
        <w:r w:rsidRPr="001E0B4B">
          <w:rPr>
            <w:rStyle w:val="Hyperlink"/>
            <w:rFonts w:ascii="Helvetica" w:eastAsia="Cambria" w:hAnsi="Helvetica" w:cs="Helvetica"/>
          </w:rPr>
          <w:t>GitHub Pyodbc Wiki</w:t>
        </w:r>
      </w:hyperlink>
      <w:r>
        <w:rPr>
          <w:rFonts w:ascii="Helvetica" w:eastAsia="Cambria" w:hAnsi="Helvetica" w:cs="Helvetica"/>
        </w:rPr>
        <w:t>.</w:t>
      </w:r>
    </w:p>
    <w:p w14:paraId="6DB02F2B" w14:textId="0BDE1E4D" w:rsidR="00F33F4A" w:rsidRDefault="00F33F4A" w:rsidP="009A711B">
      <w:pPr>
        <w:pStyle w:val="Heading20"/>
      </w:pPr>
      <w:r>
        <w:t>Deploy customizations to the Resilient platform</w:t>
      </w:r>
    </w:p>
    <w:p w14:paraId="1B0E6F06" w14:textId="2570C532" w:rsidR="00F33F4A" w:rsidRDefault="00F33F4A" w:rsidP="00790D0A">
      <w:pPr>
        <w:pStyle w:val="BodyText"/>
      </w:pPr>
      <w:r w:rsidRPr="009A711B">
        <w:t>The package contains function definition</w:t>
      </w:r>
      <w:r w:rsidR="0014545E">
        <w:t>s that you can use in workflows</w:t>
      </w:r>
      <w:r w:rsidR="001E0B4B">
        <w:t>,</w:t>
      </w:r>
      <w:r w:rsidRPr="009A711B">
        <w:t xml:space="preserve"> and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3"/>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resilient-circuits for restartability</w:t>
      </w:r>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5DBDA133" w14:textId="77777777" w:rsidR="00272C1D" w:rsidRDefault="00272C1D" w:rsidP="00272C1D">
      <w:pPr>
        <w:pStyle w:val="BodyText"/>
        <w:rPr>
          <w:rFonts w:cs="Arial"/>
          <w:color w:val="000000"/>
        </w:rPr>
      </w:pPr>
      <w:r>
        <w:rPr>
          <w:rFonts w:cs="Arial"/>
          <w:color w:val="000000"/>
        </w:rPr>
        <w:t>The unit file should be named ‘</w:t>
      </w:r>
      <w:r w:rsidRPr="00A54818">
        <w:t>resilient_circuits.service</w:t>
      </w:r>
      <w:r>
        <w:rPr>
          <w:rFonts w:cs="Arial"/>
          <w:color w:val="000000"/>
        </w:rPr>
        <w:t>’:</w:t>
      </w:r>
    </w:p>
    <w:p w14:paraId="4EDE0542" w14:textId="77777777" w:rsidR="00272C1D" w:rsidRPr="00A54818" w:rsidRDefault="00272C1D" w:rsidP="009A711B">
      <w:pPr>
        <w:pStyle w:val="Code0"/>
        <w:ind w:left="547"/>
      </w:pPr>
      <w:r w:rsidRPr="00A54818">
        <w:t>sudo vi /etc/systemd/system/resilient_circuits.service</w:t>
      </w:r>
    </w:p>
    <w:p w14:paraId="367C85C0" w14:textId="74CE0230" w:rsidR="00272C1D" w:rsidRDefault="00272C1D" w:rsidP="009A711B">
      <w:pPr>
        <w:pStyle w:val="BodyText"/>
        <w:keepNext/>
        <w:rPr>
          <w:rFonts w:cs="Arial"/>
          <w:color w:val="000000"/>
        </w:rPr>
      </w:pPr>
      <w:r>
        <w:rPr>
          <w:rFonts w:cs="Arial"/>
          <w:color w:val="000000"/>
        </w:rPr>
        <w:lastRenderedPageBreak/>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F33F4A">
      <w:pPr>
        <w:pStyle w:val="BodyText"/>
        <w:rPr>
          <w:rFonts w:cs="Arial"/>
          <w:color w:val="000000"/>
        </w:rPr>
      </w:pPr>
      <w:bookmarkStart w:id="157"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3F9C490C" w14:textId="630D7B14" w:rsidR="003D1439" w:rsidRDefault="00F33F4A" w:rsidP="006F2306">
      <w:pPr>
        <w:pStyle w:val="Code0"/>
        <w:rPr>
          <w:rFonts w:ascii="Calibri" w:eastAsia="Calibri" w:hAnsi="Calibri" w:cs="Calibri"/>
          <w:b/>
          <w:color w:val="1F497D" w:themeColor="text2"/>
          <w:sz w:val="36"/>
          <w:szCs w:val="36"/>
        </w:rPr>
      </w:pPr>
      <w:r w:rsidRPr="00A54818">
        <w:t>sudo journalct</w:t>
      </w:r>
      <w:r>
        <w:t>l -u resilient_circuits --since "</w:t>
      </w:r>
      <w:r w:rsidRPr="00A54818">
        <w:t>2 hours ag</w:t>
      </w:r>
      <w:r>
        <w:t>o"</w:t>
      </w:r>
      <w:bookmarkStart w:id="158" w:name="_Toc510253272"/>
      <w:bookmarkEnd w:id="157"/>
      <w:r w:rsidR="003D1439">
        <w:br w:type="page"/>
      </w:r>
    </w:p>
    <w:p w14:paraId="1903D526" w14:textId="6768246C" w:rsidR="004F6CA4" w:rsidRPr="004943EC" w:rsidRDefault="004F6CA4" w:rsidP="004F6CA4">
      <w:pPr>
        <w:pStyle w:val="Heading10"/>
        <w:rPr>
          <w:rFonts w:ascii="Arial" w:eastAsia="Times New Roman" w:hAnsi="Arial" w:cs="Times New Roman"/>
          <w:color w:val="auto"/>
          <w:sz w:val="20"/>
        </w:rPr>
      </w:pPr>
      <w:r>
        <w:lastRenderedPageBreak/>
        <w:t>Function Description</w:t>
      </w:r>
    </w:p>
    <w:p w14:paraId="2A67C55F" w14:textId="1B8BAEDC" w:rsidR="004F6CA4" w:rsidRDefault="004F6CA4" w:rsidP="003D1439">
      <w:pPr>
        <w:pStyle w:val="BodyText"/>
        <w:keepNext/>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 can be used. You can copy and modify these workflows and rules for your own needs.</w:t>
      </w:r>
    </w:p>
    <w:p w14:paraId="58BFF939" w14:textId="7ADB507A" w:rsidR="000D6750" w:rsidRDefault="00455E93" w:rsidP="003D1439">
      <w:pPr>
        <w:pStyle w:val="BodyText"/>
        <w:keepNext/>
      </w:pPr>
      <w:r>
        <w:rPr>
          <w:rFonts w:ascii="Helvetica" w:eastAsia="Cambria" w:hAnsi="Helvetica" w:cs="Helvetica"/>
        </w:rPr>
        <w:t xml:space="preserve">In order to try out </w:t>
      </w:r>
      <w:r w:rsidR="006F2306" w:rsidRPr="00055DC2">
        <w:rPr>
          <w:rFonts w:ascii="Helvetica" w:eastAsia="Cambria" w:hAnsi="Helvetica" w:cs="Helvetica"/>
        </w:rPr>
        <w:t>the</w:t>
      </w:r>
      <w:r w:rsidR="006F2306">
        <w:rPr>
          <w:rFonts w:ascii="Helvetica" w:eastAsia="Cambria" w:hAnsi="Helvetica" w:cs="Helvetica"/>
        </w:rPr>
        <w:t xml:space="preserve"> </w:t>
      </w:r>
      <w:r>
        <w:rPr>
          <w:rFonts w:ascii="Helvetica" w:eastAsia="Cambria" w:hAnsi="Helvetica" w:cs="Helvetica"/>
        </w:rPr>
        <w:t>included example workflows</w:t>
      </w:r>
      <w:r w:rsidR="006F2306">
        <w:rPr>
          <w:rFonts w:ascii="Helvetica" w:eastAsia="Cambria" w:hAnsi="Helvetica" w:cs="Helvetica"/>
        </w:rPr>
        <w:t>,</w:t>
      </w:r>
      <w:r>
        <w:rPr>
          <w:rFonts w:ascii="Helvetica" w:eastAsia="Cambria" w:hAnsi="Helvetica" w:cs="Helvetica"/>
        </w:rPr>
        <w:t xml:space="preserve"> users can populate the database with provided SQL script </w:t>
      </w:r>
      <w:r w:rsidR="000D6750">
        <w:t>MOCK_DATA.SQL</w:t>
      </w:r>
      <w:r w:rsidR="0092064A">
        <w:t xml:space="preserve"> located</w:t>
      </w:r>
      <w:r w:rsidR="000D6750">
        <w:t xml:space="preserve"> in /</w:t>
      </w:r>
      <w:r w:rsidR="00B94AED">
        <w:t>doc</w:t>
      </w:r>
      <w:r w:rsidR="000F56CB">
        <w:t>/data directory</w:t>
      </w:r>
      <w:r>
        <w:t>.</w:t>
      </w:r>
    </w:p>
    <w:p w14:paraId="09AEB8C6" w14:textId="77777777" w:rsidR="003D1439" w:rsidRDefault="003D1439" w:rsidP="00971A8A">
      <w:pPr>
        <w:pStyle w:val="BodyText"/>
        <w:jc w:val="center"/>
      </w:pPr>
      <w:r>
        <w:rPr>
          <w:noProof/>
        </w:rPr>
        <w:drawing>
          <wp:inline distT="0" distB="0" distL="0" distR="0" wp14:anchorId="176AFC03" wp14:editId="60716E93">
            <wp:extent cx="5486400" cy="4575175"/>
            <wp:effectExtent l="25400" t="25400" r="88900" b="85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5"/>
                    <a:stretch>
                      <a:fillRect/>
                    </a:stretch>
                  </pic:blipFill>
                  <pic:spPr>
                    <a:xfrm>
                      <a:off x="0" y="0"/>
                      <a:ext cx="5486400" cy="4575175"/>
                    </a:xfrm>
                    <a:prstGeom prst="rect">
                      <a:avLst/>
                    </a:prstGeom>
                    <a:effectLst>
                      <a:outerShdw blurRad="50800" dist="38100" dir="2700000" algn="tl" rotWithShape="0">
                        <a:prstClr val="black">
                          <a:alpha val="40000"/>
                        </a:prstClr>
                      </a:outerShdw>
                    </a:effectLst>
                  </pic:spPr>
                </pic:pic>
              </a:graphicData>
            </a:graphic>
          </wp:inline>
        </w:drawing>
      </w:r>
    </w:p>
    <w:p w14:paraId="456853A7" w14:textId="35F0475D" w:rsidR="004F6CA4" w:rsidRDefault="000A059F" w:rsidP="009A711B">
      <w:pPr>
        <w:pStyle w:val="Heading20"/>
      </w:pPr>
      <w:r>
        <w:lastRenderedPageBreak/>
        <w:t xml:space="preserve">ODBC Query: </w:t>
      </w:r>
      <w:r w:rsidR="003D1439">
        <w:t>fn_odbc_query</w:t>
      </w:r>
    </w:p>
    <w:p w14:paraId="5AE0F4D5" w14:textId="4015E0CE" w:rsidR="003D1439" w:rsidRDefault="003D1439" w:rsidP="00971A8A">
      <w:pPr>
        <w:pStyle w:val="BodyText"/>
        <w:keepNext/>
      </w:pPr>
      <w:r>
        <w:t xml:space="preserve">A function that runs ODBC queries. </w:t>
      </w:r>
      <w:r w:rsidR="001E0B4B">
        <w:t xml:space="preserve">The query </w:t>
      </w:r>
      <w:r w:rsidR="009B341F">
        <w:t>and the data/p</w:t>
      </w:r>
      <w:r>
        <w:t xml:space="preserve">arameters are passed to the database separately, protecting against SQL injection attacks. </w:t>
      </w:r>
    </w:p>
    <w:p w14:paraId="163AE1C0" w14:textId="764F1B75" w:rsidR="003D1439" w:rsidRDefault="007518DA" w:rsidP="00971A8A">
      <w:pPr>
        <w:pStyle w:val="BodyText"/>
        <w:keepNext/>
        <w:rPr>
          <w:rFonts w:eastAsia="Arial" w:cs="Arial"/>
          <w:szCs w:val="20"/>
        </w:rPr>
      </w:pPr>
      <w:r>
        <w:rPr>
          <w:rFonts w:eastAsia="Arial" w:cs="Arial"/>
          <w:szCs w:val="20"/>
        </w:rPr>
        <w:t>T</w:t>
      </w:r>
      <w:r w:rsidR="009B341F">
        <w:rPr>
          <w:rFonts w:eastAsia="Arial" w:cs="Arial"/>
          <w:szCs w:val="20"/>
        </w:rPr>
        <w:t>his function takes the following input fields:</w:t>
      </w:r>
    </w:p>
    <w:p w14:paraId="4737E5CF" w14:textId="33B60BF4" w:rsidR="00FF48FD" w:rsidRPr="00657D64" w:rsidRDefault="009B341F" w:rsidP="00971A8A">
      <w:pPr>
        <w:pStyle w:val="ListBullet"/>
        <w:keepNext/>
        <w:rPr>
          <w:rFonts w:eastAsia="Arial"/>
        </w:rPr>
      </w:pPr>
      <w:r>
        <w:rPr>
          <w:rFonts w:eastAsia="Arial"/>
        </w:rPr>
        <w:t>sql_query</w:t>
      </w:r>
      <w:r w:rsidR="00863C95">
        <w:rPr>
          <w:rFonts w:eastAsia="Arial"/>
        </w:rPr>
        <w:t>: Q</w:t>
      </w:r>
      <w:r>
        <w:rPr>
          <w:rFonts w:eastAsia="Arial"/>
        </w:rPr>
        <w:t>uery to perform.</w:t>
      </w:r>
      <w:r w:rsidR="0010379D">
        <w:rPr>
          <w:rFonts w:eastAsia="Arial"/>
        </w:rPr>
        <w:t xml:space="preserve"> </w:t>
      </w:r>
      <w:r w:rsidR="006D761A">
        <w:rPr>
          <w:rFonts w:eastAsia="Arial"/>
        </w:rPr>
        <w:t xml:space="preserve">The field type is </w:t>
      </w:r>
      <w:r w:rsidR="0010379D">
        <w:t xml:space="preserve">“Text with value String” and </w:t>
      </w:r>
      <w:r w:rsidR="0010379D">
        <w:rPr>
          <w:rFonts w:eastAsia="Arial"/>
        </w:rPr>
        <w:t>i</w:t>
      </w:r>
      <w:r>
        <w:rPr>
          <w:rFonts w:eastAsia="Arial"/>
        </w:rPr>
        <w:t xml:space="preserve">t contains </w:t>
      </w:r>
      <w:r w:rsidR="0010379D">
        <w:rPr>
          <w:rFonts w:eastAsia="Arial"/>
        </w:rPr>
        <w:t xml:space="preserve">four </w:t>
      </w:r>
      <w:r w:rsidR="00FF48FD">
        <w:rPr>
          <w:rFonts w:eastAsia="Arial"/>
        </w:rPr>
        <w:t xml:space="preserve">predefined </w:t>
      </w:r>
      <w:r w:rsidR="00C207D7">
        <w:rPr>
          <w:rFonts w:eastAsia="Arial"/>
        </w:rPr>
        <w:t>example SQL statements</w:t>
      </w:r>
      <w:r>
        <w:rPr>
          <w:rFonts w:eastAsia="Arial"/>
        </w:rPr>
        <w:t xml:space="preserve"> that you can choose and edit from within the workflow. The </w:t>
      </w:r>
      <w:r w:rsidR="00C207D7">
        <w:rPr>
          <w:rFonts w:eastAsia="Arial"/>
        </w:rPr>
        <w:t>predefined</w:t>
      </w:r>
      <w:r>
        <w:rPr>
          <w:rFonts w:eastAsia="Arial"/>
        </w:rPr>
        <w:t xml:space="preserve"> queries</w:t>
      </w:r>
      <w:r w:rsidR="00C207D7">
        <w:rPr>
          <w:rFonts w:eastAsia="Arial"/>
        </w:rPr>
        <w:t>,</w:t>
      </w:r>
      <w:r>
        <w:rPr>
          <w:rFonts w:eastAsia="Arial"/>
        </w:rPr>
        <w:t xml:space="preserve"> </w:t>
      </w:r>
      <w:r w:rsidR="00C207D7">
        <w:rPr>
          <w:rFonts w:eastAsia="Arial"/>
        </w:rPr>
        <w:t xml:space="preserve">as shown </w:t>
      </w:r>
      <w:r w:rsidR="007518DA">
        <w:rPr>
          <w:rFonts w:eastAsia="Arial"/>
        </w:rPr>
        <w:t>below</w:t>
      </w:r>
      <w:r w:rsidR="00C207D7">
        <w:rPr>
          <w:rFonts w:eastAsia="Arial"/>
        </w:rPr>
        <w:t xml:space="preserve">, </w:t>
      </w:r>
      <w:r>
        <w:rPr>
          <w:rFonts w:eastAsia="Arial"/>
        </w:rPr>
        <w:t xml:space="preserve">contain parameters </w:t>
      </w:r>
      <w:r w:rsidR="00FA072F">
        <w:rPr>
          <w:rFonts w:eastAsia="Arial"/>
        </w:rPr>
        <w:t>using a question mark as a placeholder in the SQL</w:t>
      </w:r>
      <w:r w:rsidR="00863C95">
        <w:rPr>
          <w:rFonts w:eastAsia="Arial"/>
        </w:rPr>
        <w:t xml:space="preserve"> query</w:t>
      </w:r>
      <w:r w:rsidR="00FA072F">
        <w:rPr>
          <w:rFonts w:eastAsia="Arial"/>
        </w:rPr>
        <w:t xml:space="preserve">. </w:t>
      </w:r>
      <w:r w:rsidR="00863C95">
        <w:rPr>
          <w:rFonts w:eastAsia="Arial"/>
        </w:rPr>
        <w:t>Users can</w:t>
      </w:r>
      <w:r w:rsidR="00FA072F">
        <w:rPr>
          <w:rFonts w:eastAsia="Arial"/>
        </w:rPr>
        <w:t xml:space="preserve"> </w:t>
      </w:r>
      <w:r w:rsidR="00863C95">
        <w:rPr>
          <w:rFonts w:eastAsia="Arial"/>
        </w:rPr>
        <w:t>set</w:t>
      </w:r>
      <w:r w:rsidR="00FA072F">
        <w:rPr>
          <w:rFonts w:eastAsia="Arial"/>
        </w:rPr>
        <w:t xml:space="preserve"> values for the question marks </w:t>
      </w:r>
      <w:r w:rsidR="00863C95">
        <w:rPr>
          <w:rFonts w:eastAsia="Arial"/>
        </w:rPr>
        <w:t>in input fields</w:t>
      </w:r>
      <w:r w:rsidR="00F0536C">
        <w:rPr>
          <w:rFonts w:eastAsia="Arial"/>
        </w:rPr>
        <w:t xml:space="preserve"> sql_condition_value1, sql_condition_value2 and sql_condition_value</w:t>
      </w:r>
      <w:r w:rsidR="00863C95">
        <w:rPr>
          <w:rFonts w:eastAsia="Arial"/>
        </w:rPr>
        <w:t>3 in the workflow.</w:t>
      </w:r>
    </w:p>
    <w:p w14:paraId="01B6C402" w14:textId="28F3099C" w:rsidR="00F0536C" w:rsidRPr="00FA072F" w:rsidRDefault="00F0536C" w:rsidP="00971A8A">
      <w:pPr>
        <w:pStyle w:val="ListBullet"/>
        <w:keepNext/>
        <w:rPr>
          <w:rFonts w:eastAsia="Arial"/>
        </w:rPr>
      </w:pPr>
      <w:r>
        <w:rPr>
          <w:rFonts w:eastAsia="Arial"/>
        </w:rPr>
        <w:t>sql_condition_value1, sql_condition_value2 and sql_condition_value</w:t>
      </w:r>
      <w:r w:rsidR="00030D58">
        <w:rPr>
          <w:rFonts w:eastAsia="Arial"/>
        </w:rPr>
        <w:t>3: P</w:t>
      </w:r>
      <w:r>
        <w:rPr>
          <w:rFonts w:eastAsia="Arial"/>
        </w:rPr>
        <w:t>arameters used in the query</w:t>
      </w:r>
      <w:r w:rsidR="00030D58">
        <w:rPr>
          <w:rFonts w:eastAsia="Arial"/>
        </w:rPr>
        <w:t>.</w:t>
      </w:r>
    </w:p>
    <w:p w14:paraId="7E42DDB2" w14:textId="4C31CF4D" w:rsidR="00657D64" w:rsidRDefault="00D10634" w:rsidP="00657D64">
      <w:pPr>
        <w:pStyle w:val="Heading7"/>
      </w:pPr>
      <w:ins w:id="159" w:author="Tamara Zlender" w:date="2018-06-12T11:54:00Z">
        <w:r>
          <w:rPr>
            <w:noProof/>
          </w:rPr>
          <w:drawing>
            <wp:inline distT="0" distB="0" distL="0" distR="0" wp14:anchorId="2DEA8907" wp14:editId="6E2A3CC8">
              <wp:extent cx="5486400" cy="4752340"/>
              <wp:effectExtent l="25400" t="25400" r="8890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12 at 11.53.40 AM.png"/>
                      <pic:cNvPicPr/>
                    </pic:nvPicPr>
                    <pic:blipFill>
                      <a:blip r:embed="rId16"/>
                      <a:stretch>
                        <a:fillRect/>
                      </a:stretch>
                    </pic:blipFill>
                    <pic:spPr>
                      <a:xfrm>
                        <a:off x="0" y="0"/>
                        <a:ext cx="5486400" cy="4752340"/>
                      </a:xfrm>
                      <a:prstGeom prst="rect">
                        <a:avLst/>
                      </a:prstGeom>
                      <a:effectLst>
                        <a:outerShdw blurRad="50800" dist="38100" dir="2700000" algn="tl" rotWithShape="0">
                          <a:prstClr val="black">
                            <a:alpha val="40000"/>
                          </a:prstClr>
                        </a:outerShdw>
                      </a:effectLst>
                    </pic:spPr>
                  </pic:pic>
                </a:graphicData>
              </a:graphic>
            </wp:inline>
          </w:drawing>
        </w:r>
      </w:ins>
      <w:del w:id="160" w:author="Tamara Zlender" w:date="2018-06-12T11:54:00Z">
        <w:r w:rsidR="0013299C" w:rsidDel="00D10634">
          <w:rPr>
            <w:noProof/>
          </w:rPr>
          <w:drawing>
            <wp:inline distT="0" distB="0" distL="0" distR="0" wp14:anchorId="26813962" wp14:editId="221BDB20">
              <wp:extent cx="5486400" cy="4737100"/>
              <wp:effectExtent l="25400" t="25400" r="88900" b="889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9 at 2.13.44 PM.png"/>
                      <pic:cNvPicPr/>
                    </pic:nvPicPr>
                    <pic:blipFill>
                      <a:blip r:embed="rId17"/>
                      <a:stretch>
                        <a:fillRect/>
                      </a:stretch>
                    </pic:blipFill>
                    <pic:spPr>
                      <a:xfrm>
                        <a:off x="0" y="0"/>
                        <a:ext cx="5486400" cy="4737100"/>
                      </a:xfrm>
                      <a:prstGeom prst="rect">
                        <a:avLst/>
                      </a:prstGeom>
                      <a:effectLst>
                        <a:outerShdw blurRad="50800" dist="38100" dir="2700000" algn="tl" rotWithShape="0">
                          <a:prstClr val="black">
                            <a:alpha val="40000"/>
                          </a:prstClr>
                        </a:outerShdw>
                      </a:effectLst>
                    </pic:spPr>
                  </pic:pic>
                </a:graphicData>
              </a:graphic>
            </wp:inline>
          </w:drawing>
        </w:r>
      </w:del>
    </w:p>
    <w:p w14:paraId="4FACD81B" w14:textId="77777777" w:rsidR="00015ABD" w:rsidRDefault="00015ABD">
      <w:pPr>
        <w:rPr>
          <w:ins w:id="161" w:author="Tamara Zlender" w:date="2018-06-07T11:53:00Z"/>
          <w:rFonts w:ascii="Arial" w:eastAsia="Arial" w:hAnsi="Arial"/>
          <w:sz w:val="20"/>
        </w:rPr>
      </w:pPr>
      <w:ins w:id="162" w:author="Tamara Zlender" w:date="2018-06-07T11:53:00Z">
        <w:r>
          <w:rPr>
            <w:rFonts w:eastAsia="Arial"/>
          </w:rPr>
          <w:br w:type="page"/>
        </w:r>
      </w:ins>
    </w:p>
    <w:p w14:paraId="2C7ECE90" w14:textId="390347E8" w:rsidR="00225E0B" w:rsidRDefault="00D9593C" w:rsidP="00225E0B">
      <w:pPr>
        <w:pStyle w:val="BodyText"/>
        <w:spacing w:after="0"/>
        <w:rPr>
          <w:ins w:id="163" w:author="Tamara Zlender" w:date="2018-06-07T11:52:00Z"/>
          <w:rFonts w:ascii="Helvetica" w:eastAsia="Cambria" w:hAnsi="Helvetica" w:cs="Helvetica"/>
        </w:rPr>
      </w:pPr>
      <w:ins w:id="164" w:author="Tamara Zlender" w:date="2018-06-07T13:02:00Z">
        <w:r>
          <w:rPr>
            <w:rFonts w:ascii="Helvetica" w:eastAsia="Cambria" w:hAnsi="Helvetica" w:cs="Helvetica"/>
          </w:rPr>
          <w:lastRenderedPageBreak/>
          <w:t xml:space="preserve">This function implements three ‘sql_condition_value’ input fields. You can implement additional input fields to set more than three values for the question marks by downloading this </w:t>
        </w:r>
      </w:ins>
      <w:ins w:id="165" w:author="Tamara Zlender" w:date="2018-06-07T13:04:00Z">
        <w:r>
          <w:rPr>
            <w:rFonts w:ascii="Helvetica" w:eastAsia="Cambria" w:hAnsi="Helvetica" w:cs="Helvetica"/>
          </w:rPr>
          <w:fldChar w:fldCharType="begin"/>
        </w:r>
        <w:r>
          <w:rPr>
            <w:rFonts w:ascii="Helvetica" w:eastAsia="Cambria" w:hAnsi="Helvetica" w:cs="Helvetica"/>
          </w:rPr>
          <w:instrText xml:space="preserve"> HYPERLINK "https://github.com/ibmresilient/resilient-community-apps/fn_odbc_query/fn_odbc_query/components/odbc_query.py" </w:instrText>
        </w:r>
        <w:r>
          <w:rPr>
            <w:rFonts w:ascii="Helvetica" w:eastAsia="Cambria" w:hAnsi="Helvetica" w:cs="Helvetica"/>
          </w:rPr>
          <w:fldChar w:fldCharType="separate"/>
        </w:r>
        <w:r w:rsidRPr="00D9593C">
          <w:rPr>
            <w:rStyle w:val="Hyperlink"/>
            <w:rFonts w:ascii="Helvetica" w:eastAsia="Cambria" w:hAnsi="Helvetica" w:cs="Helvetica"/>
          </w:rPr>
          <w:t>function</w:t>
        </w:r>
        <w:r>
          <w:rPr>
            <w:rFonts w:ascii="Helvetica" w:eastAsia="Cambria" w:hAnsi="Helvetica" w:cs="Helvetica"/>
          </w:rPr>
          <w:fldChar w:fldCharType="end"/>
        </w:r>
      </w:ins>
      <w:ins w:id="166" w:author="Tamara Zlender" w:date="2018-06-07T13:02:00Z">
        <w:r>
          <w:rPr>
            <w:rFonts w:ascii="Helvetica" w:eastAsia="Cambria" w:hAnsi="Helvetica" w:cs="Helvetica"/>
          </w:rPr>
          <w:t xml:space="preserve"> </w:t>
        </w:r>
      </w:ins>
      <w:ins w:id="167" w:author="Tamara Zlender" w:date="2018-06-07T13:06:00Z">
        <w:r>
          <w:rPr>
            <w:rFonts w:ascii="Helvetica" w:eastAsia="Cambria" w:hAnsi="Helvetica" w:cs="Helvetica"/>
          </w:rPr>
          <w:t>and</w:t>
        </w:r>
      </w:ins>
      <w:ins w:id="168" w:author="Tamara Zlender" w:date="2018-06-07T13:02:00Z">
        <w:r>
          <w:rPr>
            <w:rFonts w:ascii="Helvetica" w:eastAsia="Cambria" w:hAnsi="Helvetica" w:cs="Helvetica"/>
          </w:rPr>
          <w:t xml:space="preserve"> editing it as shown in the following figure. </w:t>
        </w:r>
      </w:ins>
    </w:p>
    <w:p w14:paraId="478C63CB" w14:textId="743ABD28" w:rsidR="00225E0B" w:rsidRDefault="00015ABD">
      <w:pPr>
        <w:pStyle w:val="BodyText"/>
        <w:rPr>
          <w:ins w:id="169" w:author="Tamara Zlender" w:date="2018-06-07T11:45:00Z"/>
        </w:rPr>
        <w:pPrChange w:id="170" w:author="Tamara Zlender" w:date="2018-06-07T11:46:00Z">
          <w:pPr>
            <w:pStyle w:val="Heading20"/>
            <w:pageBreakBefore/>
          </w:pPr>
        </w:pPrChange>
      </w:pPr>
      <w:ins w:id="171" w:author="Tamara Zlender" w:date="2018-06-07T11:55:00Z">
        <w:r>
          <w:rPr>
            <w:noProof/>
          </w:rPr>
          <w:drawing>
            <wp:inline distT="0" distB="0" distL="0" distR="0" wp14:anchorId="0C7793FA" wp14:editId="7956585F">
              <wp:extent cx="5486400" cy="1752600"/>
              <wp:effectExtent l="25400" t="25400" r="889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07 at 11.55.10 AM.png"/>
                      <pic:cNvPicPr/>
                    </pic:nvPicPr>
                    <pic:blipFill>
                      <a:blip r:embed="rId18"/>
                      <a:stretch>
                        <a:fillRect/>
                      </a:stretch>
                    </pic:blipFill>
                    <pic:spPr>
                      <a:xfrm>
                        <a:off x="0" y="0"/>
                        <a:ext cx="5486400" cy="1752600"/>
                      </a:xfrm>
                      <a:prstGeom prst="rect">
                        <a:avLst/>
                      </a:prstGeom>
                      <a:effectLst>
                        <a:outerShdw blurRad="50800" dist="38100" dir="2700000" algn="tl" rotWithShape="0">
                          <a:prstClr val="black">
                            <a:alpha val="40000"/>
                          </a:prstClr>
                        </a:outerShdw>
                      </a:effectLst>
                    </pic:spPr>
                  </pic:pic>
                </a:graphicData>
              </a:graphic>
            </wp:inline>
          </w:drawing>
        </w:r>
      </w:ins>
    </w:p>
    <w:p w14:paraId="4BF3F915" w14:textId="0B834F78" w:rsidR="00CE4850" w:rsidRDefault="00E40552" w:rsidP="006D1763">
      <w:pPr>
        <w:pStyle w:val="Heading20"/>
        <w:pageBreakBefore/>
      </w:pPr>
      <w:r>
        <w:lastRenderedPageBreak/>
        <w:t>Example O</w:t>
      </w:r>
      <w:r w:rsidR="00CE4850" w:rsidRPr="009824B2">
        <w:t>DBC SELECT PostgreSQL</w:t>
      </w:r>
      <w:r w:rsidR="00D8136D">
        <w:t xml:space="preserve"> Workflow</w:t>
      </w:r>
    </w:p>
    <w:p w14:paraId="17B81BDE" w14:textId="6206E4E8" w:rsidR="00E40552" w:rsidRDefault="00F0536C" w:rsidP="006D1763">
      <w:pPr>
        <w:pStyle w:val="BodyText"/>
        <w:keepNext/>
      </w:pPr>
      <w:r w:rsidRPr="00030D58">
        <w:t xml:space="preserve">The </w:t>
      </w:r>
      <w:r w:rsidR="00E40552">
        <w:t>“</w:t>
      </w:r>
      <w:r w:rsidR="00030D58" w:rsidRPr="009824B2">
        <w:t xml:space="preserve">Example ODBC </w:t>
      </w:r>
      <w:r w:rsidR="00B75F2F" w:rsidRPr="009824B2">
        <w:t>SELECT</w:t>
      </w:r>
      <w:r w:rsidR="00030D58" w:rsidRPr="009824B2">
        <w:t xml:space="preserve"> PostgreSQL</w:t>
      </w:r>
      <w:r w:rsidR="00E40552">
        <w:t xml:space="preserve">” </w:t>
      </w:r>
      <w:r w:rsidR="00186840" w:rsidRPr="00030D58">
        <w:t>workflow (</w:t>
      </w:r>
      <w:r w:rsidR="00E40552">
        <w:t>O</w:t>
      </w:r>
      <w:r w:rsidR="00186840" w:rsidRPr="00030D58">
        <w:t xml:space="preserve">bject </w:t>
      </w:r>
      <w:r w:rsidR="00E40552">
        <w:t>T</w:t>
      </w:r>
      <w:r w:rsidR="00186840" w:rsidRPr="00030D58">
        <w:t>ype = Artif</w:t>
      </w:r>
      <w:r w:rsidR="00186840">
        <w:t xml:space="preserve">act) </w:t>
      </w:r>
      <w:r w:rsidR="00E40552">
        <w:t>calls the ODBC query</w:t>
      </w:r>
      <w:r w:rsidR="00186840">
        <w:t xml:space="preserve"> </w:t>
      </w:r>
      <w:r w:rsidR="00186840" w:rsidRPr="009824B2">
        <w:t>function</w:t>
      </w:r>
      <w:r w:rsidR="00186840">
        <w:t xml:space="preserve">. </w:t>
      </w:r>
      <w:r w:rsidR="00030D58" w:rsidRPr="009824B2">
        <w:t>The Input tab of this fu</w:t>
      </w:r>
      <w:r w:rsidR="00800F81">
        <w:t>nction is shown in</w:t>
      </w:r>
      <w:r w:rsidR="007518DA" w:rsidRPr="007518DA">
        <w:rPr>
          <w:rFonts w:eastAsia="Cambria"/>
        </w:rPr>
        <w:t xml:space="preserve"> </w:t>
      </w:r>
      <w:r w:rsidR="007518DA">
        <w:rPr>
          <w:rFonts w:eastAsia="Cambria"/>
        </w:rPr>
        <w:t>the following figure</w:t>
      </w:r>
      <w:r w:rsidR="009824B2">
        <w:t xml:space="preserve">. </w:t>
      </w:r>
    </w:p>
    <w:p w14:paraId="4AB60E04" w14:textId="1FD5949E" w:rsidR="003D1439" w:rsidRDefault="009824B2" w:rsidP="006D1763">
      <w:pPr>
        <w:pStyle w:val="BodyText"/>
        <w:keepNext/>
      </w:pPr>
      <w:r>
        <w:t xml:space="preserve">When defining </w:t>
      </w:r>
      <w:r w:rsidR="0010379D">
        <w:t>the</w:t>
      </w:r>
      <w:r w:rsidR="00706FDA">
        <w:t xml:space="preserve"> SQL</w:t>
      </w:r>
      <w:r w:rsidR="0010379D">
        <w:t xml:space="preserve"> </w:t>
      </w:r>
      <w:r w:rsidR="0029109A">
        <w:t xml:space="preserve">table </w:t>
      </w:r>
      <w:r w:rsidR="00C40E68">
        <w:t>column names</w:t>
      </w:r>
      <w:r w:rsidR="0010379D">
        <w:t xml:space="preserve"> that</w:t>
      </w:r>
      <w:r>
        <w:t xml:space="preserve"> </w:t>
      </w:r>
      <w:r w:rsidR="007518DA">
        <w:t xml:space="preserve">the </w:t>
      </w:r>
      <w:r>
        <w:t>SELECT</w:t>
      </w:r>
      <w:r w:rsidR="0010379D">
        <w:t xml:space="preserve"> query will return</w:t>
      </w:r>
      <w:r w:rsidR="007518DA">
        <w:t>,</w:t>
      </w:r>
      <w:r>
        <w:t xml:space="preserve"> it</w:t>
      </w:r>
      <w:r w:rsidR="00D8136D">
        <w:t xml:space="preserve"> i</w:t>
      </w:r>
      <w:r>
        <w:t xml:space="preserve">s important to use </w:t>
      </w:r>
      <w:r w:rsidR="00FA47A5">
        <w:rPr>
          <w:rFonts w:ascii="Helvetica" w:eastAsia="Cambria" w:hAnsi="Helvetica" w:cs="Helvetica"/>
        </w:rPr>
        <w:t>alias column syntax</w:t>
      </w:r>
      <w:r w:rsidR="00322790">
        <w:rPr>
          <w:rFonts w:ascii="Helvetica" w:eastAsia="Cambria" w:hAnsi="Helvetica" w:cs="Helvetica"/>
        </w:rPr>
        <w:t>. Alias names need to</w:t>
      </w:r>
      <w:r w:rsidR="00B75F2F" w:rsidRPr="009824B2">
        <w:t xml:space="preserve"> match Res</w:t>
      </w:r>
      <w:r>
        <w:t xml:space="preserve">ilient data table field names. This </w:t>
      </w:r>
      <w:r w:rsidR="007518DA">
        <w:t>ensures that</w:t>
      </w:r>
      <w:r>
        <w:t xml:space="preserve"> query results are saved in the proper </w:t>
      </w:r>
      <w:r w:rsidR="00322790">
        <w:t>Resilient data table field</w:t>
      </w:r>
      <w:r>
        <w:t>.</w:t>
      </w:r>
    </w:p>
    <w:p w14:paraId="5717A559" w14:textId="77777777" w:rsidR="00B75F2F" w:rsidRDefault="00B75F2F" w:rsidP="00B75F2F">
      <w:pPr>
        <w:pStyle w:val="BodyText"/>
        <w:keepNext/>
      </w:pPr>
      <w:r>
        <w:rPr>
          <w:noProof/>
        </w:rPr>
        <w:drawing>
          <wp:inline distT="0" distB="0" distL="0" distR="0" wp14:anchorId="32AE4B79" wp14:editId="6D69120C">
            <wp:extent cx="5486400" cy="1798955"/>
            <wp:effectExtent l="25400" t="25400" r="8890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19"/>
                    <a:stretch>
                      <a:fillRect/>
                    </a:stretch>
                  </pic:blipFill>
                  <pic:spPr>
                    <a:xfrm>
                      <a:off x="0" y="0"/>
                      <a:ext cx="5486400" cy="1798955"/>
                    </a:xfrm>
                    <a:prstGeom prst="rect">
                      <a:avLst/>
                    </a:prstGeom>
                    <a:effectLst>
                      <a:outerShdw blurRad="50800" dist="38100" dir="2700000" algn="tl" rotWithShape="0">
                        <a:prstClr val="black">
                          <a:alpha val="40000"/>
                        </a:prstClr>
                      </a:outerShdw>
                    </a:effectLst>
                  </pic:spPr>
                </pic:pic>
              </a:graphicData>
            </a:graphic>
          </wp:inline>
        </w:drawing>
      </w:r>
    </w:p>
    <w:p w14:paraId="35785708" w14:textId="448E3199" w:rsidR="003312EE" w:rsidRDefault="00800F81" w:rsidP="00B75F2F">
      <w:pPr>
        <w:pStyle w:val="BodyText"/>
      </w:pPr>
      <w:r>
        <w:t>Users</w:t>
      </w:r>
      <w:r w:rsidR="003312EE">
        <w:t xml:space="preserve"> may insert data using </w:t>
      </w:r>
      <w:r w:rsidR="007518DA">
        <w:t xml:space="preserve">the </w:t>
      </w:r>
      <w:r w:rsidR="003312EE">
        <w:t xml:space="preserve">sql_condition_value1, sql_condition_value2 and sql_condition_value3 </w:t>
      </w:r>
      <w:r w:rsidR="007518DA">
        <w:t xml:space="preserve">parameters </w:t>
      </w:r>
      <w:r w:rsidR="003312EE">
        <w:t>on the Input tab</w:t>
      </w:r>
      <w:r w:rsidR="00186840">
        <w:t>,</w:t>
      </w:r>
      <w:r w:rsidR="003312EE">
        <w:t xml:space="preserve"> or set them in the Pre-Process Script to the value of the artifact associated with thi</w:t>
      </w:r>
      <w:r>
        <w:t>s workflow as shown in</w:t>
      </w:r>
      <w:r w:rsidR="007518DA">
        <w:t xml:space="preserve"> the following figure</w:t>
      </w:r>
      <w:r w:rsidR="003312EE">
        <w:t>.</w:t>
      </w:r>
    </w:p>
    <w:p w14:paraId="5153E706" w14:textId="77777777" w:rsidR="00B75F2F" w:rsidRDefault="00B75F2F" w:rsidP="006D1763">
      <w:pPr>
        <w:pStyle w:val="BodyText"/>
      </w:pPr>
      <w:r>
        <w:rPr>
          <w:noProof/>
        </w:rPr>
        <w:drawing>
          <wp:inline distT="0" distB="0" distL="0" distR="0" wp14:anchorId="23892EBE" wp14:editId="0834F3D7">
            <wp:extent cx="5486400" cy="1205865"/>
            <wp:effectExtent l="25400" t="25400" r="88900"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20"/>
                    <a:stretch>
                      <a:fillRect/>
                    </a:stretch>
                  </pic:blipFill>
                  <pic:spPr>
                    <a:xfrm>
                      <a:off x="0" y="0"/>
                      <a:ext cx="5486400" cy="1205865"/>
                    </a:xfrm>
                    <a:prstGeom prst="rect">
                      <a:avLst/>
                    </a:prstGeom>
                    <a:effectLst>
                      <a:outerShdw blurRad="50800" dist="38100" dir="2700000" algn="tl" rotWithShape="0">
                        <a:prstClr val="black">
                          <a:alpha val="40000"/>
                        </a:prstClr>
                      </a:outerShdw>
                    </a:effectLst>
                  </pic:spPr>
                </pic:pic>
              </a:graphicData>
            </a:graphic>
          </wp:inline>
        </w:drawing>
      </w:r>
    </w:p>
    <w:p w14:paraId="3A9F827D" w14:textId="3C8F5C99" w:rsidR="007B3B76" w:rsidRPr="00800F81" w:rsidRDefault="00524DA5" w:rsidP="006D1763">
      <w:pPr>
        <w:pStyle w:val="BodyText"/>
        <w:keepNext/>
      </w:pPr>
      <w:r>
        <w:lastRenderedPageBreak/>
        <w:t>A Menu Item rule called “Example ODBC SELECT PostgreSQL” is also included. This rule calls the provided workflow.</w:t>
      </w:r>
    </w:p>
    <w:p w14:paraId="18D8C658" w14:textId="50D01190" w:rsidR="00800F81" w:rsidRDefault="00A46589" w:rsidP="006D1763">
      <w:pPr>
        <w:pStyle w:val="BodyText"/>
        <w:keepNext/>
        <w:rPr>
          <w:rFonts w:eastAsia="Cambria"/>
        </w:rPr>
      </w:pPr>
      <w:r>
        <w:t>When a user selects this rule from the Actions button on an incident, the rule activates the ODBC Query function. The</w:t>
      </w:r>
      <w:r w:rsidR="000830EA">
        <w:t xml:space="preserve"> </w:t>
      </w:r>
      <w:r w:rsidR="00330231">
        <w:t xml:space="preserve">query results update the custom </w:t>
      </w:r>
      <w:r w:rsidR="00186840" w:rsidRPr="00330231">
        <w:t>“</w:t>
      </w:r>
      <w:r w:rsidR="00186840" w:rsidRPr="00330231">
        <w:rPr>
          <w:rFonts w:eastAsia="Cambria"/>
        </w:rPr>
        <w:t>sql_query_results_dt</w:t>
      </w:r>
      <w:r w:rsidR="00186840">
        <w:rPr>
          <w:rFonts w:eastAsia="Cambria"/>
        </w:rPr>
        <w:t xml:space="preserve">” </w:t>
      </w:r>
      <w:r w:rsidR="00330231">
        <w:t>Resilient data table</w:t>
      </w:r>
      <w:r w:rsidR="00186840">
        <w:t>, shown</w:t>
      </w:r>
      <w:r w:rsidR="00330231">
        <w:t xml:space="preserve"> </w:t>
      </w:r>
      <w:r w:rsidR="00800F81">
        <w:rPr>
          <w:rFonts w:eastAsia="Cambria"/>
        </w:rPr>
        <w:t xml:space="preserve">in </w:t>
      </w:r>
      <w:r w:rsidR="007518DA">
        <w:rPr>
          <w:rFonts w:eastAsia="Cambria"/>
        </w:rPr>
        <w:t>the following figure</w:t>
      </w:r>
      <w:r w:rsidR="00330231">
        <w:rPr>
          <w:rFonts w:eastAsia="Cambria"/>
        </w:rPr>
        <w:t>. The definition of this data table is also included in the package.</w:t>
      </w:r>
      <w:r w:rsidR="00B667CB">
        <w:rPr>
          <w:rFonts w:eastAsia="Cambria"/>
        </w:rPr>
        <w:t xml:space="preserve"> </w:t>
      </w:r>
    </w:p>
    <w:p w14:paraId="3411FA6B" w14:textId="3FDC379E" w:rsidR="00330231" w:rsidRDefault="00D8136D" w:rsidP="006D1763">
      <w:pPr>
        <w:pStyle w:val="BodyText"/>
        <w:keepNext/>
        <w:rPr>
          <w:rFonts w:eastAsia="Cambria"/>
        </w:rPr>
      </w:pPr>
      <w:r>
        <w:rPr>
          <w:rFonts w:eastAsia="Cambria"/>
        </w:rPr>
        <w:t>The first</w:t>
      </w:r>
      <w:r w:rsidR="00B667CB" w:rsidRPr="00B667CB">
        <w:rPr>
          <w:rFonts w:eastAsia="Cambria"/>
        </w:rPr>
        <w:t xml:space="preserve"> two </w:t>
      </w:r>
      <w:r w:rsidR="005347F3">
        <w:rPr>
          <w:rFonts w:eastAsia="Cambria"/>
        </w:rPr>
        <w:t>data table fields</w:t>
      </w:r>
      <w:r w:rsidR="00B667CB">
        <w:rPr>
          <w:rFonts w:eastAsia="Cambria"/>
        </w:rPr>
        <w:t xml:space="preserve"> are set automatically</w:t>
      </w:r>
      <w:r>
        <w:rPr>
          <w:rFonts w:eastAsia="Cambria"/>
        </w:rPr>
        <w:t>. The</w:t>
      </w:r>
      <w:r w:rsidR="0029109A">
        <w:rPr>
          <w:rFonts w:eastAsia="Cambria"/>
        </w:rPr>
        <w:t xml:space="preserve"> ‘sql_artifact_value’</w:t>
      </w:r>
      <w:r w:rsidR="0029109A" w:rsidRPr="00B667CB">
        <w:rPr>
          <w:rFonts w:eastAsia="Cambria"/>
        </w:rPr>
        <w:t xml:space="preserve"> </w:t>
      </w:r>
      <w:r>
        <w:rPr>
          <w:rFonts w:eastAsia="Cambria"/>
        </w:rPr>
        <w:t xml:space="preserve">field </w:t>
      </w:r>
      <w:r w:rsidR="0029109A">
        <w:rPr>
          <w:rFonts w:eastAsia="Cambria"/>
        </w:rPr>
        <w:t xml:space="preserve">is set </w:t>
      </w:r>
      <w:r w:rsidR="00B667CB">
        <w:rPr>
          <w:rFonts w:eastAsia="Cambria"/>
        </w:rPr>
        <w:t xml:space="preserve">to the value of the artifact </w:t>
      </w:r>
      <w:r w:rsidR="00B667CB">
        <w:t>associated with this workflow</w:t>
      </w:r>
      <w:r>
        <w:t xml:space="preserve">. The </w:t>
      </w:r>
      <w:r w:rsidR="0029109A">
        <w:rPr>
          <w:rFonts w:eastAsia="Cambria"/>
        </w:rPr>
        <w:t>‘</w:t>
      </w:r>
      <w:r w:rsidR="0029109A" w:rsidRPr="00B667CB">
        <w:rPr>
          <w:rFonts w:eastAsia="Cambria"/>
        </w:rPr>
        <w:t>sql_timestamp</w:t>
      </w:r>
      <w:r w:rsidR="0029109A">
        <w:rPr>
          <w:rFonts w:eastAsia="Cambria"/>
        </w:rPr>
        <w:t xml:space="preserve">’ </w:t>
      </w:r>
      <w:r>
        <w:rPr>
          <w:rFonts w:eastAsia="Cambria"/>
        </w:rPr>
        <w:t xml:space="preserve">field </w:t>
      </w:r>
      <w:r w:rsidR="0029109A">
        <w:rPr>
          <w:rFonts w:eastAsia="Cambria"/>
        </w:rPr>
        <w:t xml:space="preserve">is set to </w:t>
      </w:r>
      <w:r>
        <w:rPr>
          <w:rFonts w:eastAsia="Cambria"/>
        </w:rPr>
        <w:t xml:space="preserve">the </w:t>
      </w:r>
      <w:r w:rsidR="0029109A">
        <w:rPr>
          <w:rFonts w:eastAsia="Cambria"/>
        </w:rPr>
        <w:t xml:space="preserve">date and time of the function call. </w:t>
      </w:r>
      <w:r>
        <w:rPr>
          <w:rFonts w:eastAsia="Cambria"/>
        </w:rPr>
        <w:t xml:space="preserve">The </w:t>
      </w:r>
      <w:r w:rsidR="00800F81">
        <w:rPr>
          <w:rFonts w:eastAsia="Cambria"/>
        </w:rPr>
        <w:t>‘sql_column_1’ to ‘sql_column_5’</w:t>
      </w:r>
      <w:r w:rsidR="0029109A">
        <w:rPr>
          <w:rFonts w:eastAsia="Cambria"/>
        </w:rPr>
        <w:t xml:space="preserve"> </w:t>
      </w:r>
      <w:r>
        <w:rPr>
          <w:rFonts w:eastAsia="Cambria"/>
        </w:rPr>
        <w:t xml:space="preserve">data table fields </w:t>
      </w:r>
      <w:r w:rsidR="0029109A">
        <w:rPr>
          <w:rFonts w:eastAsia="Cambria"/>
        </w:rPr>
        <w:t xml:space="preserve">are </w:t>
      </w:r>
      <w:r w:rsidR="005347F3">
        <w:rPr>
          <w:rFonts w:eastAsia="Cambria"/>
        </w:rPr>
        <w:t xml:space="preserve">updated by the </w:t>
      </w:r>
      <w:r w:rsidR="00F540F4">
        <w:rPr>
          <w:rFonts w:eastAsia="Cambria"/>
        </w:rPr>
        <w:t>query results.</w:t>
      </w:r>
    </w:p>
    <w:p w14:paraId="6D408252" w14:textId="77777777" w:rsidR="00800F81" w:rsidRDefault="00AF373F" w:rsidP="006D1763">
      <w:pPr>
        <w:pStyle w:val="BodyText"/>
      </w:pPr>
      <w:r>
        <w:rPr>
          <w:rFonts w:eastAsia="Cambria"/>
          <w:noProof/>
        </w:rPr>
        <w:drawing>
          <wp:inline distT="0" distB="0" distL="0" distR="0" wp14:anchorId="79BA1060" wp14:editId="7CE87D6F">
            <wp:extent cx="5486400" cy="3451860"/>
            <wp:effectExtent l="25400" t="25400" r="8890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21"/>
                    <a:stretch>
                      <a:fillRect/>
                    </a:stretch>
                  </pic:blipFill>
                  <pic:spPr>
                    <a:xfrm>
                      <a:off x="0" y="0"/>
                      <a:ext cx="5486400" cy="3451860"/>
                    </a:xfrm>
                    <a:prstGeom prst="rect">
                      <a:avLst/>
                    </a:prstGeom>
                    <a:effectLst>
                      <a:outerShdw blurRad="50800" dist="38100" dir="2700000" algn="tl" rotWithShape="0">
                        <a:prstClr val="black">
                          <a:alpha val="40000"/>
                        </a:prstClr>
                      </a:outerShdw>
                    </a:effectLst>
                  </pic:spPr>
                </pic:pic>
              </a:graphicData>
            </a:graphic>
          </wp:inline>
        </w:drawing>
      </w:r>
    </w:p>
    <w:p w14:paraId="0C784445" w14:textId="6914CCC7" w:rsidR="000D0763" w:rsidRDefault="00B56DFC" w:rsidP="006D1763">
      <w:pPr>
        <w:pStyle w:val="BodyText"/>
        <w:keepNext/>
      </w:pPr>
      <w:r>
        <w:lastRenderedPageBreak/>
        <w:t xml:space="preserve">Users may modify the </w:t>
      </w:r>
      <w:r w:rsidRPr="00330231">
        <w:t>“</w:t>
      </w:r>
      <w:r w:rsidRPr="00330231">
        <w:rPr>
          <w:rFonts w:eastAsia="Cambria"/>
        </w:rPr>
        <w:t>sql_query_results_dt</w:t>
      </w:r>
      <w:r>
        <w:rPr>
          <w:rFonts w:eastAsia="Cambria"/>
        </w:rPr>
        <w:t xml:space="preserve">” </w:t>
      </w:r>
      <w:r>
        <w:t>data table</w:t>
      </w:r>
      <w:r w:rsidR="00D8136D">
        <w:t xml:space="preserve"> by adding or removing </w:t>
      </w:r>
      <w:r>
        <w:t xml:space="preserve">fields. </w:t>
      </w:r>
      <w:r w:rsidR="000D0763">
        <w:t xml:space="preserve">To ensure SQL query results are saved in proper Resilient data table fields, users need to modify the </w:t>
      </w:r>
      <w:r w:rsidR="000D0763" w:rsidRPr="000D0763">
        <w:t>RESILENT_DATATABLE_COLUMN_NAMES_LIST</w:t>
      </w:r>
      <w:r w:rsidR="000D0763">
        <w:t xml:space="preserve"> in the Post-Process Script as shown</w:t>
      </w:r>
      <w:r w:rsidR="003C6385">
        <w:t xml:space="preserve"> in </w:t>
      </w:r>
      <w:r w:rsidR="00D8136D">
        <w:t>the following figure</w:t>
      </w:r>
      <w:r w:rsidR="000D0763">
        <w:t>.</w:t>
      </w:r>
    </w:p>
    <w:p w14:paraId="208A28D8" w14:textId="77777777" w:rsidR="000D0763" w:rsidRDefault="000D0763" w:rsidP="000D0763">
      <w:pPr>
        <w:pStyle w:val="BodyText"/>
        <w:keepNext/>
      </w:pPr>
      <w:r>
        <w:rPr>
          <w:noProof/>
        </w:rPr>
        <w:drawing>
          <wp:inline distT="0" distB="0" distL="0" distR="0" wp14:anchorId="2D548EB8" wp14:editId="533D1D61">
            <wp:extent cx="5486400" cy="3582035"/>
            <wp:effectExtent l="25400" t="25400" r="88900" b="882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5 at 4.21.36 PM.png"/>
                    <pic:cNvPicPr/>
                  </pic:nvPicPr>
                  <pic:blipFill>
                    <a:blip r:embed="rId22"/>
                    <a:stretch>
                      <a:fillRect/>
                    </a:stretch>
                  </pic:blipFill>
                  <pic:spPr>
                    <a:xfrm>
                      <a:off x="0" y="0"/>
                      <a:ext cx="5486400" cy="3582035"/>
                    </a:xfrm>
                    <a:prstGeom prst="rect">
                      <a:avLst/>
                    </a:prstGeom>
                    <a:effectLst>
                      <a:outerShdw blurRad="50800" dist="38100" dir="2700000" algn="tl" rotWithShape="0">
                        <a:prstClr val="black">
                          <a:alpha val="40000"/>
                        </a:prstClr>
                      </a:outerShdw>
                    </a:effectLst>
                  </pic:spPr>
                </pic:pic>
              </a:graphicData>
            </a:graphic>
          </wp:inline>
        </w:drawing>
      </w:r>
    </w:p>
    <w:p w14:paraId="2452ED29" w14:textId="7B116170" w:rsidR="007B3B76" w:rsidRPr="00012089" w:rsidRDefault="00E40552" w:rsidP="006D1763">
      <w:pPr>
        <w:pStyle w:val="Heading20"/>
        <w:pageBreakBefore/>
      </w:pPr>
      <w:r>
        <w:lastRenderedPageBreak/>
        <w:t>Example O</w:t>
      </w:r>
      <w:r w:rsidR="00CE4850" w:rsidRPr="009824B2">
        <w:t xml:space="preserve">DBC </w:t>
      </w:r>
      <w:r w:rsidR="00CE4850">
        <w:t>UPDATE</w:t>
      </w:r>
      <w:r w:rsidR="00CE4850" w:rsidRPr="009824B2">
        <w:t xml:space="preserve"> PostgreSQL</w:t>
      </w:r>
      <w:r w:rsidR="00946978">
        <w:t xml:space="preserve"> Workflow</w:t>
      </w:r>
    </w:p>
    <w:p w14:paraId="06E80AFB" w14:textId="498B740B" w:rsidR="00CE4850" w:rsidRDefault="00E40552" w:rsidP="006D1763">
      <w:pPr>
        <w:pStyle w:val="BodyText"/>
        <w:keepNext/>
      </w:pPr>
      <w:r w:rsidRPr="00030D58">
        <w:t xml:space="preserve">The </w:t>
      </w:r>
      <w:r>
        <w:t>“</w:t>
      </w:r>
      <w:r w:rsidRPr="009824B2">
        <w:t xml:space="preserve">Example ODBC </w:t>
      </w:r>
      <w:r>
        <w:t>UPDATE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9824B2" w:rsidRPr="009824B2">
        <w:t>The Input tab of this fu</w:t>
      </w:r>
      <w:r w:rsidR="00CE4850">
        <w:t xml:space="preserve">nction is shown in </w:t>
      </w:r>
      <w:r w:rsidR="007518DA">
        <w:rPr>
          <w:rFonts w:eastAsia="Cambria"/>
        </w:rPr>
        <w:t>the following figure</w:t>
      </w:r>
      <w:r w:rsidR="00CE4850">
        <w:t xml:space="preserve">. </w:t>
      </w:r>
    </w:p>
    <w:p w14:paraId="11A04735" w14:textId="0EB37018" w:rsidR="00800F81" w:rsidRDefault="008076C8" w:rsidP="006D1763">
      <w:pPr>
        <w:pStyle w:val="BodyText"/>
      </w:pPr>
      <w:del w:id="172" w:author="Tamara Zlender" w:date="2018-06-12T11:57:00Z">
        <w:r w:rsidDel="00E24012">
          <w:rPr>
            <w:noProof/>
          </w:rPr>
          <w:drawing>
            <wp:inline distT="0" distB="0" distL="0" distR="0" wp14:anchorId="26405A86" wp14:editId="03032FC7">
              <wp:extent cx="5486400" cy="2389505"/>
              <wp:effectExtent l="25400" t="25400" r="88900" b="869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9 at 2.14.19 PM.png"/>
                      <pic:cNvPicPr/>
                    </pic:nvPicPr>
                    <pic:blipFill>
                      <a:blip r:embed="rId23"/>
                      <a:stretch>
                        <a:fillRect/>
                      </a:stretch>
                    </pic:blipFill>
                    <pic:spPr>
                      <a:xfrm>
                        <a:off x="0" y="0"/>
                        <a:ext cx="5486400" cy="2389505"/>
                      </a:xfrm>
                      <a:prstGeom prst="rect">
                        <a:avLst/>
                      </a:prstGeom>
                      <a:effectLst>
                        <a:outerShdw blurRad="50800" dist="38100" dir="2700000" algn="tl" rotWithShape="0">
                          <a:prstClr val="black">
                            <a:alpha val="40000"/>
                          </a:prstClr>
                        </a:outerShdw>
                      </a:effectLst>
                    </pic:spPr>
                  </pic:pic>
                </a:graphicData>
              </a:graphic>
            </wp:inline>
          </w:drawing>
        </w:r>
      </w:del>
      <w:ins w:id="173" w:author="Tamara Zlender" w:date="2018-06-12T11:57:00Z">
        <w:r w:rsidR="00E24012">
          <w:rPr>
            <w:noProof/>
          </w:rPr>
          <w:drawing>
            <wp:inline distT="0" distB="0" distL="0" distR="0" wp14:anchorId="14DFF754" wp14:editId="50507F17">
              <wp:extent cx="5486400" cy="2715895"/>
              <wp:effectExtent l="25400" t="25400" r="88900" b="908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2 at 11.57.05 AM.png"/>
                      <pic:cNvPicPr/>
                    </pic:nvPicPr>
                    <pic:blipFill>
                      <a:blip r:embed="rId24"/>
                      <a:stretch>
                        <a:fillRect/>
                      </a:stretch>
                    </pic:blipFill>
                    <pic:spPr>
                      <a:xfrm>
                        <a:off x="0" y="0"/>
                        <a:ext cx="5486400" cy="2715895"/>
                      </a:xfrm>
                      <a:prstGeom prst="rect">
                        <a:avLst/>
                      </a:prstGeom>
                      <a:effectLst>
                        <a:outerShdw blurRad="50800" dist="38100" dir="2700000" algn="tl" rotWithShape="0">
                          <a:prstClr val="black">
                            <a:alpha val="40000"/>
                          </a:prstClr>
                        </a:outerShdw>
                      </a:effectLst>
                    </pic:spPr>
                  </pic:pic>
                </a:graphicData>
              </a:graphic>
            </wp:inline>
          </w:drawing>
        </w:r>
      </w:ins>
    </w:p>
    <w:p w14:paraId="0DC617CA" w14:textId="35314F9B" w:rsidR="002539A0" w:rsidRDefault="00800F81" w:rsidP="006D1763">
      <w:pPr>
        <w:pStyle w:val="BodyText"/>
        <w:keepNext/>
      </w:pPr>
      <w:r>
        <w:t>Users</w:t>
      </w:r>
      <w:r w:rsidR="002539A0">
        <w:t xml:space="preserve"> may insert data using parameter</w:t>
      </w:r>
      <w:r w:rsidR="003312EE">
        <w:t>s</w:t>
      </w:r>
      <w:r w:rsidR="002539A0">
        <w:t xml:space="preserve"> sql_condition_value1, sql_condition_value2 and sql_condition_value3 on the Input tab</w:t>
      </w:r>
      <w:r w:rsidR="00186840">
        <w:t>,</w:t>
      </w:r>
      <w:r w:rsidR="002539A0">
        <w:t xml:space="preserve"> or set them in the Pre-Process Script to the value and description of the artifact associated with thi</w:t>
      </w:r>
      <w:r>
        <w:t xml:space="preserve">s workflow as shown in </w:t>
      </w:r>
      <w:r w:rsidR="007518DA">
        <w:rPr>
          <w:rFonts w:eastAsia="Cambria"/>
        </w:rPr>
        <w:t>the following figure</w:t>
      </w:r>
      <w:r w:rsidR="002539A0">
        <w:t>.</w:t>
      </w:r>
    </w:p>
    <w:p w14:paraId="4BC1AF82" w14:textId="5D35684B" w:rsidR="00800F81" w:rsidRDefault="00717FA9" w:rsidP="006D1763">
      <w:pPr>
        <w:pStyle w:val="BodyText"/>
      </w:pPr>
      <w:del w:id="174" w:author="Tamara Zlender" w:date="2018-06-12T11:58:00Z">
        <w:r w:rsidDel="00235B16">
          <w:rPr>
            <w:noProof/>
          </w:rPr>
          <w:drawing>
            <wp:inline distT="0" distB="0" distL="0" distR="0" wp14:anchorId="12BBCE08" wp14:editId="2EEABEFB">
              <wp:extent cx="5486400" cy="1087755"/>
              <wp:effectExtent l="25400" t="25400" r="88900" b="933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5 at 1.06.37 PM.png"/>
                      <pic:cNvPicPr/>
                    </pic:nvPicPr>
                    <pic:blipFill>
                      <a:blip r:embed="rId25"/>
                      <a:stretch>
                        <a:fillRect/>
                      </a:stretch>
                    </pic:blipFill>
                    <pic:spPr>
                      <a:xfrm>
                        <a:off x="0" y="0"/>
                        <a:ext cx="5486400" cy="1087755"/>
                      </a:xfrm>
                      <a:prstGeom prst="rect">
                        <a:avLst/>
                      </a:prstGeom>
                      <a:effectLst>
                        <a:outerShdw blurRad="50800" dist="38100" dir="2700000" algn="tl" rotWithShape="0">
                          <a:prstClr val="black">
                            <a:alpha val="40000"/>
                          </a:prstClr>
                        </a:outerShdw>
                      </a:effectLst>
                    </pic:spPr>
                  </pic:pic>
                </a:graphicData>
              </a:graphic>
            </wp:inline>
          </w:drawing>
        </w:r>
      </w:del>
      <w:ins w:id="175" w:author="Tamara Zlender" w:date="2018-06-12T11:58:00Z">
        <w:r w:rsidR="00235B16">
          <w:rPr>
            <w:noProof/>
          </w:rPr>
          <w:drawing>
            <wp:inline distT="0" distB="0" distL="0" distR="0" wp14:anchorId="64EEFC01" wp14:editId="20206D04">
              <wp:extent cx="5486400" cy="1243330"/>
              <wp:effectExtent l="25400" t="25400" r="88900" b="901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2 at 11.57.51 AM.png"/>
                      <pic:cNvPicPr/>
                    </pic:nvPicPr>
                    <pic:blipFill>
                      <a:blip r:embed="rId26"/>
                      <a:stretch>
                        <a:fillRect/>
                      </a:stretch>
                    </pic:blipFill>
                    <pic:spPr>
                      <a:xfrm>
                        <a:off x="0" y="0"/>
                        <a:ext cx="5486400" cy="1243330"/>
                      </a:xfrm>
                      <a:prstGeom prst="rect">
                        <a:avLst/>
                      </a:prstGeom>
                      <a:effectLst>
                        <a:outerShdw blurRad="50800" dist="38100" dir="2700000" algn="tl" rotWithShape="0">
                          <a:prstClr val="black">
                            <a:alpha val="40000"/>
                          </a:prstClr>
                        </a:outerShdw>
                      </a:effectLst>
                    </pic:spPr>
                  </pic:pic>
                </a:graphicData>
              </a:graphic>
            </wp:inline>
          </w:drawing>
        </w:r>
      </w:ins>
    </w:p>
    <w:p w14:paraId="03A0AE3F" w14:textId="5A4A7BC2" w:rsidR="003C341C" w:rsidRDefault="003C341C" w:rsidP="003C341C">
      <w:pPr>
        <w:pStyle w:val="BodyText"/>
      </w:pPr>
      <w:r>
        <w:t xml:space="preserve">A Menu Item rule called “Example ODBC </w:t>
      </w:r>
      <w:r w:rsidR="00BA7E66">
        <w:t>UPDATE</w:t>
      </w:r>
      <w:r>
        <w:t xml:space="preserve"> PostgreSQL” is also included. This rule calls the provided workflow.</w:t>
      </w:r>
    </w:p>
    <w:p w14:paraId="6126B031" w14:textId="5CB711B3" w:rsidR="00A7247E" w:rsidRDefault="000830EA">
      <w:pPr>
        <w:pStyle w:val="BodyText"/>
      </w:pPr>
      <w:r>
        <w:t xml:space="preserve">When a user selects this rule from the Actions button on an incident, the rule activates the ODBC Query function, which then </w:t>
      </w:r>
      <w:r w:rsidR="00A46589">
        <w:t>returns</w:t>
      </w:r>
      <w:r w:rsidR="00BA7E66">
        <w:t xml:space="preserve"> </w:t>
      </w:r>
      <w:r>
        <w:t xml:space="preserve">the </w:t>
      </w:r>
      <w:r w:rsidR="00BA7E66">
        <w:t xml:space="preserve">number of </w:t>
      </w:r>
      <w:r w:rsidR="00800F81">
        <w:t xml:space="preserve">processed </w:t>
      </w:r>
      <w:r w:rsidR="00BA7E66">
        <w:t>rows and display</w:t>
      </w:r>
      <w:r>
        <w:t>s</w:t>
      </w:r>
      <w:r w:rsidR="00BA7E66">
        <w:t xml:space="preserve"> </w:t>
      </w:r>
      <w:r w:rsidR="000468FD">
        <w:t>the</w:t>
      </w:r>
      <w:r w:rsidR="00BA7E66">
        <w:t xml:space="preserve"> message in </w:t>
      </w:r>
      <w:r w:rsidR="00800F81">
        <w:t xml:space="preserve">the </w:t>
      </w:r>
      <w:r w:rsidR="00BA7E66">
        <w:t xml:space="preserve">Action Status. </w:t>
      </w:r>
    </w:p>
    <w:p w14:paraId="65FC7BB9" w14:textId="75121F96" w:rsidR="00BA7E66" w:rsidRPr="00A7247E" w:rsidRDefault="00E40552" w:rsidP="00E93B8C">
      <w:pPr>
        <w:pStyle w:val="Heading20"/>
        <w:pageBreakBefore/>
      </w:pPr>
      <w:r>
        <w:lastRenderedPageBreak/>
        <w:t>Example O</w:t>
      </w:r>
      <w:r w:rsidR="00BA7E66" w:rsidRPr="009824B2">
        <w:t xml:space="preserve">DBC </w:t>
      </w:r>
      <w:r w:rsidR="00BA7E66">
        <w:t>DELETE</w:t>
      </w:r>
      <w:r w:rsidR="00BA7E66" w:rsidRPr="009824B2">
        <w:t xml:space="preserve"> PostgreSQL</w:t>
      </w:r>
      <w:r w:rsidR="00946978">
        <w:t xml:space="preserve"> Workflow</w:t>
      </w:r>
    </w:p>
    <w:p w14:paraId="4625A85B" w14:textId="182357A3" w:rsidR="00BA7E66" w:rsidRDefault="00E40552" w:rsidP="00E93B8C">
      <w:pPr>
        <w:pStyle w:val="BodyText"/>
        <w:keepNext/>
      </w:pPr>
      <w:r w:rsidRPr="00030D58">
        <w:t xml:space="preserve">The </w:t>
      </w:r>
      <w:r>
        <w:t>“</w:t>
      </w:r>
      <w:r w:rsidRPr="009824B2">
        <w:t xml:space="preserve">Example ODBC </w:t>
      </w:r>
      <w:r>
        <w:t>DEL</w:t>
      </w:r>
      <w:ins w:id="176" w:author="Tamara Zlender" w:date="2018-06-07T11:49:00Z">
        <w:r w:rsidR="00225E0B">
          <w:t>E</w:t>
        </w:r>
      </w:ins>
      <w:r>
        <w:t>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BA7E66" w:rsidRPr="009824B2">
        <w:t>The Input tab of this fu</w:t>
      </w:r>
      <w:r w:rsidR="00BA7E66">
        <w:t xml:space="preserve">nction is shown in </w:t>
      </w:r>
      <w:r w:rsidR="007518DA">
        <w:rPr>
          <w:rFonts w:eastAsia="Cambria"/>
        </w:rPr>
        <w:t>the following figure</w:t>
      </w:r>
      <w:r w:rsidR="00BA7E66">
        <w:t xml:space="preserve">. </w:t>
      </w:r>
    </w:p>
    <w:p w14:paraId="10805C79" w14:textId="77777777" w:rsidR="00800F81" w:rsidRDefault="00BA7E66" w:rsidP="00E93B8C">
      <w:pPr>
        <w:pStyle w:val="BodyText"/>
      </w:pPr>
      <w:r>
        <w:rPr>
          <w:noProof/>
        </w:rPr>
        <w:drawing>
          <wp:inline distT="0" distB="0" distL="0" distR="0" wp14:anchorId="7F76BE86" wp14:editId="2ADBEE00">
            <wp:extent cx="5486400" cy="2348230"/>
            <wp:effectExtent l="25400" t="25400" r="8890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27"/>
                    <a:stretch>
                      <a:fillRect/>
                    </a:stretch>
                  </pic:blipFill>
                  <pic:spPr>
                    <a:xfrm>
                      <a:off x="0" y="0"/>
                      <a:ext cx="5486400" cy="2348230"/>
                    </a:xfrm>
                    <a:prstGeom prst="rect">
                      <a:avLst/>
                    </a:prstGeom>
                    <a:effectLst>
                      <a:outerShdw blurRad="50800" dist="38100" dir="2700000" algn="tl" rotWithShape="0">
                        <a:prstClr val="black">
                          <a:alpha val="40000"/>
                        </a:prstClr>
                      </a:outerShdw>
                    </a:effectLst>
                  </pic:spPr>
                </pic:pic>
              </a:graphicData>
            </a:graphic>
          </wp:inline>
        </w:drawing>
      </w:r>
    </w:p>
    <w:p w14:paraId="61A45FDD" w14:textId="3EC60C16" w:rsidR="002539A0" w:rsidRDefault="00A46589" w:rsidP="002539A0">
      <w:pPr>
        <w:pStyle w:val="BodyText"/>
      </w:pPr>
      <w:r>
        <w:t>Same as the “</w:t>
      </w:r>
      <w:r w:rsidRPr="009824B2">
        <w:t>Example ODBC SELECT PostgreSQL</w:t>
      </w:r>
      <w:r>
        <w:t>”</w:t>
      </w:r>
      <w:r w:rsidDel="007518DA">
        <w:t xml:space="preserve"> </w:t>
      </w:r>
      <w:r>
        <w:t>workflow, u</w:t>
      </w:r>
      <w:r w:rsidR="00800F81">
        <w:t>sers</w:t>
      </w:r>
      <w:r w:rsidR="002539A0">
        <w:t xml:space="preserve"> may insert data using parameter sql_condition_value1 on the Input tab</w:t>
      </w:r>
      <w:r w:rsidR="002D395D">
        <w:t>,</w:t>
      </w:r>
      <w:r w:rsidR="002539A0">
        <w:t xml:space="preserve"> or set it in the Pre-Process Script to the value of the artifact associated with thi</w:t>
      </w:r>
      <w:r w:rsidR="00800F81">
        <w:t>s workflow</w:t>
      </w:r>
      <w:r w:rsidR="002D395D" w:rsidRPr="009824B2">
        <w:t xml:space="preserve">. </w:t>
      </w:r>
    </w:p>
    <w:p w14:paraId="31B43276" w14:textId="3F218428" w:rsidR="000468FD" w:rsidRDefault="000468FD" w:rsidP="000468FD">
      <w:pPr>
        <w:pStyle w:val="BodyText"/>
      </w:pPr>
      <w:r>
        <w:t>A Menu Item rule called “Example ODBC DELETE PostgreSQL” is also included. This rule calls the provided workflow.</w:t>
      </w:r>
    </w:p>
    <w:p w14:paraId="5A8E1A61" w14:textId="36FAF683" w:rsidR="000468FD" w:rsidRDefault="000830EA">
      <w:pPr>
        <w:pStyle w:val="BodyText"/>
      </w:pPr>
      <w:r>
        <w:t xml:space="preserve">When a user selects this rule from the Actions button on an incident, the rule activates the ODBC Query function, which then </w:t>
      </w:r>
      <w:r w:rsidR="000468FD">
        <w:t>return</w:t>
      </w:r>
      <w:r>
        <w:t>s</w:t>
      </w:r>
      <w:r w:rsidR="000468FD">
        <w:t xml:space="preserve"> number of </w:t>
      </w:r>
      <w:r w:rsidR="008D1306">
        <w:t xml:space="preserve">processed </w:t>
      </w:r>
      <w:r w:rsidR="000468FD">
        <w:t>rows and display</w:t>
      </w:r>
      <w:r>
        <w:t>s</w:t>
      </w:r>
      <w:r w:rsidR="000468FD">
        <w:t xml:space="preserve"> the message in </w:t>
      </w:r>
      <w:r w:rsidR="008D1306">
        <w:t xml:space="preserve">the </w:t>
      </w:r>
      <w:r w:rsidR="000468FD">
        <w:t>Action Status.</w:t>
      </w:r>
    </w:p>
    <w:p w14:paraId="02ACBDD2" w14:textId="1451838E" w:rsidR="000468FD" w:rsidRDefault="00E40552" w:rsidP="00E93B8C">
      <w:pPr>
        <w:pStyle w:val="Heading20"/>
        <w:pageBreakBefore/>
      </w:pPr>
      <w:r>
        <w:lastRenderedPageBreak/>
        <w:t>Example O</w:t>
      </w:r>
      <w:r w:rsidR="000468FD" w:rsidRPr="009824B2">
        <w:t xml:space="preserve">DBC </w:t>
      </w:r>
      <w:r w:rsidR="000468FD">
        <w:t>INSERT</w:t>
      </w:r>
      <w:r w:rsidR="000468FD" w:rsidRPr="009824B2">
        <w:t xml:space="preserve"> PostgreSQL</w:t>
      </w:r>
      <w:r w:rsidR="00946978">
        <w:t xml:space="preserve"> Workflow</w:t>
      </w:r>
    </w:p>
    <w:p w14:paraId="1F616041" w14:textId="225E1BD3" w:rsidR="000468FD" w:rsidRDefault="00E40552" w:rsidP="00E93B8C">
      <w:pPr>
        <w:pStyle w:val="BodyText"/>
        <w:keepNext/>
      </w:pPr>
      <w:r w:rsidRPr="00030D58">
        <w:t xml:space="preserve">The </w:t>
      </w:r>
      <w:r>
        <w:t>“</w:t>
      </w:r>
      <w:r w:rsidRPr="009824B2">
        <w:t xml:space="preserve">Example ODBC </w:t>
      </w:r>
      <w:r>
        <w:t>INSERT</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0468FD" w:rsidRPr="009824B2">
        <w:t>The Input tab of this fu</w:t>
      </w:r>
      <w:r w:rsidR="000468FD">
        <w:t xml:space="preserve">nction is shown in </w:t>
      </w:r>
      <w:r w:rsidR="007518DA">
        <w:rPr>
          <w:rFonts w:eastAsia="Cambria"/>
        </w:rPr>
        <w:t>the following figure</w:t>
      </w:r>
      <w:r w:rsidR="000468FD">
        <w:t xml:space="preserve">. </w:t>
      </w:r>
    </w:p>
    <w:p w14:paraId="632EF875" w14:textId="185E2267" w:rsidR="008D1306" w:rsidRDefault="008D1306" w:rsidP="00E93B8C">
      <w:r>
        <w:rPr>
          <w:noProof/>
        </w:rPr>
        <w:drawing>
          <wp:inline distT="0" distB="0" distL="0" distR="0" wp14:anchorId="6E5A75FF" wp14:editId="6CCE0FA8">
            <wp:extent cx="5486400" cy="2225040"/>
            <wp:effectExtent l="25400" t="25400" r="889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8"/>
                    <a:stretch>
                      <a:fillRect/>
                    </a:stretch>
                  </pic:blipFill>
                  <pic:spPr>
                    <a:xfrm>
                      <a:off x="0" y="0"/>
                      <a:ext cx="5486400" cy="2225040"/>
                    </a:xfrm>
                    <a:prstGeom prst="rect">
                      <a:avLst/>
                    </a:prstGeom>
                    <a:effectLst>
                      <a:outerShdw blurRad="50800" dist="38100" dir="2700000" algn="tl" rotWithShape="0">
                        <a:prstClr val="black">
                          <a:alpha val="40000"/>
                        </a:prstClr>
                      </a:outerShdw>
                    </a:effectLst>
                  </pic:spPr>
                </pic:pic>
              </a:graphicData>
            </a:graphic>
          </wp:inline>
        </w:drawing>
      </w:r>
    </w:p>
    <w:p w14:paraId="0CDCFACE" w14:textId="0F5E3117" w:rsidR="000468FD" w:rsidRDefault="00A46589">
      <w:pPr>
        <w:pStyle w:val="BodyText"/>
      </w:pPr>
      <w:r>
        <w:t>Same as the “</w:t>
      </w:r>
      <w:r w:rsidRPr="009824B2">
        <w:t>Example ODBC SELECT PostgreSQL</w:t>
      </w:r>
      <w:r>
        <w:t>”</w:t>
      </w:r>
      <w:r w:rsidDel="007518DA">
        <w:t xml:space="preserve"> </w:t>
      </w:r>
      <w:r>
        <w:t xml:space="preserve">workflow, users </w:t>
      </w:r>
      <w:r w:rsidR="000468FD">
        <w:t>may insert data using parameter</w:t>
      </w:r>
      <w:r w:rsidR="00F540F4">
        <w:t>s</w:t>
      </w:r>
      <w:r w:rsidR="000468FD">
        <w:t xml:space="preserve"> sql_condition_value1, sql_condition_value2 and sql_condition_value3 on the Input tab</w:t>
      </w:r>
      <w:r>
        <w:t xml:space="preserve">, </w:t>
      </w:r>
      <w:r w:rsidR="008D1306">
        <w:t>or set them</w:t>
      </w:r>
      <w:r w:rsidR="000468FD">
        <w:t xml:space="preserve"> in the Pre-Process Script to the value of the artifact associated with this workflow.</w:t>
      </w:r>
    </w:p>
    <w:p w14:paraId="148E6A75" w14:textId="0D770798" w:rsidR="000468FD" w:rsidRDefault="000468FD" w:rsidP="000468FD">
      <w:pPr>
        <w:pStyle w:val="BodyText"/>
      </w:pPr>
      <w:r>
        <w:t>A Menu Item rule called “Example ODBC INSERT PostgreSQL” is also included. This rule calls the provided workflow.</w:t>
      </w:r>
    </w:p>
    <w:p w14:paraId="1C2206F7" w14:textId="3EA0C75A" w:rsidR="000468FD" w:rsidRPr="000468FD" w:rsidRDefault="000830EA" w:rsidP="00E93B8C">
      <w:pPr>
        <w:pStyle w:val="BodyText"/>
      </w:pPr>
      <w:r>
        <w:t xml:space="preserve">When a user selects this rule from the Actions button on an incident, the rule activates the ODBC Query function, which then </w:t>
      </w:r>
      <w:r w:rsidR="000468FD">
        <w:t>return</w:t>
      </w:r>
      <w:r>
        <w:t>s the</w:t>
      </w:r>
      <w:r w:rsidR="000468FD">
        <w:t xml:space="preserve"> number of </w:t>
      </w:r>
      <w:r w:rsidR="000A70B4">
        <w:t xml:space="preserve">processed </w:t>
      </w:r>
      <w:r w:rsidR="000468FD">
        <w:t>rows and display</w:t>
      </w:r>
      <w:r>
        <w:t>s</w:t>
      </w:r>
      <w:r w:rsidR="000468FD">
        <w:t xml:space="preserve"> the message in </w:t>
      </w:r>
      <w:r w:rsidR="000A70B4">
        <w:t xml:space="preserve">the </w:t>
      </w:r>
      <w:r w:rsidR="000468FD">
        <w:t>Action Status.</w:t>
      </w:r>
    </w:p>
    <w:p w14:paraId="75CA2364" w14:textId="77777777" w:rsidR="00DD279F" w:rsidRDefault="00DD279F">
      <w:pPr>
        <w:rPr>
          <w:rFonts w:ascii="Calibri" w:eastAsia="Calibri" w:hAnsi="Calibri" w:cs="Calibri"/>
          <w:b/>
          <w:color w:val="1F497D" w:themeColor="text2"/>
          <w:sz w:val="36"/>
          <w:szCs w:val="36"/>
        </w:rPr>
      </w:pPr>
      <w:bookmarkStart w:id="177" w:name="_Toc510253273"/>
      <w:bookmarkEnd w:id="158"/>
      <w:r>
        <w:br w:type="page"/>
      </w:r>
    </w:p>
    <w:p w14:paraId="61C6A3F5" w14:textId="43FA5636" w:rsidR="00865B9C" w:rsidRPr="00C951A3" w:rsidRDefault="00865B9C" w:rsidP="00865B9C">
      <w:pPr>
        <w:pStyle w:val="Heading10"/>
      </w:pPr>
      <w:r w:rsidRPr="00C951A3">
        <w:lastRenderedPageBreak/>
        <w:t xml:space="preserve">Resilient </w:t>
      </w:r>
      <w:r>
        <w:t xml:space="preserve">Platform </w:t>
      </w:r>
      <w:r w:rsidRPr="00C951A3">
        <w:t>Configuration</w:t>
      </w:r>
    </w:p>
    <w:p w14:paraId="1C8CE152" w14:textId="4BC6597F" w:rsidR="00865B9C" w:rsidRDefault="00746337" w:rsidP="00865B9C">
      <w:pPr>
        <w:pStyle w:val="BodyText"/>
        <w:rPr>
          <w:rStyle w:val="IntenseEmphasis"/>
          <w:i w:val="0"/>
          <w:iCs w:val="0"/>
          <w:color w:val="auto"/>
        </w:rPr>
      </w:pPr>
      <w:r>
        <w:rPr>
          <w:rStyle w:val="IntenseEmphasis"/>
          <w:i w:val="0"/>
          <w:iCs w:val="0"/>
          <w:color w:val="auto"/>
        </w:rPr>
        <w:t xml:space="preserve">To display </w:t>
      </w:r>
      <w:r w:rsidR="00BD70C3">
        <w:rPr>
          <w:rStyle w:val="IntenseEmphasis"/>
          <w:i w:val="0"/>
          <w:iCs w:val="0"/>
          <w:color w:val="auto"/>
        </w:rPr>
        <w:t>query results, u</w:t>
      </w:r>
      <w:r w:rsidR="00865B9C" w:rsidRPr="00105C51">
        <w:rPr>
          <w:rStyle w:val="IntenseEmphasis"/>
          <w:i w:val="0"/>
          <w:iCs w:val="0"/>
          <w:color w:val="auto"/>
        </w:rPr>
        <w:t>sers need</w:t>
      </w:r>
      <w:r w:rsidR="002F2529">
        <w:rPr>
          <w:rStyle w:val="IntenseEmphasis"/>
          <w:i w:val="0"/>
          <w:iCs w:val="0"/>
          <w:color w:val="auto"/>
        </w:rPr>
        <w:t xml:space="preserve"> to</w:t>
      </w:r>
      <w:r w:rsidR="00865B9C" w:rsidRPr="00105C51">
        <w:rPr>
          <w:rStyle w:val="IntenseEmphasis"/>
          <w:i w:val="0"/>
          <w:iCs w:val="0"/>
          <w:color w:val="auto"/>
        </w:rPr>
        <w:t xml:space="preserve"> </w:t>
      </w:r>
      <w:r w:rsidR="00865B9C">
        <w:rPr>
          <w:rStyle w:val="IntenseEmphasis"/>
          <w:i w:val="0"/>
          <w:iCs w:val="0"/>
          <w:color w:val="auto"/>
        </w:rPr>
        <w:t xml:space="preserve">manually </w:t>
      </w:r>
      <w:r w:rsidR="00865B9C" w:rsidRPr="00105C51">
        <w:rPr>
          <w:rStyle w:val="IntenseEmphasis"/>
          <w:i w:val="0"/>
          <w:iCs w:val="0"/>
          <w:color w:val="auto"/>
        </w:rPr>
        <w:t>add</w:t>
      </w:r>
      <w:r w:rsidR="002E3E36">
        <w:rPr>
          <w:rStyle w:val="IntenseEmphasis"/>
          <w:i w:val="0"/>
          <w:iCs w:val="0"/>
          <w:color w:val="auto"/>
        </w:rPr>
        <w:t xml:space="preserve"> the</w:t>
      </w:r>
      <w:r w:rsidR="00865B9C" w:rsidRPr="00105C51">
        <w:rPr>
          <w:rStyle w:val="IntenseEmphasis"/>
          <w:i w:val="0"/>
          <w:iCs w:val="0"/>
          <w:color w:val="auto"/>
        </w:rPr>
        <w:t xml:space="preserve"> </w:t>
      </w:r>
      <w:r w:rsidR="00BD70C3">
        <w:rPr>
          <w:rStyle w:val="IntenseEmphasis"/>
          <w:i w:val="0"/>
          <w:iCs w:val="0"/>
          <w:color w:val="auto"/>
        </w:rPr>
        <w:t>“SQL query results”</w:t>
      </w:r>
      <w:r w:rsidR="00865B9C">
        <w:rPr>
          <w:rStyle w:val="IntenseEmphasis"/>
          <w:i w:val="0"/>
          <w:iCs w:val="0"/>
          <w:color w:val="auto"/>
        </w:rPr>
        <w:t xml:space="preserve"> data table to a new or existing layout.</w:t>
      </w:r>
      <w:r w:rsidR="00BD70C3">
        <w:rPr>
          <w:rStyle w:val="IntenseEmphasis"/>
          <w:i w:val="0"/>
          <w:iCs w:val="0"/>
          <w:color w:val="auto"/>
        </w:rPr>
        <w:t xml:space="preserve"> </w:t>
      </w:r>
    </w:p>
    <w:p w14:paraId="49F38EF5" w14:textId="2F558155" w:rsidR="00BD70C3" w:rsidRDefault="00BD70C3" w:rsidP="00055DC2">
      <w:pPr>
        <w:pStyle w:val="BodyText"/>
        <w:numPr>
          <w:ilvl w:val="0"/>
          <w:numId w:val="32"/>
        </w:numPr>
        <w:rPr>
          <w:rStyle w:val="IntenseEmphasis"/>
          <w:i w:val="0"/>
          <w:iCs w:val="0"/>
          <w:color w:val="auto"/>
        </w:rPr>
      </w:pPr>
      <w:r>
        <w:rPr>
          <w:rStyle w:val="IntenseEmphasis"/>
          <w:i w:val="0"/>
          <w:iCs w:val="0"/>
          <w:color w:val="auto"/>
        </w:rPr>
        <w:t>Navigate to the Customization Settings and select or create a new Incident tab in the Layouts tab.</w:t>
      </w:r>
    </w:p>
    <w:p w14:paraId="12FF1F8A" w14:textId="273F8328"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Drag </w:t>
      </w:r>
      <w:r w:rsidR="006F2306">
        <w:rPr>
          <w:rStyle w:val="IntenseEmphasis"/>
          <w:i w:val="0"/>
          <w:iCs w:val="0"/>
          <w:color w:val="auto"/>
        </w:rPr>
        <w:t xml:space="preserve">the </w:t>
      </w:r>
      <w:r>
        <w:rPr>
          <w:rStyle w:val="IntenseEmphasis"/>
          <w:i w:val="0"/>
          <w:iCs w:val="0"/>
          <w:color w:val="auto"/>
        </w:rPr>
        <w:t>“SQL query results” data table to your Incident tab.</w:t>
      </w:r>
    </w:p>
    <w:p w14:paraId="504F6E78" w14:textId="2B8E051E"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Click </w:t>
      </w:r>
      <w:r w:rsidR="006F2306">
        <w:rPr>
          <w:rStyle w:val="IntenseEmphasis"/>
          <w:i w:val="0"/>
          <w:iCs w:val="0"/>
          <w:color w:val="auto"/>
        </w:rPr>
        <w:t>S</w:t>
      </w:r>
      <w:r>
        <w:rPr>
          <w:rStyle w:val="IntenseEmphasis"/>
          <w:i w:val="0"/>
          <w:iCs w:val="0"/>
          <w:color w:val="auto"/>
        </w:rPr>
        <w:t>ave.</w:t>
      </w:r>
    </w:p>
    <w:p w14:paraId="107B7C7F" w14:textId="77777777" w:rsidR="00BD70C3" w:rsidRDefault="00BD70C3" w:rsidP="00865B9C">
      <w:pPr>
        <w:pStyle w:val="BodyText"/>
        <w:rPr>
          <w:rStyle w:val="IntenseEmphasis"/>
          <w:i w:val="0"/>
          <w:iCs w:val="0"/>
          <w:color w:val="auto"/>
        </w:rPr>
      </w:pPr>
    </w:p>
    <w:p w14:paraId="7EE1F64E" w14:textId="17504C55" w:rsidR="00830BCF" w:rsidRPr="00105C51" w:rsidRDefault="00830BCF" w:rsidP="00865B9C">
      <w:pPr>
        <w:pStyle w:val="BodyText"/>
        <w:rPr>
          <w:rStyle w:val="IntenseEmphasis"/>
          <w:i w:val="0"/>
          <w:iCs w:val="0"/>
          <w:color w:val="auto"/>
        </w:rPr>
      </w:pPr>
      <w:r>
        <w:rPr>
          <w:noProof/>
        </w:rPr>
        <w:drawing>
          <wp:inline distT="0" distB="0" distL="0" distR="0" wp14:anchorId="7E8D09E1" wp14:editId="75B93DE4">
            <wp:extent cx="5486400" cy="2799080"/>
            <wp:effectExtent l="25400" t="25400" r="88900" b="83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9 at 11.55.52 AM.png"/>
                    <pic:cNvPicPr/>
                  </pic:nvPicPr>
                  <pic:blipFill>
                    <a:blip r:embed="rId29"/>
                    <a:stretch>
                      <a:fillRect/>
                    </a:stretch>
                  </pic:blipFill>
                  <pic:spPr>
                    <a:xfrm>
                      <a:off x="0" y="0"/>
                      <a:ext cx="5486400" cy="2799080"/>
                    </a:xfrm>
                    <a:prstGeom prst="rect">
                      <a:avLst/>
                    </a:prstGeom>
                    <a:effectLst>
                      <a:outerShdw blurRad="50800" dist="38100" dir="2700000" algn="tl" rotWithShape="0">
                        <a:prstClr val="black">
                          <a:alpha val="40000"/>
                        </a:prstClr>
                      </a:outerShdw>
                    </a:effectLst>
                  </pic:spPr>
                </pic:pic>
              </a:graphicData>
            </a:graphic>
          </wp:inline>
        </w:drawing>
      </w:r>
    </w:p>
    <w:p w14:paraId="50B3615E" w14:textId="6AC74E26" w:rsidR="00C951A3" w:rsidRPr="00601DA7" w:rsidRDefault="00C951A3" w:rsidP="00E93B8C">
      <w:pPr>
        <w:pStyle w:val="Heading10"/>
        <w:pageBreakBefore/>
      </w:pPr>
      <w:r>
        <w:lastRenderedPageBreak/>
        <w:t>Troubleshooting</w:t>
      </w:r>
      <w:bookmarkEnd w:id="177"/>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178" w:name="_Toc510253274"/>
      <w:r>
        <w:t>Support</w:t>
      </w:r>
      <w:bookmarkEnd w:id="178"/>
    </w:p>
    <w:p w14:paraId="73FFB229" w14:textId="77777777" w:rsidR="00BC7548" w:rsidRDefault="00BC7548" w:rsidP="00BC7548">
      <w:pPr>
        <w:pStyle w:val="BodyText"/>
        <w:keepNext/>
      </w:pPr>
      <w:r w:rsidRPr="00722240">
        <w:t xml:space="preserve">For additional support, contact </w:t>
      </w:r>
      <w:hyperlink r:id="rId30">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31"/>
      <w:headerReference w:type="default" r:id="rId32"/>
      <w:footerReference w:type="even" r:id="rId33"/>
      <w:footerReference w:type="default" r:id="rId34"/>
      <w:headerReference w:type="first" r:id="rId35"/>
      <w:footerReference w:type="first" r:id="rId36"/>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F00EF" w14:textId="77777777" w:rsidR="00205FAC" w:rsidRDefault="00205FAC">
      <w:r>
        <w:separator/>
      </w:r>
    </w:p>
  </w:endnote>
  <w:endnote w:type="continuationSeparator" w:id="0">
    <w:p w14:paraId="3E656888" w14:textId="77777777" w:rsidR="00205FAC" w:rsidRDefault="00205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3C6385" w:rsidRDefault="003C6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C6385" w:rsidRDefault="003C6385">
    <w:pPr>
      <w:pStyle w:val="Normal1"/>
      <w:tabs>
        <w:tab w:val="center" w:pos="4680"/>
        <w:tab w:val="right" w:pos="9360"/>
      </w:tabs>
    </w:pPr>
  </w:p>
  <w:p w14:paraId="32410A79" w14:textId="77777777" w:rsidR="003C6385" w:rsidRPr="006609E6" w:rsidRDefault="003C6385">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2E3E36">
      <w:rPr>
        <w:noProof/>
        <w:sz w:val="18"/>
        <w:szCs w:val="18"/>
      </w:rPr>
      <w:t>14</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C6385" w:rsidRPr="001F76F9" w:rsidRDefault="003C6385"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3C6385" w:rsidRPr="001F76F9" w:rsidRDefault="003C6385"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3C6385" w:rsidRDefault="003C6385"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C6385" w:rsidRPr="001F76F9" w:rsidRDefault="003C6385"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B565B" w14:textId="77777777" w:rsidR="00205FAC" w:rsidRDefault="00205FAC">
      <w:r>
        <w:separator/>
      </w:r>
    </w:p>
  </w:footnote>
  <w:footnote w:type="continuationSeparator" w:id="0">
    <w:p w14:paraId="1663CD9C" w14:textId="77777777" w:rsidR="00205FAC" w:rsidRDefault="00205F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3C6385" w:rsidRDefault="003C6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3C6385" w:rsidRDefault="003C63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3C6385" w:rsidRDefault="003C6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404C3"/>
    <w:multiLevelType w:val="hybridMultilevel"/>
    <w:tmpl w:val="BE7AD3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2B8D"/>
    <w:multiLevelType w:val="hybridMultilevel"/>
    <w:tmpl w:val="D5A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5"/>
  </w:num>
  <w:num w:numId="9">
    <w:abstractNumId w:val="21"/>
  </w:num>
  <w:num w:numId="10">
    <w:abstractNumId w:val="14"/>
  </w:num>
  <w:num w:numId="11">
    <w:abstractNumId w:val="7"/>
  </w:num>
  <w:num w:numId="12">
    <w:abstractNumId w:val="19"/>
  </w:num>
  <w:num w:numId="13">
    <w:abstractNumId w:val="26"/>
  </w:num>
  <w:num w:numId="14">
    <w:abstractNumId w:val="12"/>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3"/>
  </w:num>
  <w:num w:numId="24">
    <w:abstractNumId w:val="3"/>
  </w:num>
  <w:num w:numId="25">
    <w:abstractNumId w:val="15"/>
  </w:num>
  <w:num w:numId="26">
    <w:abstractNumId w:val="8"/>
  </w:num>
  <w:num w:numId="27">
    <w:abstractNumId w:val="17"/>
  </w:num>
  <w:num w:numId="28">
    <w:abstractNumId w:val="1"/>
  </w:num>
  <w:num w:numId="29">
    <w:abstractNumId w:val="18"/>
  </w:num>
  <w:num w:numId="30">
    <w:abstractNumId w:val="16"/>
  </w:num>
  <w:num w:numId="31">
    <w:abstractNumId w:val="9"/>
  </w:num>
  <w:num w:numId="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mara Zlender">
    <w15:presenceInfo w15:providerId="Windows Live" w15:userId="9e381da2-9f3d-48c9-ad1b-fd4b7b8243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2089"/>
    <w:rsid w:val="00015ABD"/>
    <w:rsid w:val="00023089"/>
    <w:rsid w:val="000265E5"/>
    <w:rsid w:val="00030D58"/>
    <w:rsid w:val="00041CAE"/>
    <w:rsid w:val="000468FD"/>
    <w:rsid w:val="00055DC2"/>
    <w:rsid w:val="00067589"/>
    <w:rsid w:val="000830EA"/>
    <w:rsid w:val="00085AB1"/>
    <w:rsid w:val="000874AA"/>
    <w:rsid w:val="000964E8"/>
    <w:rsid w:val="00097C36"/>
    <w:rsid w:val="000A059F"/>
    <w:rsid w:val="000A3F06"/>
    <w:rsid w:val="000A70B4"/>
    <w:rsid w:val="000A79F3"/>
    <w:rsid w:val="000B0A15"/>
    <w:rsid w:val="000B2B55"/>
    <w:rsid w:val="000B487D"/>
    <w:rsid w:val="000C41D1"/>
    <w:rsid w:val="000C569C"/>
    <w:rsid w:val="000D0763"/>
    <w:rsid w:val="000D13A5"/>
    <w:rsid w:val="000D6750"/>
    <w:rsid w:val="000D7077"/>
    <w:rsid w:val="000E2781"/>
    <w:rsid w:val="000E3893"/>
    <w:rsid w:val="000F3B7D"/>
    <w:rsid w:val="000F53CB"/>
    <w:rsid w:val="000F5544"/>
    <w:rsid w:val="000F56CB"/>
    <w:rsid w:val="0010379D"/>
    <w:rsid w:val="0013026A"/>
    <w:rsid w:val="00131A3E"/>
    <w:rsid w:val="0013299C"/>
    <w:rsid w:val="0013762E"/>
    <w:rsid w:val="00144B78"/>
    <w:rsid w:val="0014545E"/>
    <w:rsid w:val="00151125"/>
    <w:rsid w:val="00154F8C"/>
    <w:rsid w:val="00171F46"/>
    <w:rsid w:val="0017358A"/>
    <w:rsid w:val="00174021"/>
    <w:rsid w:val="00182D7C"/>
    <w:rsid w:val="00186840"/>
    <w:rsid w:val="001941C1"/>
    <w:rsid w:val="001B086B"/>
    <w:rsid w:val="001C3E34"/>
    <w:rsid w:val="001C529E"/>
    <w:rsid w:val="001C730F"/>
    <w:rsid w:val="001C745C"/>
    <w:rsid w:val="001D7DD5"/>
    <w:rsid w:val="001E0B4B"/>
    <w:rsid w:val="001E4F55"/>
    <w:rsid w:val="001E5251"/>
    <w:rsid w:val="001F6AD0"/>
    <w:rsid w:val="001F76F9"/>
    <w:rsid w:val="00205FAC"/>
    <w:rsid w:val="00221B38"/>
    <w:rsid w:val="00225E0B"/>
    <w:rsid w:val="00235947"/>
    <w:rsid w:val="00235B16"/>
    <w:rsid w:val="00244249"/>
    <w:rsid w:val="00246418"/>
    <w:rsid w:val="002539A0"/>
    <w:rsid w:val="002549C5"/>
    <w:rsid w:val="00254E9F"/>
    <w:rsid w:val="0025598A"/>
    <w:rsid w:val="00272C1D"/>
    <w:rsid w:val="00274C9C"/>
    <w:rsid w:val="002750DE"/>
    <w:rsid w:val="00277D8F"/>
    <w:rsid w:val="00280676"/>
    <w:rsid w:val="00287BA6"/>
    <w:rsid w:val="0029109A"/>
    <w:rsid w:val="002965D4"/>
    <w:rsid w:val="002975BF"/>
    <w:rsid w:val="002A4CD0"/>
    <w:rsid w:val="002A645C"/>
    <w:rsid w:val="002B0EC9"/>
    <w:rsid w:val="002D395D"/>
    <w:rsid w:val="002D6C32"/>
    <w:rsid w:val="002D758C"/>
    <w:rsid w:val="002E3E36"/>
    <w:rsid w:val="002F1AF6"/>
    <w:rsid w:val="002F2529"/>
    <w:rsid w:val="00300958"/>
    <w:rsid w:val="0030433E"/>
    <w:rsid w:val="00304962"/>
    <w:rsid w:val="00322790"/>
    <w:rsid w:val="00330231"/>
    <w:rsid w:val="003312EE"/>
    <w:rsid w:val="00340F9F"/>
    <w:rsid w:val="003576AE"/>
    <w:rsid w:val="0036330D"/>
    <w:rsid w:val="00363CAD"/>
    <w:rsid w:val="0037127E"/>
    <w:rsid w:val="00374808"/>
    <w:rsid w:val="00377074"/>
    <w:rsid w:val="003A3728"/>
    <w:rsid w:val="003B60A6"/>
    <w:rsid w:val="003C039E"/>
    <w:rsid w:val="003C341C"/>
    <w:rsid w:val="003C446B"/>
    <w:rsid w:val="003C6385"/>
    <w:rsid w:val="003D1439"/>
    <w:rsid w:val="003D337E"/>
    <w:rsid w:val="003E10F5"/>
    <w:rsid w:val="00402FBC"/>
    <w:rsid w:val="00410E88"/>
    <w:rsid w:val="00411ED8"/>
    <w:rsid w:val="00416FB3"/>
    <w:rsid w:val="00421B92"/>
    <w:rsid w:val="00427E12"/>
    <w:rsid w:val="004431AE"/>
    <w:rsid w:val="00455E93"/>
    <w:rsid w:val="00464A4E"/>
    <w:rsid w:val="00465106"/>
    <w:rsid w:val="004737AC"/>
    <w:rsid w:val="004762FF"/>
    <w:rsid w:val="004865E2"/>
    <w:rsid w:val="00487DE5"/>
    <w:rsid w:val="004A4878"/>
    <w:rsid w:val="004B43CC"/>
    <w:rsid w:val="004D4BA3"/>
    <w:rsid w:val="004F6CA4"/>
    <w:rsid w:val="00507B72"/>
    <w:rsid w:val="00512874"/>
    <w:rsid w:val="00521C91"/>
    <w:rsid w:val="00524DA5"/>
    <w:rsid w:val="00530E89"/>
    <w:rsid w:val="005347F3"/>
    <w:rsid w:val="00537786"/>
    <w:rsid w:val="00541667"/>
    <w:rsid w:val="005463E6"/>
    <w:rsid w:val="00556A78"/>
    <w:rsid w:val="005619EB"/>
    <w:rsid w:val="00564EE3"/>
    <w:rsid w:val="005736C8"/>
    <w:rsid w:val="00576010"/>
    <w:rsid w:val="00577ABA"/>
    <w:rsid w:val="005910DF"/>
    <w:rsid w:val="005913A4"/>
    <w:rsid w:val="00591526"/>
    <w:rsid w:val="005A2B0B"/>
    <w:rsid w:val="005A2F5E"/>
    <w:rsid w:val="005B2FB3"/>
    <w:rsid w:val="005C25D9"/>
    <w:rsid w:val="005C3FDE"/>
    <w:rsid w:val="005C4FB2"/>
    <w:rsid w:val="005D1DBF"/>
    <w:rsid w:val="005E11FD"/>
    <w:rsid w:val="005F1319"/>
    <w:rsid w:val="00607AD1"/>
    <w:rsid w:val="00617DC3"/>
    <w:rsid w:val="00622DFB"/>
    <w:rsid w:val="00622FC1"/>
    <w:rsid w:val="00623A24"/>
    <w:rsid w:val="00653591"/>
    <w:rsid w:val="00655429"/>
    <w:rsid w:val="00657D64"/>
    <w:rsid w:val="006609E6"/>
    <w:rsid w:val="00662ABF"/>
    <w:rsid w:val="00681205"/>
    <w:rsid w:val="006B1185"/>
    <w:rsid w:val="006B52CC"/>
    <w:rsid w:val="006C6AAB"/>
    <w:rsid w:val="006D07E4"/>
    <w:rsid w:val="006D1763"/>
    <w:rsid w:val="006D5546"/>
    <w:rsid w:val="006D5CCF"/>
    <w:rsid w:val="006D761A"/>
    <w:rsid w:val="006E43E8"/>
    <w:rsid w:val="006F1CDA"/>
    <w:rsid w:val="006F2306"/>
    <w:rsid w:val="006F55F0"/>
    <w:rsid w:val="006F6EBB"/>
    <w:rsid w:val="00704ACA"/>
    <w:rsid w:val="00706FDA"/>
    <w:rsid w:val="00707349"/>
    <w:rsid w:val="00715805"/>
    <w:rsid w:val="00717FA9"/>
    <w:rsid w:val="007206BB"/>
    <w:rsid w:val="00723252"/>
    <w:rsid w:val="007254EA"/>
    <w:rsid w:val="007346C6"/>
    <w:rsid w:val="00746337"/>
    <w:rsid w:val="007518DA"/>
    <w:rsid w:val="00753DC6"/>
    <w:rsid w:val="00754549"/>
    <w:rsid w:val="00762A32"/>
    <w:rsid w:val="007744AC"/>
    <w:rsid w:val="0078088F"/>
    <w:rsid w:val="00790D0A"/>
    <w:rsid w:val="007A3DBC"/>
    <w:rsid w:val="007B3B76"/>
    <w:rsid w:val="007D4C47"/>
    <w:rsid w:val="007D7B5C"/>
    <w:rsid w:val="007E4B7B"/>
    <w:rsid w:val="00800F81"/>
    <w:rsid w:val="00802DF4"/>
    <w:rsid w:val="00804B72"/>
    <w:rsid w:val="008076C8"/>
    <w:rsid w:val="00814A14"/>
    <w:rsid w:val="00816EA8"/>
    <w:rsid w:val="00830BCF"/>
    <w:rsid w:val="00833879"/>
    <w:rsid w:val="0083469A"/>
    <w:rsid w:val="00842EEE"/>
    <w:rsid w:val="008434CF"/>
    <w:rsid w:val="008607F6"/>
    <w:rsid w:val="00863C95"/>
    <w:rsid w:val="00865B9C"/>
    <w:rsid w:val="00866DA4"/>
    <w:rsid w:val="008717DC"/>
    <w:rsid w:val="00872279"/>
    <w:rsid w:val="00874713"/>
    <w:rsid w:val="00877C21"/>
    <w:rsid w:val="008A050B"/>
    <w:rsid w:val="008A31F5"/>
    <w:rsid w:val="008A35FF"/>
    <w:rsid w:val="008B73D2"/>
    <w:rsid w:val="008D1306"/>
    <w:rsid w:val="008D2369"/>
    <w:rsid w:val="008D427F"/>
    <w:rsid w:val="008D7A7F"/>
    <w:rsid w:val="008E4C05"/>
    <w:rsid w:val="008E5CC4"/>
    <w:rsid w:val="008F3C77"/>
    <w:rsid w:val="008F4E84"/>
    <w:rsid w:val="008F7B8A"/>
    <w:rsid w:val="00905258"/>
    <w:rsid w:val="009077EB"/>
    <w:rsid w:val="00911633"/>
    <w:rsid w:val="00911649"/>
    <w:rsid w:val="0091484A"/>
    <w:rsid w:val="0091653F"/>
    <w:rsid w:val="0092064A"/>
    <w:rsid w:val="00922C43"/>
    <w:rsid w:val="00946978"/>
    <w:rsid w:val="00960404"/>
    <w:rsid w:val="009612E6"/>
    <w:rsid w:val="00961F1D"/>
    <w:rsid w:val="00971A8A"/>
    <w:rsid w:val="00973236"/>
    <w:rsid w:val="009737CF"/>
    <w:rsid w:val="009824B2"/>
    <w:rsid w:val="009A2406"/>
    <w:rsid w:val="009A711B"/>
    <w:rsid w:val="009B341F"/>
    <w:rsid w:val="009C6B7B"/>
    <w:rsid w:val="009D639D"/>
    <w:rsid w:val="009E19B0"/>
    <w:rsid w:val="009E2819"/>
    <w:rsid w:val="009F6C2A"/>
    <w:rsid w:val="00A161A6"/>
    <w:rsid w:val="00A320EC"/>
    <w:rsid w:val="00A45E58"/>
    <w:rsid w:val="00A46589"/>
    <w:rsid w:val="00A54662"/>
    <w:rsid w:val="00A625F3"/>
    <w:rsid w:val="00A63B0A"/>
    <w:rsid w:val="00A64DAE"/>
    <w:rsid w:val="00A64F6E"/>
    <w:rsid w:val="00A65FED"/>
    <w:rsid w:val="00A71A39"/>
    <w:rsid w:val="00A7247E"/>
    <w:rsid w:val="00A752FC"/>
    <w:rsid w:val="00A901BA"/>
    <w:rsid w:val="00A94618"/>
    <w:rsid w:val="00AA0158"/>
    <w:rsid w:val="00AA7B65"/>
    <w:rsid w:val="00AB2F66"/>
    <w:rsid w:val="00AB77DA"/>
    <w:rsid w:val="00AC02E1"/>
    <w:rsid w:val="00AC1006"/>
    <w:rsid w:val="00AC5E54"/>
    <w:rsid w:val="00AF2A63"/>
    <w:rsid w:val="00AF373F"/>
    <w:rsid w:val="00AF3DF3"/>
    <w:rsid w:val="00B12769"/>
    <w:rsid w:val="00B17E46"/>
    <w:rsid w:val="00B56DFC"/>
    <w:rsid w:val="00B667CB"/>
    <w:rsid w:val="00B75F2F"/>
    <w:rsid w:val="00B94292"/>
    <w:rsid w:val="00B94AED"/>
    <w:rsid w:val="00BA612C"/>
    <w:rsid w:val="00BA7E66"/>
    <w:rsid w:val="00BC1036"/>
    <w:rsid w:val="00BC340E"/>
    <w:rsid w:val="00BC34E8"/>
    <w:rsid w:val="00BC7548"/>
    <w:rsid w:val="00BD080D"/>
    <w:rsid w:val="00BD235A"/>
    <w:rsid w:val="00BD63CB"/>
    <w:rsid w:val="00BD70C3"/>
    <w:rsid w:val="00C02368"/>
    <w:rsid w:val="00C0546B"/>
    <w:rsid w:val="00C07E76"/>
    <w:rsid w:val="00C13E76"/>
    <w:rsid w:val="00C207D7"/>
    <w:rsid w:val="00C24305"/>
    <w:rsid w:val="00C25D91"/>
    <w:rsid w:val="00C35742"/>
    <w:rsid w:val="00C40E68"/>
    <w:rsid w:val="00C4236B"/>
    <w:rsid w:val="00C432D0"/>
    <w:rsid w:val="00C542CC"/>
    <w:rsid w:val="00C71494"/>
    <w:rsid w:val="00C71823"/>
    <w:rsid w:val="00C772DD"/>
    <w:rsid w:val="00C80D30"/>
    <w:rsid w:val="00C951A3"/>
    <w:rsid w:val="00C96D17"/>
    <w:rsid w:val="00CA23B7"/>
    <w:rsid w:val="00CA34DD"/>
    <w:rsid w:val="00CA7C02"/>
    <w:rsid w:val="00CB0BFE"/>
    <w:rsid w:val="00CB3883"/>
    <w:rsid w:val="00CC01C7"/>
    <w:rsid w:val="00CC727F"/>
    <w:rsid w:val="00CD67F5"/>
    <w:rsid w:val="00CD7D5B"/>
    <w:rsid w:val="00CE1431"/>
    <w:rsid w:val="00CE4850"/>
    <w:rsid w:val="00CE49E6"/>
    <w:rsid w:val="00CF0DBA"/>
    <w:rsid w:val="00D10634"/>
    <w:rsid w:val="00D179B8"/>
    <w:rsid w:val="00D237E3"/>
    <w:rsid w:val="00D239BD"/>
    <w:rsid w:val="00D340FE"/>
    <w:rsid w:val="00D43003"/>
    <w:rsid w:val="00D54F85"/>
    <w:rsid w:val="00D651B3"/>
    <w:rsid w:val="00D8136D"/>
    <w:rsid w:val="00D83674"/>
    <w:rsid w:val="00D85EFC"/>
    <w:rsid w:val="00D9114A"/>
    <w:rsid w:val="00D911DE"/>
    <w:rsid w:val="00D9593C"/>
    <w:rsid w:val="00D975A6"/>
    <w:rsid w:val="00DA39A4"/>
    <w:rsid w:val="00DA6344"/>
    <w:rsid w:val="00DB705D"/>
    <w:rsid w:val="00DB705E"/>
    <w:rsid w:val="00DB723F"/>
    <w:rsid w:val="00DD1C53"/>
    <w:rsid w:val="00DD279F"/>
    <w:rsid w:val="00DF2827"/>
    <w:rsid w:val="00DF74E1"/>
    <w:rsid w:val="00E0547E"/>
    <w:rsid w:val="00E05614"/>
    <w:rsid w:val="00E24012"/>
    <w:rsid w:val="00E31D46"/>
    <w:rsid w:val="00E32539"/>
    <w:rsid w:val="00E3310F"/>
    <w:rsid w:val="00E40552"/>
    <w:rsid w:val="00E41A7D"/>
    <w:rsid w:val="00E44BC6"/>
    <w:rsid w:val="00E5206D"/>
    <w:rsid w:val="00E66222"/>
    <w:rsid w:val="00E71463"/>
    <w:rsid w:val="00E76375"/>
    <w:rsid w:val="00E84C6C"/>
    <w:rsid w:val="00E93B8C"/>
    <w:rsid w:val="00EA1454"/>
    <w:rsid w:val="00EA57C8"/>
    <w:rsid w:val="00EB2971"/>
    <w:rsid w:val="00EC08EB"/>
    <w:rsid w:val="00EC4648"/>
    <w:rsid w:val="00ED0DEC"/>
    <w:rsid w:val="00EE1A56"/>
    <w:rsid w:val="00EF14FB"/>
    <w:rsid w:val="00EF1BC9"/>
    <w:rsid w:val="00EF3856"/>
    <w:rsid w:val="00F01D4F"/>
    <w:rsid w:val="00F0536C"/>
    <w:rsid w:val="00F25172"/>
    <w:rsid w:val="00F33F4A"/>
    <w:rsid w:val="00F34EDD"/>
    <w:rsid w:val="00F37FA8"/>
    <w:rsid w:val="00F4263F"/>
    <w:rsid w:val="00F50C71"/>
    <w:rsid w:val="00F540F4"/>
    <w:rsid w:val="00F6002E"/>
    <w:rsid w:val="00F64A7A"/>
    <w:rsid w:val="00F71383"/>
    <w:rsid w:val="00F8271D"/>
    <w:rsid w:val="00FA072F"/>
    <w:rsid w:val="00FA2949"/>
    <w:rsid w:val="00FA47A5"/>
    <w:rsid w:val="00FA730F"/>
    <w:rsid w:val="00FB0D82"/>
    <w:rsid w:val="00FB1F8D"/>
    <w:rsid w:val="00FB594C"/>
    <w:rsid w:val="00FC3E02"/>
    <w:rsid w:val="00FE2039"/>
    <w:rsid w:val="00FE6777"/>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EC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customStyle="1" w:styleId="UnresolvedMention2">
    <w:name w:val="Unresolved Mention2"/>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 w:type="character" w:customStyle="1" w:styleId="UnresolvedMention3">
    <w:name w:val="Unresolved Mention3"/>
    <w:basedOn w:val="DefaultParagraphFont"/>
    <w:uiPriority w:val="99"/>
    <w:semiHidden/>
    <w:unhideWhenUsed/>
    <w:rsid w:val="004A4878"/>
    <w:rPr>
      <w:color w:val="605E5C"/>
      <w:shd w:val="clear" w:color="auto" w:fill="E1DFDD"/>
    </w:rPr>
  </w:style>
  <w:style w:type="character" w:styleId="UnresolvedMention">
    <w:name w:val="Unresolved Mention"/>
    <w:basedOn w:val="DefaultParagraphFont"/>
    <w:uiPriority w:val="99"/>
    <w:semiHidden/>
    <w:unhideWhenUsed/>
    <w:rsid w:val="00D95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77250">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235094560">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84871319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76522077">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nnectionstrings.com/" TargetMode="External"/><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hyperlink" Target="https://github.com/mkleehammer/pyodbc/wiki/Drivers-and-Driver-Managers"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kleehammer/pyodbc/wiki/Unicod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mailto:support@resilientsystems.com" TargetMode="External"/><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3D9E3-2403-CD4A-BC9F-8F72F9B1D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16</Pages>
  <Words>2567</Words>
  <Characters>14637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Resilient IRP Integrations ODBC Query Function Guide</vt:lpstr>
    </vt:vector>
  </TitlesOfParts>
  <Manager/>
  <Company>Resilient Systems</Company>
  <LinksUpToDate>false</LinksUpToDate>
  <CharactersWithSpaces>17170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ODBC Query Function Guide</dc:title>
  <dc:subject/>
  <dc:creator>IBM Resilient</dc:creator>
  <cp:keywords/>
  <dc:description/>
  <cp:lastModifiedBy>Tamara Zlender</cp:lastModifiedBy>
  <cp:revision>15</cp:revision>
  <cp:lastPrinted>2018-05-30T13:00:00Z</cp:lastPrinted>
  <dcterms:created xsi:type="dcterms:W3CDTF">2018-06-04T14:42:00Z</dcterms:created>
  <dcterms:modified xsi:type="dcterms:W3CDTF">2018-06-14T17:21:00Z</dcterms:modified>
  <cp:category/>
</cp:coreProperties>
</file>