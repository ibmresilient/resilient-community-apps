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4C06B38C" w:rsidR="006B52CC" w:rsidRDefault="00C951A3" w:rsidP="006B52CC">
      <w:pPr>
        <w:pStyle w:val="Normal1"/>
        <w:jc w:val="center"/>
      </w:pPr>
      <w:r>
        <w:rPr>
          <w:rFonts w:ascii="Times New Roman" w:eastAsia="Times New Roman" w:hAnsi="Times New Roman" w:cs="Times New Roman"/>
        </w:rPr>
        <w:t xml:space="preserve">Release Date: </w:t>
      </w:r>
      <w:r w:rsidR="007E4B7B">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237A263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ins w:id="1" w:author="Tamara Zlender" w:date="2018-05-29T15:10:00Z">
        <w:r w:rsidR="00455E93">
          <w:t xml:space="preserve">SQL </w:t>
        </w:r>
      </w:ins>
      <w:r w:rsidR="006D761A">
        <w:t xml:space="preserve">script </w:t>
      </w:r>
      <w:del w:id="2" w:author="Tamara Zlender" w:date="2018-05-29T15:10:00Z">
        <w:r w:rsidR="00CE1431" w:rsidDel="00455E93">
          <w:delText>file</w:delText>
        </w:r>
        <w:r w:rsidR="009C6B7B" w:rsidDel="00455E93">
          <w:delText xml:space="preserve"> </w:delText>
        </w:r>
      </w:del>
      <w:r w:rsidR="009C6B7B">
        <w:t xml:space="preserve">that creates </w:t>
      </w:r>
      <w:r w:rsidR="00CE1431">
        <w:t xml:space="preserve">a </w:t>
      </w:r>
      <w:del w:id="3" w:author="Tamara Zlender" w:date="2018-05-29T15:11:00Z">
        <w:r w:rsidR="00CE1431" w:rsidDel="00455E93">
          <w:delText xml:space="preserve">test </w:delText>
        </w:r>
      </w:del>
      <w:ins w:id="4" w:author="Tamara Zlender" w:date="2018-05-29T15:11:00Z">
        <w:r w:rsidR="00455E93">
          <w:t>sample</w:t>
        </w:r>
        <w:r w:rsidR="00455E93">
          <w:t xml:space="preserve"> </w:t>
        </w:r>
      </w:ins>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5"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6" w:name="_Toc509305886"/>
      <w:r>
        <w:lastRenderedPageBreak/>
        <w:t>Install the Python components</w:t>
      </w:r>
      <w:bookmarkEnd w:id="6"/>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 xml:space="preserve">sudo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0BA7AEAA"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652EEDC4"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54646719" w14:textId="77777777" w:rsidR="000E2781" w:rsidRPr="000E2781" w:rsidRDefault="000E2781" w:rsidP="000E2781">
      <w:pPr>
        <w:pStyle w:val="Code0"/>
        <w:spacing w:before="0" w:after="0"/>
        <w:ind w:left="547"/>
        <w:rPr>
          <w:rFonts w:eastAsia="Cambria"/>
        </w:rPr>
      </w:pPr>
      <w:r w:rsidRPr="000E2781">
        <w:rPr>
          <w:rFonts w:eastAsia="Cambria"/>
        </w:rPr>
        <w:t># Define a list of restricted SQL statements, separated by a comma.</w:t>
      </w:r>
    </w:p>
    <w:p w14:paraId="2AD3FD54" w14:textId="77777777" w:rsidR="000E2781" w:rsidRPr="000E2781" w:rsidRDefault="000E2781" w:rsidP="000E2781">
      <w:pPr>
        <w:pStyle w:val="Code0"/>
        <w:spacing w:before="0" w:after="0"/>
        <w:ind w:left="547"/>
        <w:rPr>
          <w:rFonts w:eastAsia="Cambria"/>
        </w:rPr>
      </w:pPr>
      <w:r w:rsidRPr="000E2781">
        <w:rPr>
          <w:rFonts w:eastAsia="Cambria"/>
        </w:rPr>
        <w:t xml:space="preserve"># Example ["delete", "update", "insert"]. </w:t>
      </w:r>
    </w:p>
    <w:p w14:paraId="21AA51CA" w14:textId="77777777" w:rsidR="000E2781" w:rsidRPr="000E2781" w:rsidRDefault="000E2781" w:rsidP="000E2781">
      <w:pPr>
        <w:pStyle w:val="Code0"/>
        <w:spacing w:before="0" w:after="0"/>
        <w:ind w:left="547"/>
        <w:rPr>
          <w:rFonts w:eastAsia="Cambria"/>
        </w:rPr>
      </w:pPr>
      <w:r w:rsidRPr="000E2781">
        <w:rPr>
          <w:rFonts w:eastAsia="Cambria"/>
        </w:rPr>
        <w:t># Comment this line if there are no restrictions.</w:t>
      </w:r>
    </w:p>
    <w:p w14:paraId="1E1076CB" w14:textId="77777777" w:rsidR="000E2781" w:rsidRPr="000E2781" w:rsidRDefault="000E2781" w:rsidP="000E2781">
      <w:pPr>
        <w:pStyle w:val="Code0"/>
        <w:spacing w:before="0" w:after="0"/>
        <w:ind w:left="547"/>
        <w:rPr>
          <w:rFonts w:eastAsia="Cambria"/>
        </w:rPr>
      </w:pPr>
      <w:proofErr w:type="spellStart"/>
      <w:r w:rsidRPr="000E2781">
        <w:rPr>
          <w:rFonts w:eastAsia="Cambria"/>
        </w:rPr>
        <w:t>sql_restricted_sql_statements</w:t>
      </w:r>
      <w:proofErr w:type="spellEnd"/>
      <w:proofErr w:type="gramStart"/>
      <w:r w:rsidRPr="000E2781">
        <w:rPr>
          <w:rFonts w:eastAsia="Cambria"/>
        </w:rPr>
        <w:t>=[</w:t>
      </w:r>
      <w:proofErr w:type="gramEnd"/>
      <w:r w:rsidRPr="000E2781">
        <w:rPr>
          <w:rFonts w:eastAsia="Cambria"/>
        </w:rPr>
        <w:t>"delete", "insert", "update"]</w:t>
      </w:r>
    </w:p>
    <w:p w14:paraId="78AA1D5D" w14:textId="77777777" w:rsidR="000E2781" w:rsidRPr="000E2781" w:rsidRDefault="000E2781" w:rsidP="000E2781">
      <w:pPr>
        <w:pStyle w:val="Code0"/>
        <w:spacing w:before="0" w:after="0"/>
        <w:ind w:left="547"/>
        <w:rPr>
          <w:rFonts w:eastAsia="Cambria"/>
        </w:rPr>
      </w:pPr>
    </w:p>
    <w:p w14:paraId="31356DE6"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69C5E6CC" w14:textId="77777777" w:rsidR="000E2781" w:rsidRPr="000E2781" w:rsidRDefault="000E2781" w:rsidP="000E2781">
      <w:pPr>
        <w:pStyle w:val="Code0"/>
        <w:spacing w:before="0" w:after="0"/>
        <w:ind w:left="547"/>
        <w:rPr>
          <w:rFonts w:eastAsia="Cambria"/>
        </w:rPr>
      </w:pPr>
      <w:r w:rsidRPr="000E2781">
        <w:rPr>
          <w:rFonts w:eastAsia="Cambria"/>
        </w:rPr>
        <w:t># Define if you wish to execute commits automatically after every SQL statement.</w:t>
      </w:r>
    </w:p>
    <w:p w14:paraId="6833FC92" w14:textId="77777777" w:rsidR="000E2781" w:rsidRPr="000E2781" w:rsidRDefault="000E2781" w:rsidP="000E2781">
      <w:pPr>
        <w:pStyle w:val="Code0"/>
        <w:spacing w:before="0" w:after="0"/>
        <w:ind w:left="547"/>
        <w:rPr>
          <w:rFonts w:eastAsia="Cambria"/>
        </w:rPr>
      </w:pPr>
      <w:r w:rsidRPr="000E2781">
        <w:rPr>
          <w:rFonts w:eastAsia="Cambria"/>
        </w:rPr>
        <w:t># Comment this line to use false - the default.</w:t>
      </w:r>
    </w:p>
    <w:p w14:paraId="2D6D4C6D" w14:textId="77777777" w:rsidR="000E2781" w:rsidRPr="000E2781" w:rsidRDefault="000E2781" w:rsidP="000E2781">
      <w:pPr>
        <w:pStyle w:val="Code0"/>
        <w:spacing w:before="0" w:after="0"/>
        <w:ind w:left="547"/>
        <w:rPr>
          <w:rFonts w:eastAsia="Cambria"/>
        </w:rPr>
      </w:pPr>
      <w:proofErr w:type="spellStart"/>
      <w:r w:rsidRPr="000E2781">
        <w:rPr>
          <w:rFonts w:eastAsia="Cambria"/>
        </w:rPr>
        <w:t>sql_autocommit</w:t>
      </w:r>
      <w:proofErr w:type="spellEnd"/>
      <w:r w:rsidRPr="000E2781">
        <w:rPr>
          <w:rFonts w:eastAsia="Cambria"/>
        </w:rPr>
        <w:t>=true</w:t>
      </w:r>
    </w:p>
    <w:p w14:paraId="5519ADD7" w14:textId="77777777" w:rsidR="000E2781" w:rsidRPr="000E2781" w:rsidRDefault="000E2781" w:rsidP="000E2781">
      <w:pPr>
        <w:pStyle w:val="Code0"/>
        <w:spacing w:before="0" w:after="0"/>
        <w:ind w:left="547"/>
        <w:rPr>
          <w:rFonts w:eastAsia="Cambria"/>
        </w:rPr>
      </w:pPr>
    </w:p>
    <w:p w14:paraId="552EEC7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04319501" w14:textId="7B62E759" w:rsidR="000E2781" w:rsidRPr="000E2781" w:rsidRDefault="000E2781" w:rsidP="000E2781">
      <w:pPr>
        <w:pStyle w:val="Code0"/>
        <w:spacing w:before="0" w:after="0"/>
        <w:ind w:left="547"/>
        <w:rPr>
          <w:rFonts w:eastAsia="Cambria"/>
        </w:rPr>
      </w:pPr>
      <w:r>
        <w:rPr>
          <w:rFonts w:eastAsia="Cambria"/>
        </w:rPr>
        <w:t># Define a</w:t>
      </w:r>
      <w:r w:rsidRPr="000E2781">
        <w:rPr>
          <w:rFonts w:eastAsia="Cambria"/>
        </w:rPr>
        <w:t xml:space="preserve"> query timeout in seconds. </w:t>
      </w:r>
    </w:p>
    <w:p w14:paraId="7D2DF4B1" w14:textId="1B1071DD" w:rsidR="000E2781" w:rsidRPr="000E2781" w:rsidRDefault="000E2781" w:rsidP="000E2781">
      <w:pPr>
        <w:pStyle w:val="Code0"/>
        <w:spacing w:before="0" w:after="0"/>
        <w:ind w:left="547"/>
        <w:rPr>
          <w:rFonts w:eastAsia="Cambria"/>
        </w:rPr>
      </w:pPr>
      <w:r w:rsidRPr="000E2781">
        <w:rPr>
          <w:rFonts w:eastAsia="Cambria"/>
        </w:rPr>
        <w:t xml:space="preserve"># Comment this line to use the </w:t>
      </w:r>
      <w:r>
        <w:rPr>
          <w:rFonts w:eastAsia="Cambria"/>
        </w:rPr>
        <w:t>default</w:t>
      </w:r>
      <w:r w:rsidRPr="000E2781">
        <w:rPr>
          <w:rFonts w:eastAsia="Cambria"/>
        </w:rPr>
        <w:t xml:space="preserve"> 0, which means "no timeout".</w:t>
      </w:r>
    </w:p>
    <w:p w14:paraId="67112661" w14:textId="77777777" w:rsidR="000E2781" w:rsidRPr="000E2781" w:rsidRDefault="000E2781" w:rsidP="000E2781">
      <w:pPr>
        <w:pStyle w:val="Code0"/>
        <w:spacing w:before="0" w:after="0"/>
        <w:ind w:left="547"/>
        <w:rPr>
          <w:rFonts w:eastAsia="Cambria"/>
        </w:rPr>
      </w:pPr>
      <w:proofErr w:type="spellStart"/>
      <w:r w:rsidRPr="000E2781">
        <w:rPr>
          <w:rFonts w:eastAsia="Cambria"/>
        </w:rPr>
        <w:t>sql_query_timeout</w:t>
      </w:r>
      <w:proofErr w:type="spellEnd"/>
      <w:r w:rsidRPr="000E2781">
        <w:rPr>
          <w:rFonts w:eastAsia="Cambria"/>
        </w:rPr>
        <w:t>=10</w:t>
      </w:r>
    </w:p>
    <w:p w14:paraId="17FA4FA7" w14:textId="77777777" w:rsidR="000E2781" w:rsidRPr="000E2781" w:rsidRDefault="000E2781" w:rsidP="000E2781">
      <w:pPr>
        <w:pStyle w:val="Code0"/>
        <w:spacing w:before="0" w:after="0"/>
        <w:ind w:left="547"/>
        <w:rPr>
          <w:rFonts w:eastAsia="Cambria"/>
        </w:rPr>
      </w:pPr>
    </w:p>
    <w:p w14:paraId="4DB1E608" w14:textId="77777777" w:rsidR="000E2781" w:rsidRDefault="000E2781">
      <w:pPr>
        <w:rPr>
          <w:rFonts w:ascii="Courier New" w:eastAsia="Cambria" w:hAnsi="Courier New"/>
          <w:sz w:val="18"/>
          <w:szCs w:val="20"/>
        </w:rPr>
      </w:pPr>
      <w:r>
        <w:rPr>
          <w:rFonts w:eastAsia="Cambria"/>
        </w:rPr>
        <w:br w:type="page"/>
      </w:r>
    </w:p>
    <w:p w14:paraId="78CE692B" w14:textId="14990718" w:rsidR="000E2781" w:rsidRPr="000E2781" w:rsidRDefault="000E2781" w:rsidP="000E2781">
      <w:pPr>
        <w:pStyle w:val="Code0"/>
        <w:spacing w:before="0" w:after="0"/>
        <w:ind w:left="547"/>
        <w:rPr>
          <w:rFonts w:eastAsia="Cambria"/>
        </w:rPr>
      </w:pPr>
      <w:r w:rsidRPr="000E2781">
        <w:rPr>
          <w:rFonts w:eastAsia="Cambria"/>
        </w:rPr>
        <w:lastRenderedPageBreak/>
        <w:t># Optional setting</w:t>
      </w:r>
    </w:p>
    <w:p w14:paraId="21A59CF8" w14:textId="06C37CD7" w:rsidR="000E2781" w:rsidRPr="000E2781" w:rsidRDefault="000E2781" w:rsidP="000E2781">
      <w:pPr>
        <w:pStyle w:val="Code0"/>
        <w:spacing w:before="0" w:after="0"/>
        <w:ind w:left="547"/>
        <w:rPr>
          <w:rFonts w:eastAsia="Cambria"/>
        </w:rPr>
      </w:pPr>
      <w:r w:rsidRPr="000E2781">
        <w:rPr>
          <w:rFonts w:eastAsia="Cambria"/>
        </w:rPr>
        <w:t xml:space="preserve"># Encoding and decoding settings needed for your </w:t>
      </w:r>
      <w:r>
        <w:rPr>
          <w:rFonts w:eastAsia="Cambria"/>
        </w:rPr>
        <w:t xml:space="preserve">SQL </w:t>
      </w:r>
      <w:r w:rsidRPr="000E2781">
        <w:rPr>
          <w:rFonts w:eastAsia="Cambria"/>
        </w:rPr>
        <w:t>database.</w:t>
      </w:r>
    </w:p>
    <w:p w14:paraId="6983A3CB" w14:textId="77777777" w:rsidR="000E2781" w:rsidRPr="000E2781" w:rsidRDefault="000E2781" w:rsidP="000E2781">
      <w:pPr>
        <w:pStyle w:val="Code0"/>
        <w:spacing w:before="0" w:after="0"/>
        <w:ind w:left="547"/>
        <w:rPr>
          <w:rFonts w:eastAsia="Cambria"/>
        </w:rPr>
      </w:pPr>
      <w:r w:rsidRPr="000E2781">
        <w:rPr>
          <w:rFonts w:eastAsia="Cambria"/>
        </w:rPr>
        <w:t># Choose one of the supported database types MariaDB, PostgreSQL or MySQL.</w:t>
      </w:r>
    </w:p>
    <w:p w14:paraId="7A2F8A72" w14:textId="6C182E64" w:rsidR="000E2781" w:rsidRDefault="000E2781" w:rsidP="000E2781">
      <w:pPr>
        <w:pStyle w:val="Code0"/>
        <w:spacing w:before="0" w:after="0"/>
        <w:ind w:left="547"/>
        <w:rPr>
          <w:rFonts w:eastAsia="Cambria"/>
        </w:rPr>
      </w:pPr>
      <w:r w:rsidRPr="000E2781">
        <w:rPr>
          <w:rFonts w:eastAsia="Cambria"/>
        </w:rPr>
        <w:t xml:space="preserve"># </w:t>
      </w:r>
      <w:r w:rsidR="00911633" w:rsidRPr="00911633">
        <w:rPr>
          <w:rFonts w:eastAsia="Cambria"/>
        </w:rPr>
        <w:t>Define which one of supported SQL Server database settings you want to use.</w:t>
      </w:r>
    </w:p>
    <w:p w14:paraId="0D471B9C" w14:textId="5F93281B" w:rsidR="00911633" w:rsidRPr="000E2781" w:rsidRDefault="00911633" w:rsidP="000E2781">
      <w:pPr>
        <w:pStyle w:val="Code0"/>
        <w:spacing w:before="0" w:after="0"/>
        <w:ind w:left="547"/>
        <w:rPr>
          <w:rFonts w:eastAsia="Cambria"/>
        </w:rPr>
      </w:pPr>
      <w:r>
        <w:rPr>
          <w:rFonts w:eastAsia="Cambria"/>
        </w:rPr>
        <w:t xml:space="preserve"># </w:t>
      </w:r>
      <w:r w:rsidRPr="00911633">
        <w:rPr>
          <w:rFonts w:eastAsia="Cambria"/>
        </w:rPr>
        <w:t xml:space="preserve">At the moment MariaDB, PostgreSQL </w:t>
      </w:r>
      <w:r>
        <w:rPr>
          <w:rFonts w:eastAsia="Cambria"/>
        </w:rPr>
        <w:t>and</w:t>
      </w:r>
      <w:r w:rsidRPr="00911633">
        <w:rPr>
          <w:rFonts w:eastAsia="Cambria"/>
        </w:rPr>
        <w:t xml:space="preserve"> MySQL</w:t>
      </w:r>
      <w:r>
        <w:rPr>
          <w:rFonts w:eastAsia="Cambria"/>
        </w:rPr>
        <w:t xml:space="preserve"> are</w:t>
      </w:r>
      <w:r w:rsidRPr="00911633">
        <w:rPr>
          <w:rFonts w:eastAsia="Cambria"/>
        </w:rPr>
        <w:t xml:space="preserve"> supported.</w:t>
      </w:r>
    </w:p>
    <w:p w14:paraId="0CDF203E" w14:textId="6888BB91" w:rsidR="000E2781" w:rsidRDefault="000E2781" w:rsidP="000E2781">
      <w:pPr>
        <w:pStyle w:val="Code0"/>
        <w:spacing w:before="0" w:after="0"/>
        <w:ind w:left="547"/>
        <w:rPr>
          <w:rFonts w:eastAsia="Cambria"/>
        </w:rPr>
      </w:pPr>
      <w:r w:rsidRPr="000E2781">
        <w:rPr>
          <w:rFonts w:eastAsia="Cambria"/>
        </w:rPr>
        <w:t># Comment this line if you don't wish to configure decoding/encoding.</w:t>
      </w:r>
    </w:p>
    <w:p w14:paraId="66E4A27E" w14:textId="77777777" w:rsidR="000E2781" w:rsidRPr="000E2781" w:rsidRDefault="000E2781" w:rsidP="000E2781">
      <w:pPr>
        <w:pStyle w:val="Code0"/>
        <w:spacing w:before="0" w:after="0"/>
        <w:ind w:left="547"/>
        <w:rPr>
          <w:rFonts w:eastAsia="Cambria"/>
        </w:rPr>
      </w:pPr>
      <w:proofErr w:type="spellStart"/>
      <w:r w:rsidRPr="000E2781">
        <w:rPr>
          <w:rFonts w:eastAsia="Cambria"/>
        </w:rPr>
        <w:t>sql_database_type</w:t>
      </w:r>
      <w:proofErr w:type="spellEnd"/>
      <w:r w:rsidRPr="000E2781">
        <w:rPr>
          <w:rFonts w:eastAsia="Cambria"/>
        </w:rPr>
        <w:t>=MariaDB</w:t>
      </w:r>
    </w:p>
    <w:p w14:paraId="6C3AAFE9" w14:textId="77777777" w:rsidR="000E2781" w:rsidRPr="000E2781" w:rsidRDefault="000E2781" w:rsidP="000E2781">
      <w:pPr>
        <w:pStyle w:val="Code0"/>
        <w:spacing w:before="0" w:after="0"/>
        <w:ind w:left="547"/>
        <w:rPr>
          <w:rFonts w:eastAsia="Cambria"/>
        </w:rPr>
      </w:pPr>
    </w:p>
    <w:p w14:paraId="227B6C5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73F71DD7" w14:textId="77777777" w:rsidR="000E2781" w:rsidRPr="000E2781" w:rsidRDefault="000E2781" w:rsidP="000E2781">
      <w:pPr>
        <w:pStyle w:val="Code0"/>
        <w:spacing w:before="0" w:after="0"/>
        <w:ind w:left="547"/>
        <w:rPr>
          <w:rFonts w:eastAsia="Cambria"/>
        </w:rPr>
      </w:pPr>
      <w:r w:rsidRPr="000E2781">
        <w:rPr>
          <w:rFonts w:eastAsia="Cambria"/>
        </w:rPr>
        <w:t xml:space="preserve"># Define number of rows to fetch. </w:t>
      </w:r>
    </w:p>
    <w:p w14:paraId="6CC63874" w14:textId="7D8FE063" w:rsidR="00C40E68" w:rsidRPr="000E2781" w:rsidRDefault="000E2781" w:rsidP="00C40E68">
      <w:pPr>
        <w:pStyle w:val="Code0"/>
        <w:spacing w:before="0" w:after="0"/>
        <w:ind w:left="547"/>
        <w:rPr>
          <w:rFonts w:eastAsia="Cambria"/>
        </w:rPr>
      </w:pPr>
      <w:r w:rsidRPr="000E2781">
        <w:rPr>
          <w:rFonts w:eastAsia="Cambria"/>
        </w:rPr>
        <w:t># Comment this line to fetch all.</w:t>
      </w:r>
    </w:p>
    <w:p w14:paraId="6DF15F57" w14:textId="495C6E4A" w:rsidR="00507B72" w:rsidRDefault="000E2781" w:rsidP="005A2B0B">
      <w:pPr>
        <w:pStyle w:val="Code0"/>
        <w:spacing w:before="0" w:after="0"/>
        <w:ind w:left="547"/>
      </w:pPr>
      <w:proofErr w:type="spellStart"/>
      <w:r w:rsidRPr="000E2781">
        <w:rPr>
          <w:rFonts w:eastAsia="Cambria"/>
        </w:rPr>
        <w:t>sql_number_of_records_returned</w:t>
      </w:r>
      <w:proofErr w:type="spellEnd"/>
      <w:r w:rsidRPr="000E2781">
        <w:rPr>
          <w:rFonts w:eastAsia="Cambria"/>
        </w:rPr>
        <w:t>=10</w:t>
      </w:r>
    </w:p>
    <w:p w14:paraId="75C316F5" w14:textId="7732A377" w:rsidR="00507B72" w:rsidRDefault="00507B72" w:rsidP="005A2B0B">
      <w:pPr>
        <w:pStyle w:val="Heading20"/>
      </w:pPr>
      <w:r>
        <w:t xml:space="preserve">Connecting to </w:t>
      </w:r>
      <w:r w:rsidR="00E0547E">
        <w:t>a database</w:t>
      </w:r>
    </w:p>
    <w:p w14:paraId="5C664AA4" w14:textId="5C398A8A" w:rsidR="00C71494" w:rsidRDefault="00C71494" w:rsidP="00E0547E">
      <w:pPr>
        <w:pStyle w:val="BodyText"/>
        <w:rPr>
          <w:ins w:id="7" w:author="Tamara Zlender" w:date="2018-05-29T11:11:00Z"/>
          <w:rFonts w:eastAsia="Cambria"/>
        </w:rPr>
      </w:pPr>
      <w:ins w:id="8" w:author="Tamara Zlender" w:date="2018-05-29T11:11:00Z">
        <w:r>
          <w:rPr>
            <w:rFonts w:ascii="Helvetica" w:eastAsia="Cambria" w:hAnsi="Helvetica" w:cs="Helvetica"/>
          </w:rPr>
          <w:t xml:space="preserve">ODBC function uses an open source Python module </w:t>
        </w:r>
        <w:proofErr w:type="spellStart"/>
        <w:r>
          <w:rPr>
            <w:rFonts w:ascii="Helvetica" w:eastAsia="Cambria" w:hAnsi="Helvetica" w:cs="Helvetica"/>
          </w:rPr>
          <w:t>pyodbc</w:t>
        </w:r>
        <w:proofErr w:type="spellEnd"/>
        <w:r>
          <w:rPr>
            <w:rFonts w:ascii="Helvetica" w:eastAsia="Cambria" w:hAnsi="Helvetica" w:cs="Helvetica"/>
          </w:rPr>
          <w:t xml:space="preserve"> </w:t>
        </w:r>
      </w:ins>
      <w:ins w:id="9" w:author="Tamara Zlender" w:date="2018-05-29T11:13:00Z">
        <w:r w:rsidR="003B60A6">
          <w:rPr>
            <w:rFonts w:ascii="Helvetica" w:eastAsia="Cambria" w:hAnsi="Helvetica" w:cs="Helvetica"/>
          </w:rPr>
          <w:t>and</w:t>
        </w:r>
      </w:ins>
      <w:ins w:id="10" w:author="Tamara Zlender" w:date="2018-05-29T11:12:00Z">
        <w:r w:rsidR="003B60A6">
          <w:rPr>
            <w:rFonts w:ascii="Helvetica" w:eastAsia="Cambria" w:hAnsi="Helvetica" w:cs="Helvetica"/>
          </w:rPr>
          <w:t xml:space="preserve"> an ODBC driver</w:t>
        </w:r>
        <w:r w:rsidR="003B60A6">
          <w:rPr>
            <w:rFonts w:ascii="Helvetica" w:eastAsia="Cambria" w:hAnsi="Helvetica" w:cs="Helvetica"/>
          </w:rPr>
          <w:t xml:space="preserve"> </w:t>
        </w:r>
      </w:ins>
      <w:ins w:id="11" w:author="Tamara Zlender" w:date="2018-05-29T11:11:00Z">
        <w:r>
          <w:rPr>
            <w:rFonts w:ascii="Helvetica" w:eastAsia="Cambria" w:hAnsi="Helvetica" w:cs="Helvetica"/>
          </w:rPr>
          <w:t xml:space="preserve">to connect to </w:t>
        </w:r>
      </w:ins>
      <w:ins w:id="12" w:author="Tamara Zlender" w:date="2018-05-29T11:13:00Z">
        <w:r w:rsidR="003B60A6">
          <w:rPr>
            <w:rFonts w:ascii="Helvetica" w:eastAsia="Cambria" w:hAnsi="Helvetica" w:cs="Helvetica"/>
          </w:rPr>
          <w:t xml:space="preserve">a </w:t>
        </w:r>
      </w:ins>
      <w:ins w:id="13" w:author="Tamara Zlender" w:date="2018-05-29T11:11:00Z">
        <w:r w:rsidR="003B60A6">
          <w:rPr>
            <w:rFonts w:ascii="Helvetica" w:eastAsia="Cambria" w:hAnsi="Helvetica" w:cs="Helvetica"/>
          </w:rPr>
          <w:t>data</w:t>
        </w:r>
      </w:ins>
      <w:ins w:id="14" w:author="Tamara Zlender" w:date="2018-05-29T11:13:00Z">
        <w:r w:rsidR="003B60A6">
          <w:rPr>
            <w:rFonts w:ascii="Helvetica" w:eastAsia="Cambria" w:hAnsi="Helvetica" w:cs="Helvetica"/>
          </w:rPr>
          <w:t xml:space="preserve"> source</w:t>
        </w:r>
      </w:ins>
      <w:ins w:id="15" w:author="Tamara Zlender" w:date="2018-05-29T11:11:00Z">
        <w:r>
          <w:rPr>
            <w:rFonts w:ascii="Helvetica" w:eastAsia="Cambria" w:hAnsi="Helvetica" w:cs="Helvetica"/>
          </w:rPr>
          <w:t xml:space="preserve">. ODBC drivers are database-specific and are typically written by the manufacturer of the database. More information on </w:t>
        </w:r>
        <w:proofErr w:type="spellStart"/>
        <w:r>
          <w:rPr>
            <w:rFonts w:ascii="Helvetica" w:eastAsia="Cambria" w:hAnsi="Helvetica" w:cs="Helvetica"/>
          </w:rPr>
          <w:t>pyodbc</w:t>
        </w:r>
        <w:proofErr w:type="spellEnd"/>
        <w:r>
          <w:rPr>
            <w:rFonts w:ascii="Helvetica" w:eastAsia="Cambria" w:hAnsi="Helvetica" w:cs="Helvetica"/>
          </w:rPr>
          <w:t xml:space="preserve"> and ODBC drivers is available </w:t>
        </w:r>
      </w:ins>
      <w:ins w:id="16" w:author="Tamara Zlender" w:date="2018-05-29T11:14:00Z">
        <w:r w:rsidR="003B60A6">
          <w:rPr>
            <w:rFonts w:ascii="Helvetica" w:eastAsia="Cambria" w:hAnsi="Helvetica" w:cs="Helvetica"/>
          </w:rPr>
          <w:t>on</w:t>
        </w:r>
      </w:ins>
      <w:ins w:id="17" w:author="Tamara Zlender" w:date="2018-05-29T11:11:00Z">
        <w:r>
          <w:rPr>
            <w:rFonts w:ascii="Helvetica" w:eastAsia="Cambria" w:hAnsi="Helvetica" w:cs="Helvetica"/>
          </w:rPr>
          <w:t xml:space="preserve"> GitHub </w:t>
        </w:r>
        <w:proofErr w:type="spellStart"/>
        <w:r>
          <w:rPr>
            <w:rFonts w:ascii="Helvetica" w:eastAsia="Cambria" w:hAnsi="Helvetica" w:cs="Helvetica"/>
          </w:rPr>
          <w:t>Pyodbc</w:t>
        </w:r>
        <w:proofErr w:type="spellEnd"/>
        <w:r>
          <w:rPr>
            <w:rFonts w:ascii="Helvetica" w:eastAsia="Cambria" w:hAnsi="Helvetica" w:cs="Helvetica"/>
          </w:rPr>
          <w:t xml:space="preserve"> Wiki </w:t>
        </w:r>
      </w:ins>
      <w:ins w:id="18" w:author="Tamara Zlender" w:date="2018-05-29T11:15:00Z">
        <w:r w:rsidR="003B60A6">
          <w:rPr>
            <w:rFonts w:ascii="Helvetica" w:eastAsia="Cambria" w:hAnsi="Helvetica" w:cs="Helvetica"/>
          </w:rPr>
          <w:t xml:space="preserve">at </w:t>
        </w:r>
      </w:ins>
      <w:ins w:id="19" w:author="Tamara Zlender" w:date="2018-05-29T11:11:00Z">
        <w:r>
          <w:rPr>
            <w:rFonts w:ascii="Helvetica" w:eastAsia="Cambria" w:hAnsi="Helvetica" w:cs="Helvetica"/>
          </w:rPr>
          <w:fldChar w:fldCharType="begin"/>
        </w:r>
        <w:r>
          <w:rPr>
            <w:rFonts w:ascii="Helvetica" w:eastAsia="Cambria" w:hAnsi="Helvetica" w:cs="Helvetica"/>
          </w:rPr>
          <w:instrText xml:space="preserve"> HYPERLINK "https://github.com/mkleehammer/pyodbc/wiki/Drivers-and-Driver-Managers" </w:instrText>
        </w:r>
        <w:r>
          <w:rPr>
            <w:rFonts w:ascii="Helvetica" w:eastAsia="Cambria" w:hAnsi="Helvetica" w:cs="Helvetica"/>
          </w:rPr>
        </w:r>
        <w:r>
          <w:rPr>
            <w:rFonts w:ascii="Helvetica" w:eastAsia="Cambria" w:hAnsi="Helvetica" w:cs="Helvetica"/>
          </w:rPr>
          <w:fldChar w:fldCharType="separate"/>
        </w:r>
        <w:r w:rsidRPr="005B56CF">
          <w:rPr>
            <w:rStyle w:val="Hyperlink"/>
            <w:rFonts w:ascii="Helvetica" w:eastAsia="Cambria" w:hAnsi="Helvetica" w:cs="Helvetica"/>
          </w:rPr>
          <w:t>https://github.com/mkleehammer/pyodbc/wiki/Drivers-and-Driver-Managers</w:t>
        </w:r>
        <w:r>
          <w:rPr>
            <w:rFonts w:ascii="Helvetica" w:eastAsia="Cambria" w:hAnsi="Helvetica" w:cs="Helvetica"/>
          </w:rPr>
          <w:fldChar w:fldCharType="end"/>
        </w:r>
        <w:r>
          <w:rPr>
            <w:rFonts w:ascii="Helvetica" w:eastAsia="Cambria" w:hAnsi="Helvetica" w:cs="Helvetica"/>
          </w:rPr>
          <w:t>.</w:t>
        </w:r>
      </w:ins>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0"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33D2FF6" w14:textId="6E3C1CD8" w:rsidR="00C4236B" w:rsidRDefault="00C4236B" w:rsidP="009A711B">
      <w:pPr>
        <w:pStyle w:val="Heading20"/>
        <w:rPr>
          <w:ins w:id="20" w:author="Tamara Zlender" w:date="2018-05-29T14:25:00Z"/>
        </w:rPr>
      </w:pPr>
      <w:ins w:id="21" w:author="Tamara Zlender" w:date="2018-05-29T14:25:00Z">
        <w:r>
          <w:t>Unicode configuration</w:t>
        </w:r>
      </w:ins>
    </w:p>
    <w:p w14:paraId="132B6B5B" w14:textId="2ACCD0A7" w:rsidR="00C4236B" w:rsidRDefault="00C4236B" w:rsidP="002B0EC9">
      <w:pPr>
        <w:pStyle w:val="BodyText"/>
        <w:spacing w:after="0"/>
        <w:rPr>
          <w:ins w:id="22" w:author="Tamara Zlender" w:date="2018-05-29T14:33:00Z"/>
          <w:rFonts w:eastAsia="Cambria"/>
        </w:rPr>
        <w:pPrChange w:id="23" w:author="Tamara Zlender" w:date="2018-05-29T14:33:00Z">
          <w:pPr>
            <w:pStyle w:val="Heading20"/>
          </w:pPr>
        </w:pPrChange>
      </w:pPr>
      <w:proofErr w:type="spellStart"/>
      <w:ins w:id="24" w:author="Tamara Zlender" w:date="2018-05-29T14:26:00Z">
        <w:r>
          <w:rPr>
            <w:rFonts w:eastAsia="Cambria"/>
          </w:rPr>
          <w:t>Pyodbc</w:t>
        </w:r>
      </w:ins>
      <w:proofErr w:type="spellEnd"/>
      <w:ins w:id="25" w:author="Tamara Zlender" w:date="2018-05-29T14:27:00Z">
        <w:r>
          <w:rPr>
            <w:rFonts w:eastAsia="Cambria"/>
          </w:rPr>
          <w:t xml:space="preserve"> module</w:t>
        </w:r>
      </w:ins>
      <w:ins w:id="26" w:author="Tamara Zlender" w:date="2018-05-29T14:26:00Z">
        <w:r>
          <w:rPr>
            <w:rFonts w:eastAsia="Cambria"/>
          </w:rPr>
          <w:t xml:space="preserve"> recommends configurating </w:t>
        </w:r>
      </w:ins>
      <w:ins w:id="27" w:author="Tamara Zlender" w:date="2018-05-29T14:27:00Z">
        <w:r>
          <w:rPr>
            <w:rFonts w:eastAsia="Cambria"/>
          </w:rPr>
          <w:t xml:space="preserve">ODBC </w:t>
        </w:r>
      </w:ins>
      <w:ins w:id="28" w:author="Tamara Zlender" w:date="2018-05-29T14:26:00Z">
        <w:r>
          <w:rPr>
            <w:rFonts w:eastAsia="Cambria"/>
          </w:rPr>
          <w:t xml:space="preserve">connection's </w:t>
        </w:r>
      </w:ins>
      <w:ins w:id="29" w:author="Tamara Zlender" w:date="2018-05-29T14:28:00Z">
        <w:r>
          <w:rPr>
            <w:rFonts w:eastAsia="Cambria"/>
          </w:rPr>
          <w:t xml:space="preserve">Unicode </w:t>
        </w:r>
      </w:ins>
      <w:ins w:id="30" w:author="Tamara Zlender" w:date="2018-05-29T14:26:00Z">
        <w:r>
          <w:rPr>
            <w:rFonts w:eastAsia="Cambria"/>
          </w:rPr>
          <w:t>encoding and decoding</w:t>
        </w:r>
      </w:ins>
      <w:ins w:id="31" w:author="Tamara Zlender" w:date="2018-05-29T14:29:00Z">
        <w:r>
          <w:rPr>
            <w:rFonts w:eastAsia="Cambria"/>
          </w:rPr>
          <w:t xml:space="preserve"> settings </w:t>
        </w:r>
      </w:ins>
      <w:ins w:id="32" w:author="Tamara Zlender" w:date="2018-05-29T14:32:00Z">
        <w:r w:rsidR="002B0EC9">
          <w:rPr>
            <w:rFonts w:eastAsia="Cambria"/>
          </w:rPr>
          <w:t xml:space="preserve">that are specific </w:t>
        </w:r>
      </w:ins>
      <w:ins w:id="33" w:author="Tamara Zlender" w:date="2018-05-29T14:29:00Z">
        <w:r>
          <w:rPr>
            <w:rFonts w:ascii="Helvetica" w:eastAsia="Cambria" w:hAnsi="Helvetica" w:cs="Helvetica"/>
          </w:rPr>
          <w:t>for</w:t>
        </w:r>
      </w:ins>
      <w:ins w:id="34" w:author="Tamara Zlender" w:date="2018-05-29T14:51:00Z">
        <w:r w:rsidR="004A4878">
          <w:rPr>
            <w:rFonts w:ascii="Helvetica" w:eastAsia="Cambria" w:hAnsi="Helvetica" w:cs="Helvetica"/>
          </w:rPr>
          <w:t xml:space="preserve"> the</w:t>
        </w:r>
      </w:ins>
      <w:ins w:id="35" w:author="Tamara Zlender" w:date="2018-05-29T14:29:00Z">
        <w:r>
          <w:rPr>
            <w:rFonts w:ascii="Helvetica" w:eastAsia="Cambria" w:hAnsi="Helvetica" w:cs="Helvetica"/>
          </w:rPr>
          <w:t xml:space="preserve"> </w:t>
        </w:r>
      </w:ins>
      <w:ins w:id="36" w:author="Tamara Zlender" w:date="2018-05-29T14:32:00Z">
        <w:r w:rsidR="002B0EC9">
          <w:rPr>
            <w:rFonts w:ascii="Helvetica" w:eastAsia="Cambria" w:hAnsi="Helvetica" w:cs="Helvetica"/>
          </w:rPr>
          <w:t>chosen</w:t>
        </w:r>
      </w:ins>
      <w:ins w:id="37" w:author="Tamara Zlender" w:date="2018-05-29T14:29:00Z">
        <w:r>
          <w:rPr>
            <w:rFonts w:ascii="Helvetica" w:eastAsia="Cambria" w:hAnsi="Helvetica" w:cs="Helvetica"/>
          </w:rPr>
          <w:t xml:space="preserve"> database and the version of Python </w:t>
        </w:r>
      </w:ins>
      <w:ins w:id="38" w:author="Tamara Zlender" w:date="2018-05-29T14:33:00Z">
        <w:r w:rsidR="002B0EC9">
          <w:rPr>
            <w:rFonts w:ascii="Helvetica" w:eastAsia="Cambria" w:hAnsi="Helvetica" w:cs="Helvetica"/>
          </w:rPr>
          <w:t>in</w:t>
        </w:r>
      </w:ins>
      <w:ins w:id="39" w:author="Tamara Zlender" w:date="2018-05-29T14:29:00Z">
        <w:r w:rsidR="002B0EC9">
          <w:rPr>
            <w:rFonts w:ascii="Helvetica" w:eastAsia="Cambria" w:hAnsi="Helvetica" w:cs="Helvetica"/>
          </w:rPr>
          <w:t xml:space="preserve"> us</w:t>
        </w:r>
      </w:ins>
      <w:ins w:id="40" w:author="Tamara Zlender" w:date="2018-05-29T14:33:00Z">
        <w:r w:rsidR="002B0EC9">
          <w:rPr>
            <w:rFonts w:ascii="Helvetica" w:eastAsia="Cambria" w:hAnsi="Helvetica" w:cs="Helvetica"/>
          </w:rPr>
          <w:t>e</w:t>
        </w:r>
      </w:ins>
      <w:ins w:id="41" w:author="Tamara Zlender" w:date="2018-05-29T14:26:00Z">
        <w:r>
          <w:rPr>
            <w:rFonts w:eastAsia="Cambria"/>
          </w:rPr>
          <w:t>.</w:t>
        </w:r>
      </w:ins>
    </w:p>
    <w:p w14:paraId="51A2FF34" w14:textId="0E6D66D8" w:rsidR="002B0EC9" w:rsidRPr="002B0EC9" w:rsidRDefault="00DF2827" w:rsidP="002B0EC9">
      <w:pPr>
        <w:pStyle w:val="BodyText"/>
        <w:rPr>
          <w:ins w:id="42" w:author="Tamara Zlender" w:date="2018-05-29T14:35:00Z"/>
          <w:rPrChange w:id="43" w:author="Tamara Zlender" w:date="2018-05-29T14:38:00Z">
            <w:rPr>
              <w:ins w:id="44" w:author="Tamara Zlender" w:date="2018-05-29T14:35:00Z"/>
              <w:rFonts w:eastAsia="Cambria"/>
            </w:rPr>
          </w:rPrChange>
        </w:rPr>
        <w:pPrChange w:id="45" w:author="Tamara Zlender" w:date="2018-05-29T14:3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6" w:author="Tamara Zlender" w:date="2018-05-29T14:44:00Z">
        <w:r>
          <w:rPr>
            <w:rFonts w:eastAsia="Cambria"/>
          </w:rPr>
          <w:t xml:space="preserve">ODBC Function </w:t>
        </w:r>
      </w:ins>
      <w:ins w:id="47" w:author="Tamara Zlender" w:date="2018-05-29T14:35:00Z">
        <w:r w:rsidR="002B0EC9">
          <w:rPr>
            <w:rFonts w:eastAsia="Cambria"/>
          </w:rPr>
          <w:t>V1.0.0</w:t>
        </w:r>
      </w:ins>
      <w:ins w:id="48" w:author="Tamara Zlender" w:date="2018-05-29T14:36:00Z">
        <w:r w:rsidR="002B0EC9">
          <w:rPr>
            <w:rFonts w:eastAsia="Cambria"/>
          </w:rPr>
          <w:t xml:space="preserve"> </w:t>
        </w:r>
      </w:ins>
      <w:ins w:id="49" w:author="Tamara Zlender" w:date="2018-05-29T14:50:00Z">
        <w:r w:rsidR="004A4878">
          <w:rPr>
            <w:rFonts w:eastAsia="Cambria"/>
          </w:rPr>
          <w:t xml:space="preserve">supports </w:t>
        </w:r>
      </w:ins>
      <w:ins w:id="50" w:author="Tamara Zlender" w:date="2018-05-29T14:40:00Z">
        <w:r w:rsidR="002B0EC9">
          <w:rPr>
            <w:rFonts w:eastAsia="Cambria"/>
          </w:rPr>
          <w:t>Unicode</w:t>
        </w:r>
      </w:ins>
      <w:ins w:id="51" w:author="Tamara Zlender" w:date="2018-05-29T14:37:00Z">
        <w:r w:rsidR="002B0EC9">
          <w:rPr>
            <w:rFonts w:eastAsia="Cambria"/>
          </w:rPr>
          <w:t xml:space="preserve"> settings for </w:t>
        </w:r>
      </w:ins>
      <w:ins w:id="52" w:author="Tamara Zlender" w:date="2018-05-29T14:35:00Z">
        <w:r w:rsidR="002B0EC9">
          <w:rPr>
            <w:rFonts w:eastAsia="Cambria"/>
          </w:rPr>
          <w:t xml:space="preserve">MariaDB, PostgreSQL and MySQL </w:t>
        </w:r>
      </w:ins>
      <w:ins w:id="53" w:author="Tamara Zlender" w:date="2018-05-29T14:44:00Z">
        <w:r>
          <w:rPr>
            <w:rFonts w:eastAsia="Cambria"/>
          </w:rPr>
          <w:t xml:space="preserve">databases </w:t>
        </w:r>
      </w:ins>
      <w:ins w:id="54" w:author="Tamara Zlender" w:date="2018-05-29T14:40:00Z">
        <w:r w:rsidR="002B0EC9">
          <w:rPr>
            <w:rFonts w:eastAsia="Cambria"/>
          </w:rPr>
          <w:t>using</w:t>
        </w:r>
      </w:ins>
      <w:ins w:id="55" w:author="Tamara Zlender" w:date="2018-05-29T14:37:00Z">
        <w:r w:rsidR="002B0EC9">
          <w:rPr>
            <w:rFonts w:eastAsia="Cambria"/>
          </w:rPr>
          <w:t xml:space="preserve"> </w:t>
        </w:r>
        <w:r w:rsidR="002B0EC9" w:rsidRPr="002B0EC9">
          <w:rPr>
            <w:rPrChange w:id="56" w:author="Tamara Zlender" w:date="2018-05-29T14:38:00Z">
              <w:rPr>
                <w:rStyle w:val="HTMLCode"/>
              </w:rPr>
            </w:rPrChange>
          </w:rPr>
          <w:t>Python 2.7.</w:t>
        </w:r>
      </w:ins>
    </w:p>
    <w:p w14:paraId="37B4C3C3" w14:textId="5DAC1463" w:rsidR="002B0EC9" w:rsidRDefault="00CD7D5B" w:rsidP="002B0EC9">
      <w:pPr>
        <w:pStyle w:val="BodyText"/>
        <w:spacing w:after="0"/>
        <w:rPr>
          <w:ins w:id="57" w:author="Tamara Zlender" w:date="2018-05-29T15:28:00Z"/>
          <w:rFonts w:ascii="Helvetica" w:eastAsia="Cambria" w:hAnsi="Helvetica" w:cs="Helvetica"/>
        </w:rPr>
        <w:pPrChange w:id="58" w:author="Tamara Zlender" w:date="2018-05-29T14:33:00Z">
          <w:pPr>
            <w:pStyle w:val="Heading20"/>
          </w:pPr>
        </w:pPrChange>
      </w:pPr>
      <w:ins w:id="59" w:author="Tamara Zlender" w:date="2018-05-29T14:40:00Z">
        <w:r>
          <w:rPr>
            <w:rFonts w:eastAsia="Cambria"/>
          </w:rPr>
          <w:t>Users may</w:t>
        </w:r>
      </w:ins>
      <w:ins w:id="60" w:author="Tamara Zlender" w:date="2018-05-29T14:44:00Z">
        <w:r w:rsidR="00DF2827">
          <w:rPr>
            <w:rFonts w:eastAsia="Cambria"/>
          </w:rPr>
          <w:t xml:space="preserve"> </w:t>
        </w:r>
      </w:ins>
      <w:ins w:id="61" w:author="Tamara Zlender" w:date="2018-05-29T14:45:00Z">
        <w:r w:rsidR="00DF2827">
          <w:rPr>
            <w:rFonts w:eastAsia="Cambria"/>
          </w:rPr>
          <w:t>implement</w:t>
        </w:r>
      </w:ins>
      <w:ins w:id="62" w:author="Tamara Zlender" w:date="2018-05-29T14:44:00Z">
        <w:r w:rsidR="00DF2827">
          <w:rPr>
            <w:rFonts w:eastAsia="Cambria"/>
          </w:rPr>
          <w:t xml:space="preserve"> additional support</w:t>
        </w:r>
      </w:ins>
      <w:ins w:id="63" w:author="Tamara Zlender" w:date="2018-05-29T14:45:00Z">
        <w:r w:rsidR="00DF2827">
          <w:rPr>
            <w:rFonts w:eastAsia="Cambria"/>
          </w:rPr>
          <w:t xml:space="preserve"> by</w:t>
        </w:r>
      </w:ins>
      <w:ins w:id="64" w:author="Tamara Zlender" w:date="2018-05-29T14:40:00Z">
        <w:r>
          <w:rPr>
            <w:rFonts w:eastAsia="Cambria"/>
          </w:rPr>
          <w:t xml:space="preserve"> </w:t>
        </w:r>
      </w:ins>
      <w:ins w:id="65" w:author="Tamara Zlender" w:date="2018-05-29T14:42:00Z">
        <w:r>
          <w:rPr>
            <w:rFonts w:eastAsia="Cambria"/>
          </w:rPr>
          <w:t>download</w:t>
        </w:r>
      </w:ins>
      <w:ins w:id="66" w:author="Tamara Zlender" w:date="2018-05-29T14:45:00Z">
        <w:r w:rsidR="00DF2827">
          <w:rPr>
            <w:rFonts w:eastAsia="Cambria"/>
          </w:rPr>
          <w:t>ing</w:t>
        </w:r>
      </w:ins>
      <w:ins w:id="67" w:author="Tamara Zlender" w:date="2018-05-29T14:41:00Z">
        <w:r>
          <w:rPr>
            <w:rFonts w:eastAsia="Cambria"/>
          </w:rPr>
          <w:t xml:space="preserve"> </w:t>
        </w:r>
      </w:ins>
      <w:ins w:id="68" w:author="Tamara Zlender" w:date="2018-05-29T14:42:00Z">
        <w:r>
          <w:rPr>
            <w:rFonts w:eastAsia="Cambria"/>
          </w:rPr>
          <w:t>resilient-community-apps</w:t>
        </w:r>
      </w:ins>
      <w:ins w:id="69" w:author="Tamara Zlender" w:date="2018-05-29T14:45:00Z">
        <w:r w:rsidR="00DF2827">
          <w:rPr>
            <w:rFonts w:eastAsia="Cambria"/>
          </w:rPr>
          <w:t xml:space="preserve"> and </w:t>
        </w:r>
      </w:ins>
      <w:ins w:id="70" w:author="Tamara Zlender" w:date="2018-05-29T14:46:00Z">
        <w:r w:rsidR="00DF2827">
          <w:rPr>
            <w:rFonts w:eastAsia="Cambria"/>
          </w:rPr>
          <w:t>editing</w:t>
        </w:r>
      </w:ins>
      <w:ins w:id="71" w:author="Tamara Zlender" w:date="2018-05-29T14:47:00Z">
        <w:r w:rsidR="00DF2827">
          <w:rPr>
            <w:rFonts w:eastAsia="Cambria"/>
          </w:rPr>
          <w:t xml:space="preserve"> </w:t>
        </w:r>
      </w:ins>
      <w:ins w:id="72" w:author="Tamara Zlender" w:date="2018-05-29T14:48:00Z">
        <w:r w:rsidR="00DF2827">
          <w:rPr>
            <w:rFonts w:eastAsia="Cambria"/>
          </w:rPr>
          <w:t xml:space="preserve">the </w:t>
        </w:r>
      </w:ins>
      <w:ins w:id="73" w:author="Tamara Zlender" w:date="2018-05-29T14:47:00Z">
        <w:r w:rsidR="00DF2827">
          <w:rPr>
            <w:rFonts w:eastAsia="Cambria"/>
          </w:rPr>
          <w:t xml:space="preserve">function </w:t>
        </w:r>
        <w:r w:rsidR="00DF2827">
          <w:rPr>
            <w:rFonts w:ascii="Helvetica" w:eastAsia="Cambria" w:hAnsi="Helvetica" w:cs="Helvetica"/>
          </w:rPr>
          <w:t>located in</w:t>
        </w:r>
        <w:r w:rsidR="00DF2827">
          <w:rPr>
            <w:rFonts w:ascii="Helvetica" w:eastAsia="Cambria" w:hAnsi="Helvetica" w:cs="Helvetica"/>
          </w:rPr>
          <w:t xml:space="preserve"> resilient-community-apps/</w:t>
        </w:r>
        <w:proofErr w:type="spellStart"/>
        <w:r w:rsidR="00DF2827">
          <w:rPr>
            <w:rFonts w:ascii="Helvetica" w:eastAsia="Cambria" w:hAnsi="Helvetica" w:cs="Helvetica"/>
          </w:rPr>
          <w:t>fn_odbc_query</w:t>
        </w:r>
        <w:proofErr w:type="spellEnd"/>
        <w:r w:rsidR="00DF2827">
          <w:rPr>
            <w:rFonts w:ascii="Helvetica" w:eastAsia="Cambria" w:hAnsi="Helvetica" w:cs="Helvetica"/>
          </w:rPr>
          <w:t>/</w:t>
        </w:r>
        <w:proofErr w:type="spellStart"/>
        <w:r w:rsidR="00DF2827">
          <w:rPr>
            <w:rFonts w:ascii="Helvetica" w:eastAsia="Cambria" w:hAnsi="Helvetica" w:cs="Helvetica"/>
          </w:rPr>
          <w:t>fn_odbc_query</w:t>
        </w:r>
        <w:proofErr w:type="spellEnd"/>
        <w:r w:rsidR="00DF2827">
          <w:rPr>
            <w:rFonts w:ascii="Helvetica" w:eastAsia="Cambria" w:hAnsi="Helvetica" w:cs="Helvetica"/>
          </w:rPr>
          <w:t>/components/</w:t>
        </w:r>
      </w:ins>
      <w:ins w:id="74" w:author="Tamara Zlender" w:date="2018-05-29T14:48:00Z">
        <w:r w:rsidR="00DF2827" w:rsidRPr="00DF2827">
          <w:rPr>
            <w:rFonts w:ascii="Helvetica" w:eastAsia="Cambria" w:hAnsi="Helvetica" w:cs="Helvetica"/>
          </w:rPr>
          <w:t xml:space="preserve"> </w:t>
        </w:r>
        <w:r w:rsidR="00DF2827">
          <w:rPr>
            <w:rFonts w:ascii="Helvetica" w:eastAsia="Cambria" w:hAnsi="Helvetica" w:cs="Helvetica"/>
          </w:rPr>
          <w:t>fn_odbc_query.py</w:t>
        </w:r>
      </w:ins>
      <w:ins w:id="75" w:author="Tamara Zlender" w:date="2018-05-29T15:30:00Z">
        <w:r w:rsidR="00E76375">
          <w:rPr>
            <w:rFonts w:ascii="Helvetica" w:eastAsia="Cambria" w:hAnsi="Helvetica" w:cs="Helvetica"/>
          </w:rPr>
          <w:t xml:space="preserve"> as shown in the following figure.</w:t>
        </w:r>
      </w:ins>
    </w:p>
    <w:p w14:paraId="352F61E2" w14:textId="0A9306F0" w:rsidR="006F55F0" w:rsidRDefault="006F55F0" w:rsidP="002B0EC9">
      <w:pPr>
        <w:pStyle w:val="BodyText"/>
        <w:spacing w:after="0"/>
        <w:rPr>
          <w:ins w:id="76" w:author="Tamara Zlender" w:date="2018-05-29T15:28:00Z"/>
          <w:rFonts w:ascii="Helvetica" w:eastAsia="Cambria" w:hAnsi="Helvetica" w:cs="Helvetica"/>
        </w:rPr>
        <w:pPrChange w:id="77" w:author="Tamara Zlender" w:date="2018-05-29T14:33:00Z">
          <w:pPr>
            <w:pStyle w:val="Heading20"/>
          </w:pPr>
        </w:pPrChange>
      </w:pPr>
      <w:ins w:id="78" w:author="Tamara Zlender" w:date="2018-05-29T15:29:00Z">
        <w:r>
          <w:rPr>
            <w:rFonts w:ascii="Helvetica" w:eastAsia="Cambria" w:hAnsi="Helvetica" w:cs="Helvetica"/>
            <w:noProof/>
          </w:rPr>
          <w:drawing>
            <wp:inline distT="0" distB="0" distL="0" distR="0" wp14:anchorId="457DEC72" wp14:editId="2E5CB0E8">
              <wp:extent cx="5486400" cy="130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1"/>
                      <a:stretch>
                        <a:fillRect/>
                      </a:stretch>
                    </pic:blipFill>
                    <pic:spPr>
                      <a:xfrm>
                        <a:off x="0" y="0"/>
                        <a:ext cx="5486400" cy="1301750"/>
                      </a:xfrm>
                      <a:prstGeom prst="rect">
                        <a:avLst/>
                      </a:prstGeom>
                    </pic:spPr>
                  </pic:pic>
                </a:graphicData>
              </a:graphic>
            </wp:inline>
          </w:drawing>
        </w:r>
      </w:ins>
    </w:p>
    <w:p w14:paraId="0762A4DF" w14:textId="6E5BB508" w:rsidR="006F55F0" w:rsidRPr="002B0EC9" w:rsidRDefault="006F55F0" w:rsidP="002B0EC9">
      <w:pPr>
        <w:pStyle w:val="BodyText"/>
        <w:spacing w:after="0"/>
        <w:rPr>
          <w:ins w:id="79" w:author="Tamara Zlender" w:date="2018-05-29T14:24:00Z"/>
          <w:rFonts w:eastAsia="Cambria"/>
          <w:rPrChange w:id="80" w:author="Tamara Zlender" w:date="2018-05-29T14:33:00Z">
            <w:rPr>
              <w:ins w:id="81" w:author="Tamara Zlender" w:date="2018-05-29T14:24:00Z"/>
            </w:rPr>
          </w:rPrChange>
        </w:rPr>
        <w:pPrChange w:id="82" w:author="Tamara Zlender" w:date="2018-05-29T14:33:00Z">
          <w:pPr>
            <w:pStyle w:val="Heading20"/>
          </w:pPr>
        </w:pPrChange>
      </w:pPr>
      <w:ins w:id="83" w:author="Tamara Zlender" w:date="2018-05-29T15:28:00Z">
        <w:r>
          <w:rPr>
            <w:rFonts w:ascii="Helvetica" w:eastAsia="Cambria" w:hAnsi="Helvetica" w:cs="Helvetica"/>
          </w:rPr>
          <w:t xml:space="preserve">More information on Unicode settings is available on GitHub </w:t>
        </w:r>
        <w:proofErr w:type="spellStart"/>
        <w:r>
          <w:rPr>
            <w:rFonts w:ascii="Helvetica" w:eastAsia="Cambria" w:hAnsi="Helvetica" w:cs="Helvetica"/>
          </w:rPr>
          <w:t>Pyodbc</w:t>
        </w:r>
        <w:proofErr w:type="spellEnd"/>
        <w:r>
          <w:rPr>
            <w:rFonts w:ascii="Helvetica" w:eastAsia="Cambria" w:hAnsi="Helvetica" w:cs="Helvetica"/>
          </w:rPr>
          <w:t xml:space="preserve"> Wiki at </w:t>
        </w:r>
        <w:r>
          <w:rPr>
            <w:rFonts w:ascii="Helvetica" w:eastAsia="Cambria" w:hAnsi="Helvetica" w:cs="Helvetica"/>
          </w:rPr>
          <w:fldChar w:fldCharType="begin"/>
        </w:r>
        <w:r>
          <w:rPr>
            <w:rFonts w:ascii="Helvetica" w:eastAsia="Cambria" w:hAnsi="Helvetica" w:cs="Helvetica"/>
          </w:rPr>
          <w:instrText xml:space="preserve"> HYPERLINK "https://github.com/mkleehammer/pyodbc/wiki/Unicode" </w:instrText>
        </w:r>
        <w:r>
          <w:rPr>
            <w:rFonts w:ascii="Helvetica" w:eastAsia="Cambria" w:hAnsi="Helvetica" w:cs="Helvetica"/>
          </w:rPr>
        </w:r>
        <w:r>
          <w:rPr>
            <w:rFonts w:ascii="Helvetica" w:eastAsia="Cambria" w:hAnsi="Helvetica" w:cs="Helvetica"/>
          </w:rPr>
          <w:fldChar w:fldCharType="separate"/>
        </w:r>
        <w:r w:rsidRPr="004A4878">
          <w:rPr>
            <w:rStyle w:val="Hyperlink"/>
            <w:rFonts w:ascii="Helvetica" w:eastAsia="Cambria" w:hAnsi="Helvetica" w:cs="Helvetica"/>
          </w:rPr>
          <w:t>https://github.com/mkleehammer/pyodbc/wiki/Unicode</w:t>
        </w:r>
        <w:r>
          <w:rPr>
            <w:rFonts w:ascii="Helvetica" w:eastAsia="Cambria" w:hAnsi="Helvetica" w:cs="Helvetica"/>
          </w:rPr>
          <w:fldChar w:fldCharType="end"/>
        </w:r>
        <w:r>
          <w:rPr>
            <w:rFonts w:ascii="Helvetica" w:eastAsia="Cambria" w:hAnsi="Helvetica" w:cs="Helvetica"/>
          </w:rPr>
          <w:t>.</w:t>
        </w:r>
      </w:ins>
    </w:p>
    <w:p w14:paraId="6DB02F2B" w14:textId="0BDE1E4D" w:rsidR="00F33F4A" w:rsidRDefault="00F33F4A" w:rsidP="009A711B">
      <w:pPr>
        <w:pStyle w:val="Heading20"/>
      </w:pPr>
      <w:r>
        <w:lastRenderedPageBreak/>
        <w:t>Deploy customizations to the Resilient platform</w:t>
      </w:r>
    </w:p>
    <w:p w14:paraId="1B0E6F06" w14:textId="568ECFD6" w:rsidR="00F33F4A" w:rsidRDefault="00F33F4A" w:rsidP="00790D0A">
      <w:pPr>
        <w:pStyle w:val="BodyText"/>
      </w:pPr>
      <w:r w:rsidRPr="009A711B">
        <w:t>The package contains function definition</w:t>
      </w:r>
      <w:r w:rsidR="0014545E">
        <w:t>s that you can use in workflows</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5"/>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8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Del="000874AA" w:rsidRDefault="00F33F4A" w:rsidP="00F33F4A">
      <w:pPr>
        <w:pStyle w:val="Code0"/>
        <w:rPr>
          <w:del w:id="85" w:author="Tamara Zlender" w:date="2018-05-29T15:29:00Z"/>
        </w:rPr>
      </w:pPr>
      <w:r w:rsidRPr="00A54818">
        <w:t>sudo journalct</w:t>
      </w:r>
      <w:r>
        <w:t>l -u resilient_circuits --since "</w:t>
      </w:r>
      <w:r w:rsidRPr="00A54818">
        <w:t>2 hours ag</w:t>
      </w:r>
      <w:r>
        <w:t>o"</w:t>
      </w:r>
    </w:p>
    <w:p w14:paraId="3F9C490C" w14:textId="77777777" w:rsidR="003D1439" w:rsidRDefault="003D1439" w:rsidP="000874AA">
      <w:pPr>
        <w:pStyle w:val="Code0"/>
        <w:rPr>
          <w:rFonts w:ascii="Calibri" w:eastAsia="Calibri" w:hAnsi="Calibri" w:cs="Calibri"/>
          <w:b/>
          <w:color w:val="1F497D" w:themeColor="text2"/>
          <w:sz w:val="36"/>
          <w:szCs w:val="36"/>
        </w:rPr>
        <w:pPrChange w:id="86" w:author="Tamara Zlender" w:date="2018-05-29T15:29:00Z">
          <w:pPr/>
        </w:pPrChange>
      </w:pPr>
      <w:bookmarkStart w:id="87" w:name="_Toc510253272"/>
      <w:bookmarkEnd w:id="84"/>
      <w:r>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rPr>
          <w:ins w:id="88" w:author="Tamara Zlender" w:date="2018-05-29T14:21:00Z"/>
        </w:rPr>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162B436D" w:rsidR="000D6750" w:rsidRDefault="00455E93" w:rsidP="003D1439">
      <w:pPr>
        <w:pStyle w:val="BodyText"/>
        <w:keepNext/>
      </w:pPr>
      <w:ins w:id="89" w:author="Tamara Zlender" w:date="2018-05-29T15:14:00Z">
        <w:r>
          <w:rPr>
            <w:rFonts w:ascii="Helvetica" w:eastAsia="Cambria" w:hAnsi="Helvetica" w:cs="Helvetica"/>
          </w:rPr>
          <w:t>In order to try out included</w:t>
        </w:r>
        <w:r>
          <w:rPr>
            <w:rFonts w:ascii="Helvetica" w:eastAsia="Cambria" w:hAnsi="Helvetica" w:cs="Helvetica"/>
          </w:rPr>
          <w:t xml:space="preserve"> example workflows </w:t>
        </w:r>
        <w:r>
          <w:rPr>
            <w:rFonts w:ascii="Helvetica" w:eastAsia="Cambria" w:hAnsi="Helvetica" w:cs="Helvetica"/>
          </w:rPr>
          <w:t xml:space="preserve">users </w:t>
        </w:r>
      </w:ins>
      <w:ins w:id="90" w:author="Tamara Zlender" w:date="2018-05-29T15:16:00Z">
        <w:r>
          <w:rPr>
            <w:rFonts w:ascii="Helvetica" w:eastAsia="Cambria" w:hAnsi="Helvetica" w:cs="Helvetica"/>
          </w:rPr>
          <w:t>can</w:t>
        </w:r>
      </w:ins>
      <w:ins w:id="91" w:author="Tamara Zlender" w:date="2018-05-29T15:14:00Z">
        <w:r>
          <w:rPr>
            <w:rFonts w:ascii="Helvetica" w:eastAsia="Cambria" w:hAnsi="Helvetica" w:cs="Helvetica"/>
          </w:rPr>
          <w:t xml:space="preserve"> populate the database with provided SQL script</w:t>
        </w:r>
        <w:r>
          <w:rPr>
            <w:rFonts w:ascii="Helvetica" w:eastAsia="Cambria" w:hAnsi="Helvetica" w:cs="Helvetica"/>
          </w:rPr>
          <w:t xml:space="preserve"> </w:t>
        </w:r>
      </w:ins>
      <w:ins w:id="92" w:author="Tamara Zlender" w:date="2018-05-29T14:23:00Z">
        <w:r w:rsidR="000D6750">
          <w:t>MOCK_DATA.SQL</w:t>
        </w:r>
      </w:ins>
      <w:ins w:id="93" w:author="Tamara Zlender" w:date="2018-05-29T15:06:00Z">
        <w:r w:rsidR="0092064A">
          <w:t xml:space="preserve"> located</w:t>
        </w:r>
      </w:ins>
      <w:ins w:id="94" w:author="Tamara Zlender" w:date="2018-05-29T14:23:00Z">
        <w:r w:rsidR="000D6750">
          <w:t xml:space="preserve"> in /</w:t>
        </w:r>
      </w:ins>
      <w:ins w:id="95" w:author="Tamara Zlender" w:date="2018-05-29T15:06:00Z">
        <w:r w:rsidR="00B94AED">
          <w:t>doc</w:t>
        </w:r>
      </w:ins>
      <w:ins w:id="96" w:author="Tamara Zlender" w:date="2018-05-29T14:23:00Z">
        <w:r w:rsidR="000F56CB">
          <w:t>/data directory</w:t>
        </w:r>
      </w:ins>
      <w:ins w:id="97" w:author="Tamara Zlender" w:date="2018-05-29T15:14:00Z">
        <w:r>
          <w:t>.</w:t>
        </w:r>
      </w:ins>
    </w:p>
    <w:p w14:paraId="09AEB8C6" w14:textId="77777777" w:rsidR="003D1439" w:rsidRDefault="003D1439" w:rsidP="00971A8A">
      <w:pPr>
        <w:pStyle w:val="BodyText"/>
        <w:jc w:val="center"/>
      </w:pPr>
      <w:r>
        <w:rPr>
          <w:noProof/>
        </w:rPr>
        <w:drawing>
          <wp:inline distT="0" distB="0" distL="0" distR="0" wp14:anchorId="176AFC03" wp14:editId="6037CA3A">
            <wp:extent cx="54864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2"/>
                    <a:stretch>
                      <a:fillRect/>
                    </a:stretch>
                  </pic:blipFill>
                  <pic:spPr>
                    <a:xfrm>
                      <a:off x="0" y="0"/>
                      <a:ext cx="5486400" cy="4575175"/>
                    </a:xfrm>
                    <a:prstGeom prst="rect">
                      <a:avLst/>
                    </a:prstGeom>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38C0F8CB" w:rsidR="003D1439" w:rsidRDefault="003D1439" w:rsidP="00971A8A">
      <w:pPr>
        <w:pStyle w:val="BodyText"/>
        <w:keepNext/>
      </w:pPr>
      <w:r>
        <w:t xml:space="preserve">A function that runs ODBC queries. </w:t>
      </w:r>
      <w:r w:rsidR="009B341F">
        <w:t>Query 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1A75711E" w:rsidR="00657D64" w:rsidRDefault="0013299C" w:rsidP="00657D64">
      <w:pPr>
        <w:pStyle w:val="Heading7"/>
      </w:pPr>
      <w:ins w:id="98" w:author="Tamara Zlender" w:date="2018-05-29T14:14:00Z">
        <w:r>
          <w:rPr>
            <w:noProof/>
          </w:rPr>
          <w:drawing>
            <wp:inline distT="0" distB="0" distL="0" distR="0" wp14:anchorId="26813962" wp14:editId="447D6841">
              <wp:extent cx="5486400" cy="473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3"/>
                      <a:stretch>
                        <a:fillRect/>
                      </a:stretch>
                    </pic:blipFill>
                    <pic:spPr>
                      <a:xfrm>
                        <a:off x="0" y="0"/>
                        <a:ext cx="5486400" cy="4737100"/>
                      </a:xfrm>
                      <a:prstGeom prst="rect">
                        <a:avLst/>
                      </a:prstGeom>
                    </pic:spPr>
                  </pic:pic>
                </a:graphicData>
              </a:graphic>
            </wp:inline>
          </w:drawing>
        </w:r>
      </w:ins>
      <w:del w:id="99" w:author="Tamara Zlender" w:date="2018-05-29T14:08:00Z">
        <w:r w:rsidR="00657D64" w:rsidDel="005619EB">
          <w:rPr>
            <w:noProof/>
          </w:rPr>
          <w:drawing>
            <wp:inline distT="0" distB="0" distL="0" distR="0" wp14:anchorId="3A2C16E9" wp14:editId="55849FE2">
              <wp:extent cx="5486400" cy="4408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5 at 2.17.06 PM.png"/>
                      <pic:cNvPicPr/>
                    </pic:nvPicPr>
                    <pic:blipFill>
                      <a:blip r:embed="rId14"/>
                      <a:stretch>
                        <a:fillRect/>
                      </a:stretch>
                    </pic:blipFill>
                    <pic:spPr>
                      <a:xfrm>
                        <a:off x="0" y="0"/>
                        <a:ext cx="5486400" cy="4408805"/>
                      </a:xfrm>
                      <a:prstGeom prst="rect">
                        <a:avLst/>
                      </a:prstGeom>
                    </pic:spPr>
                  </pic:pic>
                </a:graphicData>
              </a:graphic>
            </wp:inline>
          </w:drawing>
        </w:r>
      </w:del>
    </w:p>
    <w:p w14:paraId="4BF3F915" w14:textId="5E0B4251"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4B337E3">
            <wp:extent cx="5486400" cy="179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5"/>
                    <a:stretch>
                      <a:fillRect/>
                    </a:stretch>
                  </pic:blipFill>
                  <pic:spPr>
                    <a:xfrm>
                      <a:off x="0" y="0"/>
                      <a:ext cx="5486400" cy="1798955"/>
                    </a:xfrm>
                    <a:prstGeom prst="rect">
                      <a:avLst/>
                    </a:prstGeom>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7DD3B513">
            <wp:extent cx="5486400" cy="1205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6"/>
                    <a:stretch>
                      <a:fillRect/>
                    </a:stretch>
                  </pic:blipFill>
                  <pic:spPr>
                    <a:xfrm>
                      <a:off x="0" y="0"/>
                      <a:ext cx="5486400" cy="1205865"/>
                    </a:xfrm>
                    <a:prstGeom prst="rect">
                      <a:avLst/>
                    </a:prstGeom>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2FCDE730">
            <wp:extent cx="5486400" cy="3451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17"/>
                    <a:stretch>
                      <a:fillRect/>
                    </a:stretch>
                  </pic:blipFill>
                  <pic:spPr>
                    <a:xfrm>
                      <a:off x="0" y="0"/>
                      <a:ext cx="5486400" cy="3451860"/>
                    </a:xfrm>
                    <a:prstGeom prst="rect">
                      <a:avLst/>
                    </a:prstGeom>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19711FEC">
            <wp:extent cx="548640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18"/>
                    <a:stretch>
                      <a:fillRect/>
                    </a:stretch>
                  </pic:blipFill>
                  <pic:spPr>
                    <a:xfrm>
                      <a:off x="0" y="0"/>
                      <a:ext cx="5486400" cy="3582035"/>
                    </a:xfrm>
                    <a:prstGeom prst="rect">
                      <a:avLst/>
                    </a:prstGeom>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67FE6A49" w:rsidR="00800F81" w:rsidRDefault="008076C8" w:rsidP="006D1763">
      <w:pPr>
        <w:pStyle w:val="BodyText"/>
      </w:pPr>
      <w:ins w:id="100" w:author="Tamara Zlender" w:date="2018-05-29T14:15:00Z">
        <w:r>
          <w:rPr>
            <w:noProof/>
          </w:rPr>
          <w:drawing>
            <wp:inline distT="0" distB="0" distL="0" distR="0" wp14:anchorId="26405A86" wp14:editId="0041CFB9">
              <wp:extent cx="5486400" cy="2389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19"/>
                      <a:stretch>
                        <a:fillRect/>
                      </a:stretch>
                    </pic:blipFill>
                    <pic:spPr>
                      <a:xfrm>
                        <a:off x="0" y="0"/>
                        <a:ext cx="5486400" cy="2389505"/>
                      </a:xfrm>
                      <a:prstGeom prst="rect">
                        <a:avLst/>
                      </a:prstGeom>
                    </pic:spPr>
                  </pic:pic>
                </a:graphicData>
              </a:graphic>
            </wp:inline>
          </w:drawing>
        </w:r>
      </w:ins>
      <w:del w:id="101" w:author="Tamara Zlender" w:date="2018-05-29T14:12:00Z">
        <w:r w:rsidR="00717FA9" w:rsidDel="00FA730F">
          <w:rPr>
            <w:noProof/>
          </w:rPr>
          <w:drawing>
            <wp:inline distT="0" distB="0" distL="0" distR="0" wp14:anchorId="51BA5EBE" wp14:editId="0F568983">
              <wp:extent cx="5486400" cy="1964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5 at 1.08.40 PM.png"/>
                      <pic:cNvPicPr/>
                    </pic:nvPicPr>
                    <pic:blipFill>
                      <a:blip r:embed="rId20"/>
                      <a:stretch>
                        <a:fillRect/>
                      </a:stretch>
                    </pic:blipFill>
                    <pic:spPr>
                      <a:xfrm>
                        <a:off x="0" y="0"/>
                        <a:ext cx="5486400" cy="1964690"/>
                      </a:xfrm>
                      <a:prstGeom prst="rect">
                        <a:avLst/>
                      </a:prstGeom>
                    </pic:spPr>
                  </pic:pic>
                </a:graphicData>
              </a:graphic>
            </wp:inline>
          </w:drawing>
        </w:r>
      </w:del>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7777777" w:rsidR="00800F81" w:rsidRDefault="00717FA9" w:rsidP="006D1763">
      <w:pPr>
        <w:pStyle w:val="BodyText"/>
      </w:pPr>
      <w:r>
        <w:rPr>
          <w:noProof/>
        </w:rPr>
        <w:drawing>
          <wp:inline distT="0" distB="0" distL="0" distR="0" wp14:anchorId="12BBCE08" wp14:editId="5D3BF23B">
            <wp:extent cx="5486400" cy="1087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1"/>
                    <a:stretch>
                      <a:fillRect/>
                    </a:stretch>
                  </pic:blipFill>
                  <pic:spPr>
                    <a:xfrm>
                      <a:off x="0" y="0"/>
                      <a:ext cx="5486400" cy="1087755"/>
                    </a:xfrm>
                    <a:prstGeom prst="rect">
                      <a:avLst/>
                    </a:prstGeom>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7CC7AC1" w:rsidR="00BA7E66" w:rsidRDefault="00E40552" w:rsidP="00E93B8C">
      <w:pPr>
        <w:pStyle w:val="BodyText"/>
        <w:keepNext/>
      </w:pPr>
      <w:r w:rsidRPr="00030D58">
        <w:t xml:space="preserve">The </w:t>
      </w:r>
      <w:r>
        <w:t>“</w:t>
      </w:r>
      <w:r w:rsidRPr="009824B2">
        <w:t xml:space="preserve">Example ODBC </w:t>
      </w:r>
      <w:r>
        <w:t>DELTE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15333049">
            <wp:extent cx="5486400" cy="2348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2"/>
                    <a:stretch>
                      <a:fillRect/>
                    </a:stretch>
                  </pic:blipFill>
                  <pic:spPr>
                    <a:xfrm>
                      <a:off x="0" y="0"/>
                      <a:ext cx="5486400" cy="2348230"/>
                    </a:xfrm>
                    <a:prstGeom prst="rect">
                      <a:avLst/>
                    </a:prstGeom>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70AC0F8D" w14:textId="63F6A98A" w:rsidR="00E40552" w:rsidRDefault="00E40552" w:rsidP="00E40552">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p>
    <w:p w14:paraId="1F616041" w14:textId="3AA139AF" w:rsidR="000468FD" w:rsidRDefault="000468FD" w:rsidP="00E93B8C">
      <w:pPr>
        <w:pStyle w:val="BodyText"/>
        <w:keepNext/>
      </w:pPr>
      <w:r w:rsidRPr="009824B2">
        <w:t>The Input tab of this fu</w:t>
      </w:r>
      <w:r>
        <w:t xml:space="preserve">nction is shown in </w:t>
      </w:r>
      <w:r w:rsidR="007518DA">
        <w:rPr>
          <w:rFonts w:eastAsia="Cambria"/>
        </w:rPr>
        <w:t>the following figure</w:t>
      </w:r>
      <w:r>
        <w:t xml:space="preserve">. </w:t>
      </w:r>
    </w:p>
    <w:p w14:paraId="632EF875" w14:textId="185E2267" w:rsidR="008D1306" w:rsidRDefault="008D1306" w:rsidP="00E93B8C">
      <w:r>
        <w:rPr>
          <w:noProof/>
        </w:rPr>
        <w:drawing>
          <wp:inline distT="0" distB="0" distL="0" distR="0" wp14:anchorId="6E5A75FF" wp14:editId="2CDC8129">
            <wp:extent cx="5486400" cy="2225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3"/>
                    <a:stretch>
                      <a:fillRect/>
                    </a:stretch>
                  </pic:blipFill>
                  <pic:spPr>
                    <a:xfrm>
                      <a:off x="0" y="0"/>
                      <a:ext cx="5486400" cy="2225040"/>
                    </a:xfrm>
                    <a:prstGeom prst="rect">
                      <a:avLst/>
                    </a:prstGeom>
                  </pic:spPr>
                </pic:pic>
              </a:graphicData>
            </a:graphic>
          </wp:inline>
        </w:drawing>
      </w:r>
    </w:p>
    <w:p w14:paraId="0CDCFACE" w14:textId="3760A33B"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rsidR="008D1306">
        <w:t xml:space="preserve"> </w:t>
      </w:r>
      <w:r>
        <w:t>,</w:t>
      </w:r>
      <w:proofErr w:type="gramEnd"/>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ins w:id="102" w:author="Tamara Zlender" w:date="2018-05-29T12:00:00Z"/>
          <w:rFonts w:ascii="Calibri" w:eastAsia="Calibri" w:hAnsi="Calibri" w:cs="Calibri"/>
          <w:b/>
          <w:color w:val="1F497D" w:themeColor="text2"/>
          <w:sz w:val="36"/>
          <w:szCs w:val="36"/>
        </w:rPr>
      </w:pPr>
      <w:bookmarkStart w:id="103" w:name="_Toc510253273"/>
      <w:bookmarkEnd w:id="87"/>
      <w:ins w:id="104" w:author="Tamara Zlender" w:date="2018-05-29T12:00:00Z">
        <w:r>
          <w:br w:type="page"/>
        </w:r>
      </w:ins>
    </w:p>
    <w:p w14:paraId="61C6A3F5" w14:textId="43FA5636" w:rsidR="00865B9C" w:rsidRPr="00C951A3" w:rsidRDefault="00865B9C" w:rsidP="00865B9C">
      <w:pPr>
        <w:pStyle w:val="Heading10"/>
        <w:rPr>
          <w:ins w:id="105" w:author="Tamara Zlender" w:date="2018-05-29T11:16:00Z"/>
        </w:rPr>
      </w:pPr>
      <w:ins w:id="106" w:author="Tamara Zlender" w:date="2018-05-29T11:16:00Z">
        <w:r w:rsidRPr="00C951A3">
          <w:lastRenderedPageBreak/>
          <w:t xml:space="preserve">Resilient </w:t>
        </w:r>
        <w:r>
          <w:t xml:space="preserve">Platform </w:t>
        </w:r>
        <w:r w:rsidRPr="00C951A3">
          <w:t>Configuration</w:t>
        </w:r>
      </w:ins>
    </w:p>
    <w:p w14:paraId="1C8CE152" w14:textId="7E4F5C7D" w:rsidR="00865B9C" w:rsidRDefault="00746337" w:rsidP="00865B9C">
      <w:pPr>
        <w:pStyle w:val="BodyText"/>
        <w:rPr>
          <w:ins w:id="107" w:author="Tamara Zlender" w:date="2018-05-29T13:02:00Z"/>
          <w:rStyle w:val="IntenseEmphasis"/>
          <w:i w:val="0"/>
          <w:iCs w:val="0"/>
          <w:color w:val="auto"/>
        </w:rPr>
      </w:pPr>
      <w:ins w:id="108" w:author="Tamara Zlender" w:date="2018-05-29T13:00:00Z">
        <w:r>
          <w:rPr>
            <w:rStyle w:val="IntenseEmphasis"/>
            <w:i w:val="0"/>
            <w:iCs w:val="0"/>
            <w:color w:val="auto"/>
          </w:rPr>
          <w:t xml:space="preserve">To display </w:t>
        </w:r>
        <w:r w:rsidR="00BD70C3">
          <w:rPr>
            <w:rStyle w:val="IntenseEmphasis"/>
            <w:i w:val="0"/>
            <w:iCs w:val="0"/>
            <w:color w:val="auto"/>
          </w:rPr>
          <w:t>query results</w:t>
        </w:r>
      </w:ins>
      <w:ins w:id="109" w:author="Tamara Zlender" w:date="2018-05-29T13:05:00Z">
        <w:r w:rsidR="00BD70C3">
          <w:rPr>
            <w:rStyle w:val="IntenseEmphasis"/>
            <w:i w:val="0"/>
            <w:iCs w:val="0"/>
            <w:color w:val="auto"/>
          </w:rPr>
          <w:t>,</w:t>
        </w:r>
      </w:ins>
      <w:ins w:id="110" w:author="Tamara Zlender" w:date="2018-05-29T13:00:00Z">
        <w:r w:rsidR="00BD70C3">
          <w:rPr>
            <w:rStyle w:val="IntenseEmphasis"/>
            <w:i w:val="0"/>
            <w:iCs w:val="0"/>
            <w:color w:val="auto"/>
          </w:rPr>
          <w:t xml:space="preserve"> </w:t>
        </w:r>
      </w:ins>
      <w:ins w:id="111" w:author="Tamara Zlender" w:date="2018-05-29T13:01:00Z">
        <w:r w:rsidR="00BD70C3">
          <w:rPr>
            <w:rStyle w:val="IntenseEmphasis"/>
            <w:i w:val="0"/>
            <w:iCs w:val="0"/>
            <w:color w:val="auto"/>
          </w:rPr>
          <w:t>u</w:t>
        </w:r>
      </w:ins>
      <w:ins w:id="112" w:author="Tamara Zlender" w:date="2018-05-29T11:16:00Z">
        <w:r w:rsidR="00865B9C" w:rsidRPr="00105C51">
          <w:rPr>
            <w:rStyle w:val="IntenseEmphasis"/>
            <w:i w:val="0"/>
            <w:iCs w:val="0"/>
            <w:color w:val="auto"/>
          </w:rPr>
          <w:t>sers need</w:t>
        </w:r>
      </w:ins>
      <w:ins w:id="113" w:author="Tamara Zlender" w:date="2018-05-29T11:18:00Z">
        <w:r w:rsidR="002F2529">
          <w:rPr>
            <w:rStyle w:val="IntenseEmphasis"/>
            <w:i w:val="0"/>
            <w:iCs w:val="0"/>
            <w:color w:val="auto"/>
          </w:rPr>
          <w:t xml:space="preserve"> to</w:t>
        </w:r>
      </w:ins>
      <w:ins w:id="114" w:author="Tamara Zlender" w:date="2018-05-29T11:16:00Z">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 xml:space="preserve">add </w:t>
        </w:r>
      </w:ins>
      <w:ins w:id="115" w:author="Tamara Zlender" w:date="2018-05-29T13:01:00Z">
        <w:r w:rsidR="00BD70C3">
          <w:rPr>
            <w:rStyle w:val="IntenseEmphasis"/>
            <w:i w:val="0"/>
            <w:iCs w:val="0"/>
            <w:color w:val="auto"/>
          </w:rPr>
          <w:t>“SQL query results”</w:t>
        </w:r>
      </w:ins>
      <w:ins w:id="116" w:author="Tamara Zlender" w:date="2018-05-29T11:16:00Z">
        <w:r w:rsidR="00865B9C">
          <w:rPr>
            <w:rStyle w:val="IntenseEmphasis"/>
            <w:i w:val="0"/>
            <w:iCs w:val="0"/>
            <w:color w:val="auto"/>
          </w:rPr>
          <w:t xml:space="preserve"> data table to a new or existing layout.</w:t>
        </w:r>
      </w:ins>
      <w:ins w:id="117" w:author="Tamara Zlender" w:date="2018-05-29T13:01:00Z">
        <w:r w:rsidR="00BD70C3">
          <w:rPr>
            <w:rStyle w:val="IntenseEmphasis"/>
            <w:i w:val="0"/>
            <w:iCs w:val="0"/>
            <w:color w:val="auto"/>
          </w:rPr>
          <w:t xml:space="preserve"> </w:t>
        </w:r>
      </w:ins>
      <w:bookmarkStart w:id="118" w:name="_GoBack"/>
      <w:bookmarkEnd w:id="118"/>
    </w:p>
    <w:p w14:paraId="49F38EF5" w14:textId="2F558155" w:rsidR="00BD70C3" w:rsidRDefault="00BD70C3" w:rsidP="00BD70C3">
      <w:pPr>
        <w:pStyle w:val="BodyText"/>
        <w:numPr>
          <w:ilvl w:val="0"/>
          <w:numId w:val="31"/>
        </w:numPr>
        <w:rPr>
          <w:ins w:id="119" w:author="Tamara Zlender" w:date="2018-05-29T13:04:00Z"/>
          <w:rStyle w:val="IntenseEmphasis"/>
          <w:i w:val="0"/>
          <w:iCs w:val="0"/>
          <w:color w:val="auto"/>
        </w:rPr>
        <w:pPrChange w:id="120" w:author="Tamara Zlender" w:date="2018-05-29T13:02:00Z">
          <w:pPr>
            <w:pStyle w:val="BodyText"/>
          </w:pPr>
        </w:pPrChange>
      </w:pPr>
      <w:ins w:id="121" w:author="Tamara Zlender" w:date="2018-05-29T13:02:00Z">
        <w:r>
          <w:rPr>
            <w:rStyle w:val="IntenseEmphasis"/>
            <w:i w:val="0"/>
            <w:iCs w:val="0"/>
            <w:color w:val="auto"/>
          </w:rPr>
          <w:t>Navigate to the Customization Settings and select</w:t>
        </w:r>
      </w:ins>
      <w:ins w:id="122" w:author="Tamara Zlender" w:date="2018-05-29T13:04:00Z">
        <w:r>
          <w:rPr>
            <w:rStyle w:val="IntenseEmphasis"/>
            <w:i w:val="0"/>
            <w:iCs w:val="0"/>
            <w:color w:val="auto"/>
          </w:rPr>
          <w:t xml:space="preserve"> or create</w:t>
        </w:r>
      </w:ins>
      <w:ins w:id="123" w:author="Tamara Zlender" w:date="2018-05-29T13:02:00Z">
        <w:r>
          <w:rPr>
            <w:rStyle w:val="IntenseEmphasis"/>
            <w:i w:val="0"/>
            <w:iCs w:val="0"/>
            <w:color w:val="auto"/>
          </w:rPr>
          <w:t xml:space="preserve"> a</w:t>
        </w:r>
      </w:ins>
      <w:ins w:id="124" w:author="Tamara Zlender" w:date="2018-05-29T13:04:00Z">
        <w:r>
          <w:rPr>
            <w:rStyle w:val="IntenseEmphasis"/>
            <w:i w:val="0"/>
            <w:iCs w:val="0"/>
            <w:color w:val="auto"/>
          </w:rPr>
          <w:t xml:space="preserve"> new</w:t>
        </w:r>
      </w:ins>
      <w:ins w:id="125" w:author="Tamara Zlender" w:date="2018-05-29T13:03:00Z">
        <w:r>
          <w:rPr>
            <w:rStyle w:val="IntenseEmphasis"/>
            <w:i w:val="0"/>
            <w:iCs w:val="0"/>
            <w:color w:val="auto"/>
          </w:rPr>
          <w:t xml:space="preserve"> Incident</w:t>
        </w:r>
      </w:ins>
      <w:ins w:id="126" w:author="Tamara Zlender" w:date="2018-05-29T13:02:00Z">
        <w:r>
          <w:rPr>
            <w:rStyle w:val="IntenseEmphasis"/>
            <w:i w:val="0"/>
            <w:iCs w:val="0"/>
            <w:color w:val="auto"/>
          </w:rPr>
          <w:t xml:space="preserve"> tab in the La</w:t>
        </w:r>
      </w:ins>
      <w:ins w:id="127" w:author="Tamara Zlender" w:date="2018-05-29T13:04:00Z">
        <w:r>
          <w:rPr>
            <w:rStyle w:val="IntenseEmphasis"/>
            <w:i w:val="0"/>
            <w:iCs w:val="0"/>
            <w:color w:val="auto"/>
          </w:rPr>
          <w:t>youts tab</w:t>
        </w:r>
      </w:ins>
      <w:ins w:id="128" w:author="Tamara Zlender" w:date="2018-05-29T13:05:00Z">
        <w:r>
          <w:rPr>
            <w:rStyle w:val="IntenseEmphasis"/>
            <w:i w:val="0"/>
            <w:iCs w:val="0"/>
            <w:color w:val="auto"/>
          </w:rPr>
          <w:t>.</w:t>
        </w:r>
      </w:ins>
    </w:p>
    <w:p w14:paraId="12FF1F8A" w14:textId="72C5F504" w:rsidR="00BD70C3" w:rsidRDefault="00BD70C3" w:rsidP="00BD70C3">
      <w:pPr>
        <w:pStyle w:val="BodyText"/>
        <w:numPr>
          <w:ilvl w:val="0"/>
          <w:numId w:val="31"/>
        </w:numPr>
        <w:rPr>
          <w:ins w:id="129" w:author="Tamara Zlender" w:date="2018-05-29T13:05:00Z"/>
          <w:rStyle w:val="IntenseEmphasis"/>
          <w:i w:val="0"/>
          <w:iCs w:val="0"/>
          <w:color w:val="auto"/>
        </w:rPr>
        <w:pPrChange w:id="130" w:author="Tamara Zlender" w:date="2018-05-29T13:02:00Z">
          <w:pPr>
            <w:pStyle w:val="BodyText"/>
          </w:pPr>
        </w:pPrChange>
      </w:pPr>
      <w:ins w:id="131" w:author="Tamara Zlender" w:date="2018-05-29T13:05:00Z">
        <w:r>
          <w:rPr>
            <w:rStyle w:val="IntenseEmphasis"/>
            <w:i w:val="0"/>
            <w:iCs w:val="0"/>
            <w:color w:val="auto"/>
          </w:rPr>
          <w:t>Drag</w:t>
        </w:r>
      </w:ins>
      <w:ins w:id="132" w:author="Tamara Zlender" w:date="2018-05-29T13:04:00Z">
        <w:r>
          <w:rPr>
            <w:rStyle w:val="IntenseEmphasis"/>
            <w:i w:val="0"/>
            <w:iCs w:val="0"/>
            <w:color w:val="auto"/>
          </w:rPr>
          <w:t xml:space="preserve"> “SQL query results” data table </w:t>
        </w:r>
      </w:ins>
      <w:ins w:id="133" w:author="Tamara Zlender" w:date="2018-05-29T13:05:00Z">
        <w:r>
          <w:rPr>
            <w:rStyle w:val="IntenseEmphasis"/>
            <w:i w:val="0"/>
            <w:iCs w:val="0"/>
            <w:color w:val="auto"/>
          </w:rPr>
          <w:t>to your Incident tab.</w:t>
        </w:r>
      </w:ins>
    </w:p>
    <w:p w14:paraId="504F6E78" w14:textId="19873341" w:rsidR="00BD70C3" w:rsidRDefault="00BD70C3" w:rsidP="00BD70C3">
      <w:pPr>
        <w:pStyle w:val="BodyText"/>
        <w:numPr>
          <w:ilvl w:val="0"/>
          <w:numId w:val="31"/>
        </w:numPr>
        <w:rPr>
          <w:ins w:id="134" w:author="Tamara Zlender" w:date="2018-05-29T13:01:00Z"/>
          <w:rStyle w:val="IntenseEmphasis"/>
          <w:i w:val="0"/>
          <w:iCs w:val="0"/>
          <w:color w:val="auto"/>
        </w:rPr>
        <w:pPrChange w:id="135" w:author="Tamara Zlender" w:date="2018-05-29T13:02:00Z">
          <w:pPr>
            <w:pStyle w:val="BodyText"/>
          </w:pPr>
        </w:pPrChange>
      </w:pPr>
      <w:ins w:id="136" w:author="Tamara Zlender" w:date="2018-05-29T13:05:00Z">
        <w:r>
          <w:rPr>
            <w:rStyle w:val="IntenseEmphasis"/>
            <w:i w:val="0"/>
            <w:iCs w:val="0"/>
            <w:color w:val="auto"/>
          </w:rPr>
          <w:t>Click save.</w:t>
        </w:r>
      </w:ins>
    </w:p>
    <w:p w14:paraId="107B7C7F" w14:textId="77777777" w:rsidR="00BD70C3" w:rsidRDefault="00BD70C3" w:rsidP="00865B9C">
      <w:pPr>
        <w:pStyle w:val="BodyText"/>
        <w:rPr>
          <w:ins w:id="137" w:author="Tamara Zlender" w:date="2018-05-29T11:59:00Z"/>
          <w:rStyle w:val="IntenseEmphasis"/>
          <w:i w:val="0"/>
          <w:iCs w:val="0"/>
          <w:color w:val="auto"/>
        </w:rPr>
      </w:pPr>
    </w:p>
    <w:p w14:paraId="7EE1F64E" w14:textId="17504C55" w:rsidR="00830BCF" w:rsidRPr="00105C51" w:rsidRDefault="00830BCF" w:rsidP="00865B9C">
      <w:pPr>
        <w:pStyle w:val="BodyText"/>
        <w:rPr>
          <w:ins w:id="138" w:author="Tamara Zlender" w:date="2018-05-29T11:16:00Z"/>
          <w:rStyle w:val="IntenseEmphasis"/>
          <w:i w:val="0"/>
          <w:iCs w:val="0"/>
          <w:color w:val="auto"/>
        </w:rPr>
      </w:pPr>
      <w:ins w:id="139" w:author="Tamara Zlender" w:date="2018-05-29T11:59:00Z">
        <w:r>
          <w:rPr>
            <w:noProof/>
          </w:rPr>
          <w:drawing>
            <wp:inline distT="0" distB="0" distL="0" distR="0" wp14:anchorId="7E8D09E1" wp14:editId="06C31A90">
              <wp:extent cx="5486400" cy="279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4"/>
                      <a:stretch>
                        <a:fillRect/>
                      </a:stretch>
                    </pic:blipFill>
                    <pic:spPr>
                      <a:xfrm>
                        <a:off x="0" y="0"/>
                        <a:ext cx="5486400" cy="2799080"/>
                      </a:xfrm>
                      <a:prstGeom prst="rect">
                        <a:avLst/>
                      </a:prstGeom>
                    </pic:spPr>
                  </pic:pic>
                </a:graphicData>
              </a:graphic>
            </wp:inline>
          </w:drawing>
        </w:r>
      </w:ins>
    </w:p>
    <w:p w14:paraId="50B3615E" w14:textId="6AC74E26" w:rsidR="00C951A3" w:rsidRPr="00601DA7" w:rsidRDefault="00C951A3" w:rsidP="00E93B8C">
      <w:pPr>
        <w:pStyle w:val="Heading10"/>
        <w:pageBreakBefore/>
      </w:pPr>
      <w:r>
        <w:lastRenderedPageBreak/>
        <w:t>Troubleshooting</w:t>
      </w:r>
      <w:bookmarkEnd w:id="103"/>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40" w:name="_Toc510253274"/>
      <w:r>
        <w:t>Support</w:t>
      </w:r>
      <w:bookmarkEnd w:id="140"/>
    </w:p>
    <w:p w14:paraId="73FFB229" w14:textId="77777777" w:rsidR="00BC7548" w:rsidRDefault="00BC7548" w:rsidP="00BC7548">
      <w:pPr>
        <w:pStyle w:val="BodyText"/>
        <w:keepNext/>
      </w:pPr>
      <w:r w:rsidRPr="00722240">
        <w:t xml:space="preserve">For additional support, contact </w:t>
      </w:r>
      <w:hyperlink r:id="rId25">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68869" w14:textId="77777777" w:rsidR="00AA7B65" w:rsidRDefault="00AA7B65">
      <w:r>
        <w:separator/>
      </w:r>
    </w:p>
  </w:endnote>
  <w:endnote w:type="continuationSeparator" w:id="0">
    <w:p w14:paraId="42A872D7" w14:textId="77777777" w:rsidR="00AA7B65" w:rsidRDefault="00AA7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A46589">
      <w:rPr>
        <w:noProof/>
        <w:sz w:val="18"/>
        <w:szCs w:val="18"/>
      </w:rPr>
      <w:t>12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BE6A1" w14:textId="77777777" w:rsidR="00AA7B65" w:rsidRDefault="00AA7B65">
      <w:r>
        <w:separator/>
      </w:r>
    </w:p>
  </w:footnote>
  <w:footnote w:type="continuationSeparator" w:id="0">
    <w:p w14:paraId="4B5B76FC" w14:textId="77777777" w:rsidR="00AA7B65" w:rsidRDefault="00AA7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2"/>
  </w:num>
  <w:num w:numId="4">
    <w:abstractNumId w:val="22"/>
  </w:num>
  <w:num w:numId="5">
    <w:abstractNumId w:val="24"/>
  </w:num>
  <w:num w:numId="6">
    <w:abstractNumId w:val="9"/>
  </w:num>
  <w:num w:numId="7">
    <w:abstractNumId w:val="19"/>
  </w:num>
  <w:num w:numId="8">
    <w:abstractNumId w:val="5"/>
  </w:num>
  <w:num w:numId="9">
    <w:abstractNumId w:val="20"/>
  </w:num>
  <w:num w:numId="10">
    <w:abstractNumId w:val="13"/>
  </w:num>
  <w:num w:numId="11">
    <w:abstractNumId w:val="6"/>
  </w:num>
  <w:num w:numId="12">
    <w:abstractNumId w:val="18"/>
  </w:num>
  <w:num w:numId="13">
    <w:abstractNumId w:val="25"/>
  </w:num>
  <w:num w:numId="14">
    <w:abstractNumId w:val="11"/>
  </w:num>
  <w:num w:numId="15">
    <w:abstractNumId w:val="21"/>
  </w:num>
  <w:num w:numId="16">
    <w:abstractNumId w:val="0"/>
  </w:num>
  <w:num w:numId="17">
    <w:abstractNumId w:val="4"/>
  </w:num>
  <w:num w:numId="18">
    <w:abstractNumId w:val="21"/>
  </w:num>
  <w:num w:numId="19">
    <w:abstractNumId w:val="21"/>
  </w:num>
  <w:num w:numId="20">
    <w:abstractNumId w:val="21"/>
  </w:num>
  <w:num w:numId="21">
    <w:abstractNumId w:val="21"/>
  </w:num>
  <w:num w:numId="22">
    <w:abstractNumId w:val="21"/>
  </w:num>
  <w:num w:numId="23">
    <w:abstractNumId w:val="12"/>
  </w:num>
  <w:num w:numId="24">
    <w:abstractNumId w:val="3"/>
  </w:num>
  <w:num w:numId="25">
    <w:abstractNumId w:val="14"/>
  </w:num>
  <w:num w:numId="26">
    <w:abstractNumId w:val="7"/>
  </w:num>
  <w:num w:numId="27">
    <w:abstractNumId w:val="16"/>
  </w:num>
  <w:num w:numId="28">
    <w:abstractNumId w:val="1"/>
  </w:num>
  <w:num w:numId="29">
    <w:abstractNumId w:val="17"/>
  </w:num>
  <w:num w:numId="30">
    <w:abstractNumId w:val="15"/>
  </w:num>
  <w:num w:numId="3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23089"/>
    <w:rsid w:val="000265E5"/>
    <w:rsid w:val="00030D58"/>
    <w:rsid w:val="000468FD"/>
    <w:rsid w:val="00067589"/>
    <w:rsid w:val="000830EA"/>
    <w:rsid w:val="00085AB1"/>
    <w:rsid w:val="000874AA"/>
    <w:rsid w:val="000964E8"/>
    <w:rsid w:val="00097C36"/>
    <w:rsid w:val="000A059F"/>
    <w:rsid w:val="000A3F06"/>
    <w:rsid w:val="000A70B4"/>
    <w:rsid w:val="000A79F3"/>
    <w:rsid w:val="000B0A1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4F8C"/>
    <w:rsid w:val="00171F46"/>
    <w:rsid w:val="0017358A"/>
    <w:rsid w:val="00174021"/>
    <w:rsid w:val="00182D7C"/>
    <w:rsid w:val="00186840"/>
    <w:rsid w:val="001941C1"/>
    <w:rsid w:val="001B086B"/>
    <w:rsid w:val="001C3E34"/>
    <w:rsid w:val="001C529E"/>
    <w:rsid w:val="001C730F"/>
    <w:rsid w:val="001C745C"/>
    <w:rsid w:val="001D7DD5"/>
    <w:rsid w:val="001E4F55"/>
    <w:rsid w:val="001F6AD0"/>
    <w:rsid w:val="001F76F9"/>
    <w:rsid w:val="00221B38"/>
    <w:rsid w:val="00235947"/>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F1AF6"/>
    <w:rsid w:val="002F2529"/>
    <w:rsid w:val="00300958"/>
    <w:rsid w:val="0030433E"/>
    <w:rsid w:val="00304962"/>
    <w:rsid w:val="00322790"/>
    <w:rsid w:val="00330231"/>
    <w:rsid w:val="003312EE"/>
    <w:rsid w:val="00340F9F"/>
    <w:rsid w:val="003576AE"/>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55E93"/>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17DC3"/>
    <w:rsid w:val="00622DFB"/>
    <w:rsid w:val="00622FC1"/>
    <w:rsid w:val="00623A24"/>
    <w:rsid w:val="00653591"/>
    <w:rsid w:val="00655429"/>
    <w:rsid w:val="00657D64"/>
    <w:rsid w:val="006609E6"/>
    <w:rsid w:val="00662ABF"/>
    <w:rsid w:val="00681205"/>
    <w:rsid w:val="006B52CC"/>
    <w:rsid w:val="006C6AAB"/>
    <w:rsid w:val="006D1763"/>
    <w:rsid w:val="006D5546"/>
    <w:rsid w:val="006D5CCF"/>
    <w:rsid w:val="006D761A"/>
    <w:rsid w:val="006E43E8"/>
    <w:rsid w:val="006F1CDA"/>
    <w:rsid w:val="006F55F0"/>
    <w:rsid w:val="006F6EBB"/>
    <w:rsid w:val="00704ACA"/>
    <w:rsid w:val="00706FDA"/>
    <w:rsid w:val="00707349"/>
    <w:rsid w:val="00715805"/>
    <w:rsid w:val="00717FA9"/>
    <w:rsid w:val="00723252"/>
    <w:rsid w:val="007254EA"/>
    <w:rsid w:val="007346C6"/>
    <w:rsid w:val="00746337"/>
    <w:rsid w:val="007518DA"/>
    <w:rsid w:val="00753DC6"/>
    <w:rsid w:val="00754549"/>
    <w:rsid w:val="00762A32"/>
    <w:rsid w:val="007744AC"/>
    <w:rsid w:val="0078088F"/>
    <w:rsid w:val="00790D0A"/>
    <w:rsid w:val="007A3DBC"/>
    <w:rsid w:val="007B3B76"/>
    <w:rsid w:val="007D7B5C"/>
    <w:rsid w:val="007E4B7B"/>
    <w:rsid w:val="00800F81"/>
    <w:rsid w:val="00802DF4"/>
    <w:rsid w:val="00804B72"/>
    <w:rsid w:val="008076C8"/>
    <w:rsid w:val="00814A14"/>
    <w:rsid w:val="00816EA8"/>
    <w:rsid w:val="00830BCF"/>
    <w:rsid w:val="00833879"/>
    <w:rsid w:val="0083469A"/>
    <w:rsid w:val="00842EEE"/>
    <w:rsid w:val="008434CF"/>
    <w:rsid w:val="00863C95"/>
    <w:rsid w:val="00865B9C"/>
    <w:rsid w:val="00866DA4"/>
    <w:rsid w:val="008717DC"/>
    <w:rsid w:val="00872279"/>
    <w:rsid w:val="00874713"/>
    <w:rsid w:val="00877C21"/>
    <w:rsid w:val="008A050B"/>
    <w:rsid w:val="008A31F5"/>
    <w:rsid w:val="008B73D2"/>
    <w:rsid w:val="008D1306"/>
    <w:rsid w:val="008D2369"/>
    <w:rsid w:val="008D427F"/>
    <w:rsid w:val="008D7A7F"/>
    <w:rsid w:val="008E4C05"/>
    <w:rsid w:val="008E5CC4"/>
    <w:rsid w:val="008F4E84"/>
    <w:rsid w:val="008F7B8A"/>
    <w:rsid w:val="00905258"/>
    <w:rsid w:val="009077EB"/>
    <w:rsid w:val="00911633"/>
    <w:rsid w:val="00911649"/>
    <w:rsid w:val="0091484A"/>
    <w:rsid w:val="0091653F"/>
    <w:rsid w:val="0092064A"/>
    <w:rsid w:val="00946978"/>
    <w:rsid w:val="00960404"/>
    <w:rsid w:val="009612E6"/>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625F3"/>
    <w:rsid w:val="00A63B0A"/>
    <w:rsid w:val="00A64DAE"/>
    <w:rsid w:val="00A64F6E"/>
    <w:rsid w:val="00A65FED"/>
    <w:rsid w:val="00A71A39"/>
    <w:rsid w:val="00A7247E"/>
    <w:rsid w:val="00A752FC"/>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72DD"/>
    <w:rsid w:val="00C80D30"/>
    <w:rsid w:val="00C951A3"/>
    <w:rsid w:val="00CA23B7"/>
    <w:rsid w:val="00CA7C02"/>
    <w:rsid w:val="00CB0BFE"/>
    <w:rsid w:val="00CB3883"/>
    <w:rsid w:val="00CC01C7"/>
    <w:rsid w:val="00CC727F"/>
    <w:rsid w:val="00CD67F5"/>
    <w:rsid w:val="00CD7D5B"/>
    <w:rsid w:val="00CE1431"/>
    <w:rsid w:val="00CE4850"/>
    <w:rsid w:val="00CE49E6"/>
    <w:rsid w:val="00CF0DBA"/>
    <w:rsid w:val="00D179B8"/>
    <w:rsid w:val="00D239BD"/>
    <w:rsid w:val="00D340FE"/>
    <w:rsid w:val="00D43003"/>
    <w:rsid w:val="00D54F85"/>
    <w:rsid w:val="00D8136D"/>
    <w:rsid w:val="00D83674"/>
    <w:rsid w:val="00D85EFC"/>
    <w:rsid w:val="00D9114A"/>
    <w:rsid w:val="00D911DE"/>
    <w:rsid w:val="00D975A6"/>
    <w:rsid w:val="00DB705D"/>
    <w:rsid w:val="00DB705E"/>
    <w:rsid w:val="00DB723F"/>
    <w:rsid w:val="00DD1C53"/>
    <w:rsid w:val="00DD279F"/>
    <w:rsid w:val="00DF2827"/>
    <w:rsid w:val="00DF74E1"/>
    <w:rsid w:val="00E0547E"/>
    <w:rsid w:val="00E05614"/>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styleId="UnresolvedMention">
    <w:name w:val="Unresolved Mention"/>
    <w:basedOn w:val="DefaultParagraphFont"/>
    <w:uiPriority w:val="99"/>
    <w:semiHidden/>
    <w:unhideWhenUsed/>
    <w:rsid w:val="004A4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upport@resilientsystems.com"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www.connectionstrings.com/" TargetMode="External"/><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CD28F-096D-7342-A70B-6C2EF805F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14</Pages>
  <Words>2209</Words>
  <Characters>13325</Characters>
  <Application>Microsoft Office Word</Application>
  <DocSecurity>0</DocSecurity>
  <Lines>289</Lines>
  <Paragraphs>174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15360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29</cp:revision>
  <cp:lastPrinted>2018-04-09T16:01:00Z</cp:lastPrinted>
  <dcterms:created xsi:type="dcterms:W3CDTF">2018-05-29T12:44:00Z</dcterms:created>
  <dcterms:modified xsi:type="dcterms:W3CDTF">2018-05-29T19:34:00Z</dcterms:modified>
  <cp:category/>
</cp:coreProperties>
</file>