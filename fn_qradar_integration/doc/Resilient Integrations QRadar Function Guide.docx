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7F33F57D" w:rsidR="006B52CC" w:rsidRDefault="002F3322" w:rsidP="006B52CC">
      <w:pPr>
        <w:pStyle w:val="Heading1"/>
        <w:spacing w:before="0"/>
        <w:jc w:val="center"/>
      </w:pPr>
      <w:r>
        <w:rPr>
          <w:color w:val="FF8300"/>
        </w:rPr>
        <w:t>QRadar</w:t>
      </w:r>
      <w:r w:rsidR="00C951A3">
        <w:rPr>
          <w:color w:val="FF8300"/>
        </w:rPr>
        <w:t xml:space="preserve"> Function V1.0.0</w:t>
      </w:r>
    </w:p>
    <w:p w14:paraId="0E3218A8" w14:textId="7BDA0B11" w:rsidR="006B52CC" w:rsidRDefault="00C951A3" w:rsidP="006B52CC">
      <w:pPr>
        <w:pStyle w:val="Normal1"/>
        <w:jc w:val="center"/>
      </w:pPr>
      <w:r>
        <w:rPr>
          <w:rFonts w:ascii="Times New Roman" w:eastAsia="Times New Roman" w:hAnsi="Times New Roman" w:cs="Times New Roman"/>
        </w:rPr>
        <w:t xml:space="preserve">Release Date: </w:t>
      </w:r>
      <w:del w:id="1" w:author="Yongjian Feng" w:date="2019-02-21T10:22:00Z">
        <w:r w:rsidR="006F12E7" w:rsidDel="004867FE">
          <w:rPr>
            <w:rFonts w:ascii="Times New Roman" w:eastAsia="Times New Roman" w:hAnsi="Times New Roman" w:cs="Times New Roman"/>
          </w:rPr>
          <w:delText xml:space="preserve">July </w:delText>
        </w:r>
      </w:del>
      <w:ins w:id="2" w:author="Yongjian Feng" w:date="2019-02-21T10:22:00Z">
        <w:r w:rsidR="004867FE">
          <w:rPr>
            <w:rFonts w:ascii="Times New Roman" w:eastAsia="Times New Roman" w:hAnsi="Times New Roman" w:cs="Times New Roman"/>
          </w:rPr>
          <w:t>March</w:t>
        </w:r>
        <w:r w:rsidR="004867FE">
          <w:rPr>
            <w:rFonts w:ascii="Times New Roman" w:eastAsia="Times New Roman" w:hAnsi="Times New Roman" w:cs="Times New Roman"/>
          </w:rPr>
          <w:t xml:space="preserve"> </w:t>
        </w:r>
      </w:ins>
      <w:r>
        <w:rPr>
          <w:rFonts w:ascii="Times New Roman" w:eastAsia="Times New Roman" w:hAnsi="Times New Roman" w:cs="Times New Roman"/>
        </w:rPr>
        <w:t>201</w:t>
      </w:r>
      <w:ins w:id="3" w:author="Yongjian Feng" w:date="2019-02-21T10:22:00Z">
        <w:r w:rsidR="004867FE">
          <w:rPr>
            <w:rFonts w:ascii="Times New Roman" w:eastAsia="Times New Roman" w:hAnsi="Times New Roman" w:cs="Times New Roman"/>
          </w:rPr>
          <w:t>9</w:t>
        </w:r>
      </w:ins>
      <w:del w:id="4" w:author="Yongjian Feng" w:date="2019-02-21T10:22:00Z">
        <w:r w:rsidDel="004867FE">
          <w:rPr>
            <w:rFonts w:ascii="Times New Roman" w:eastAsia="Times New Roman" w:hAnsi="Times New Roman" w:cs="Times New Roman"/>
          </w:rPr>
          <w:delText>8</w:delText>
        </w:r>
      </w:del>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788ADC30" w:rsidR="0037127E" w:rsidRDefault="0037127E" w:rsidP="0037127E">
      <w:pPr>
        <w:pStyle w:val="BodyText"/>
        <w:keepNext/>
      </w:pPr>
      <w:r>
        <w:t xml:space="preserve">This guide describes the </w:t>
      </w:r>
      <w:r w:rsidR="002F3322">
        <w:rPr>
          <w:rStyle w:val="IntenseEmphasis"/>
          <w:i w:val="0"/>
          <w:color w:val="auto"/>
        </w:rPr>
        <w:t>QRadar</w:t>
      </w:r>
      <w:r>
        <w:t xml:space="preserve"> Function.</w:t>
      </w:r>
    </w:p>
    <w:p w14:paraId="6610BB48" w14:textId="56A54452" w:rsidR="009D639D" w:rsidRPr="00537786" w:rsidRDefault="00C951A3" w:rsidP="00537786">
      <w:pPr>
        <w:pStyle w:val="Heading10"/>
      </w:pPr>
      <w:r w:rsidRPr="00537786">
        <w:t xml:space="preserve">Overview </w:t>
      </w:r>
    </w:p>
    <w:p w14:paraId="26478327" w14:textId="77183A52" w:rsidR="009D0B87" w:rsidRDefault="009D0B87" w:rsidP="009D0B87">
      <w:pPr>
        <w:pStyle w:val="BodyText"/>
      </w:pPr>
      <w:r>
        <w:t>The QRadar integration with the Resilient platform package provides the following:</w:t>
      </w:r>
    </w:p>
    <w:p w14:paraId="207F432A" w14:textId="69A81A1E" w:rsidR="009D0B87" w:rsidRDefault="002656DA" w:rsidP="006F12E7">
      <w:pPr>
        <w:pStyle w:val="ListBullet"/>
        <w:contextualSpacing/>
      </w:pPr>
      <w:r>
        <w:t>Se</w:t>
      </w:r>
      <w:r w:rsidR="009D0B87">
        <w:t xml:space="preserve">arch function </w:t>
      </w:r>
      <w:r>
        <w:t>to</w:t>
      </w:r>
      <w:r w:rsidR="009D0B87">
        <w:t xml:space="preserve"> perform a QRadar Ariel query</w:t>
      </w:r>
    </w:p>
    <w:p w14:paraId="4D406D7C" w14:textId="39E7BE8B" w:rsidR="009D0B87" w:rsidRDefault="002656DA" w:rsidP="006F12E7">
      <w:pPr>
        <w:pStyle w:val="ListBullet"/>
        <w:contextualSpacing/>
        <w:rPr>
          <w:ins w:id="5" w:author="Yongjian Feng" w:date="2019-02-21T10:22:00Z"/>
        </w:rPr>
      </w:pPr>
      <w:r>
        <w:t>S</w:t>
      </w:r>
      <w:r w:rsidR="009D0B87">
        <w:t xml:space="preserve">earch function </w:t>
      </w:r>
      <w:r>
        <w:t xml:space="preserve">to query an item in a QRadar </w:t>
      </w:r>
      <w:r w:rsidR="009D0B87">
        <w:t>reference se</w:t>
      </w:r>
      <w:r w:rsidR="00553C65">
        <w:t xml:space="preserve">t </w:t>
      </w:r>
    </w:p>
    <w:p w14:paraId="0A85BF5A" w14:textId="1616E7DF" w:rsidR="004867FE" w:rsidRDefault="004867FE" w:rsidP="006F12E7">
      <w:pPr>
        <w:pStyle w:val="ListBullet"/>
        <w:contextualSpacing/>
      </w:pPr>
      <w:ins w:id="6" w:author="Yongjian Feng" w:date="2019-02-21T10:23:00Z">
        <w:r>
          <w:t>Search function to find all the reference sets that contain an item</w:t>
        </w:r>
      </w:ins>
    </w:p>
    <w:p w14:paraId="3BB515F9" w14:textId="530B3751" w:rsidR="009D0B87" w:rsidRDefault="002656DA" w:rsidP="006F12E7">
      <w:pPr>
        <w:pStyle w:val="ListBullet"/>
        <w:contextualSpacing/>
      </w:pPr>
      <w:r>
        <w:t>A</w:t>
      </w:r>
      <w:r w:rsidR="009D0B87">
        <w:t xml:space="preserve">dd function </w:t>
      </w:r>
      <w:r>
        <w:t>to</w:t>
      </w:r>
      <w:r w:rsidR="009D0B87">
        <w:t xml:space="preserve"> insert a new </w:t>
      </w:r>
      <w:r w:rsidR="00553C65">
        <w:t>item in</w:t>
      </w:r>
      <w:r w:rsidR="009D0B87">
        <w:t xml:space="preserve"> a QRadar reference set</w:t>
      </w:r>
    </w:p>
    <w:p w14:paraId="2D18C8D3" w14:textId="6EFB6802" w:rsidR="009D0B87" w:rsidRDefault="002656DA" w:rsidP="006F12E7">
      <w:pPr>
        <w:pStyle w:val="ListBullet"/>
        <w:contextualSpacing/>
      </w:pPr>
      <w:r>
        <w:t>D</w:t>
      </w:r>
      <w:r w:rsidR="009D0B87">
        <w:t xml:space="preserve">elete function </w:t>
      </w:r>
      <w:r>
        <w:t>to</w:t>
      </w:r>
      <w:r w:rsidR="009D0B87">
        <w:t xml:space="preserve"> remove an item from a QRadar reference set</w:t>
      </w:r>
    </w:p>
    <w:p w14:paraId="19A0DA16" w14:textId="3E0C8639" w:rsidR="00AB2F66" w:rsidRPr="009A711B" w:rsidRDefault="00553C65" w:rsidP="009D0B87">
      <w:pPr>
        <w:pStyle w:val="BodyText"/>
        <w:rPr>
          <w:rStyle w:val="IntenseEmphasis"/>
        </w:rPr>
      </w:pPr>
      <w:r>
        <w:t>W</w:t>
      </w:r>
      <w:r w:rsidR="009D0B87">
        <w:t>ith the above function</w:t>
      </w:r>
      <w:r>
        <w:t>s</w:t>
      </w:r>
      <w:r w:rsidR="009D0B87">
        <w:t>, this package includes example workflows tha</w:t>
      </w:r>
      <w:r w:rsidR="004511AE">
        <w:t xml:space="preserve">t demonstrate how to call the </w:t>
      </w:r>
      <w:r w:rsidR="009D0B87">
        <w:t>functions, rules that start the example workflows, and custom data</w:t>
      </w:r>
      <w:r w:rsidR="001437FA">
        <w:t xml:space="preserve"> </w:t>
      </w:r>
      <w:r w:rsidR="009D0B87">
        <w:t>tables updated by the example workflows.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7"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0D9E13A5" w14:textId="5BE6AD83" w:rsidR="00001AF3" w:rsidRPr="00341760" w:rsidRDefault="00567CB6" w:rsidP="00567CB6">
      <w:pPr>
        <w:pStyle w:val="ListBullet"/>
        <w:numPr>
          <w:ilvl w:val="0"/>
          <w:numId w:val="26"/>
        </w:numPr>
        <w:contextualSpacing/>
      </w:pPr>
      <w:r>
        <w:lastRenderedPageBreak/>
        <w:t>QRadar version 7.2.8 or later</w:t>
      </w:r>
    </w:p>
    <w:p w14:paraId="7B72C6F2" w14:textId="523C2389" w:rsidR="001B086B" w:rsidRDefault="001B086B" w:rsidP="009A711B">
      <w:pPr>
        <w:pStyle w:val="Heading20"/>
      </w:pPr>
      <w:bookmarkStart w:id="8" w:name="_Toc509305886"/>
      <w:r>
        <w:t>Install the Python components</w:t>
      </w:r>
      <w:bookmarkEnd w:id="8"/>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16F3C233" w14:textId="77777777" w:rsidR="006F12E7" w:rsidRDefault="006F12E7" w:rsidP="006F12E7">
      <w:pPr>
        <w:pStyle w:val="BodyText"/>
      </w:pPr>
      <w:r w:rsidRPr="004B03EF">
        <w:t>Complete the following steps to install the Python components:</w:t>
      </w:r>
    </w:p>
    <w:p w14:paraId="206DCB7D" w14:textId="77777777" w:rsidR="006F12E7" w:rsidRDefault="006F12E7" w:rsidP="006F12E7">
      <w:pPr>
        <w:pStyle w:val="BodyText"/>
        <w:numPr>
          <w:ilvl w:val="0"/>
          <w:numId w:val="33"/>
        </w:numPr>
      </w:pPr>
      <w:r>
        <w:t>Ensure that the environment is up-to-date, as follows:</w:t>
      </w:r>
    </w:p>
    <w:p w14:paraId="2F242D4A" w14:textId="77777777" w:rsidR="006F12E7" w:rsidRPr="00B22452" w:rsidRDefault="006F12E7" w:rsidP="006F12E7">
      <w:pPr>
        <w:pStyle w:val="Code0"/>
        <w:ind w:left="547"/>
        <w:contextualSpacing/>
      </w:pPr>
      <w:r w:rsidRPr="00B22452">
        <w:t>sudo pip install --upgrade pip</w:t>
      </w:r>
    </w:p>
    <w:p w14:paraId="19EA302D" w14:textId="77777777" w:rsidR="006F12E7" w:rsidRPr="00B22452" w:rsidRDefault="006F12E7" w:rsidP="006F12E7">
      <w:pPr>
        <w:pStyle w:val="Code0"/>
        <w:ind w:left="547"/>
        <w:contextualSpacing/>
      </w:pPr>
      <w:r w:rsidRPr="00B22452">
        <w:t xml:space="preserve">sudo pip install --upgrade </w:t>
      </w:r>
      <w:proofErr w:type="spellStart"/>
      <w:r w:rsidRPr="00B22452">
        <w:t>setuptools</w:t>
      </w:r>
      <w:proofErr w:type="spellEnd"/>
    </w:p>
    <w:p w14:paraId="4846DBFB" w14:textId="77777777" w:rsidR="006F12E7" w:rsidRPr="00B22452" w:rsidRDefault="006F12E7" w:rsidP="006F12E7">
      <w:pPr>
        <w:pStyle w:val="Code0"/>
        <w:ind w:left="547"/>
        <w:contextualSpacing/>
      </w:pPr>
      <w:r w:rsidRPr="00B22452">
        <w:t>sudo pip install --upgrade resilient-circuits</w:t>
      </w:r>
    </w:p>
    <w:p w14:paraId="6171F769" w14:textId="77777777" w:rsidR="006F12E7" w:rsidRDefault="006F12E7" w:rsidP="006F12E7">
      <w:pPr>
        <w:pStyle w:val="BodyText"/>
        <w:numPr>
          <w:ilvl w:val="0"/>
          <w:numId w:val="33"/>
        </w:numPr>
      </w:pPr>
      <w:r>
        <w:t>Run the following command to ins</w:t>
      </w:r>
      <w:r w:rsidRPr="009A711B">
        <w:rPr>
          <w:rStyle w:val="BodyTextChar"/>
        </w:rPr>
        <w:t>tal</w:t>
      </w:r>
      <w:r>
        <w:t>l the package:</w:t>
      </w:r>
    </w:p>
    <w:p w14:paraId="04F617E9" w14:textId="77777777" w:rsidR="00C76466" w:rsidRPr="00877C21" w:rsidRDefault="00C76466" w:rsidP="00C76466">
      <w:pPr>
        <w:pStyle w:val="code"/>
        <w:ind w:left="540"/>
        <w:contextualSpacing/>
      </w:pPr>
      <w:proofErr w:type="spellStart"/>
      <w:r>
        <w:t>sudo</w:t>
      </w:r>
      <w:proofErr w:type="spellEnd"/>
      <w:r>
        <w:t xml:space="preserve"> pip install </w:t>
      </w:r>
      <w:proofErr w:type="spellStart"/>
      <w:r>
        <w:t>fn_qradar_integration</w:t>
      </w:r>
      <w:proofErr w:type="spellEnd"/>
      <w:r w:rsidRPr="00877C21">
        <w:t>-&lt;</w:t>
      </w:r>
      <w:r w:rsidRPr="00FF3F21">
        <w:rPr>
          <w:i/>
        </w:rPr>
        <w:t>version</w:t>
      </w:r>
      <w:proofErr w:type="gramStart"/>
      <w:r w:rsidRPr="00877C21">
        <w:t>&gt;.tar.gz</w:t>
      </w:r>
      <w:proofErr w:type="gramEnd"/>
    </w:p>
    <w:p w14:paraId="7EE84101" w14:textId="77777777" w:rsidR="00F33F4A" w:rsidRDefault="00F33F4A" w:rsidP="00F33F4A">
      <w:pPr>
        <w:pStyle w:val="Heading20"/>
      </w:pPr>
      <w:r>
        <w:t>Configure the Python components</w:t>
      </w:r>
    </w:p>
    <w:p w14:paraId="2F12C4C4" w14:textId="4C781BFC" w:rsidR="00F33F4A" w:rsidRDefault="00F33F4A" w:rsidP="00F33F4A">
      <w:pPr>
        <w:pStyle w:val="BodyText"/>
        <w:keepNext/>
        <w:rPr>
          <w:rFonts w:cs="Arial"/>
          <w:color w:val="000000"/>
        </w:rPr>
      </w:pPr>
      <w:r>
        <w:rPr>
          <w:rFonts w:cs="Arial"/>
          <w:color w:val="000000"/>
        </w:rPr>
        <w:t xml:space="preserve">The </w:t>
      </w:r>
      <w:r w:rsidR="006F12E7">
        <w:rPr>
          <w:rFonts w:cs="Arial"/>
          <w:color w:val="000000"/>
        </w:rPr>
        <w:t>R</w:t>
      </w:r>
      <w:r>
        <w:rPr>
          <w:rFonts w:cs="Arial"/>
          <w:color w:val="000000"/>
        </w:rPr>
        <w:t>esilient</w:t>
      </w:r>
      <w:r w:rsidR="006F12E7">
        <w:rPr>
          <w:rFonts w:cs="Arial"/>
          <w:color w:val="000000"/>
        </w:rPr>
        <w:t xml:space="preserve"> C</w:t>
      </w:r>
      <w:r>
        <w:rPr>
          <w:rFonts w:cs="Arial"/>
          <w:color w:val="000000"/>
        </w:rPr>
        <w:t>ircuits components run as an unprivileged user, typically named `integration`. If you do not already have an `integration` user configured on your appliance, create it now.</w:t>
      </w:r>
    </w:p>
    <w:p w14:paraId="1EC15379" w14:textId="77777777" w:rsidR="006F12E7" w:rsidRDefault="006F12E7" w:rsidP="00B419CD">
      <w:pPr>
        <w:pStyle w:val="BodyText"/>
      </w:pPr>
      <w:r w:rsidRPr="00801DA6">
        <w:t>Complete the</w:t>
      </w:r>
      <w:r w:rsidRPr="00341760">
        <w:t xml:space="preserve"> following </w:t>
      </w:r>
      <w:r>
        <w:t xml:space="preserve">steps </w:t>
      </w:r>
      <w:r w:rsidRPr="00341760">
        <w:t xml:space="preserve">to </w:t>
      </w:r>
      <w:r>
        <w:t>configure and run the integration</w:t>
      </w:r>
      <w:r w:rsidRPr="00341760">
        <w:t>:</w:t>
      </w:r>
    </w:p>
    <w:p w14:paraId="50CD9A83" w14:textId="77777777" w:rsidR="006F12E7" w:rsidRPr="009D77DC" w:rsidRDefault="006F12E7" w:rsidP="006F12E7">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7AAD7392" w14:textId="77777777" w:rsidR="006F12E7" w:rsidRDefault="006F12E7" w:rsidP="006F12E7">
      <w:pPr>
        <w:pStyle w:val="Code0"/>
        <w:keepNext/>
        <w:ind w:left="720"/>
      </w:pPr>
      <w:proofErr w:type="spellStart"/>
      <w:r>
        <w:t>sudo</w:t>
      </w:r>
      <w:proofErr w:type="spellEnd"/>
      <w:r>
        <w:t xml:space="preserve"> </w:t>
      </w:r>
      <w:proofErr w:type="spellStart"/>
      <w:r>
        <w:t>su</w:t>
      </w:r>
      <w:proofErr w:type="spellEnd"/>
      <w:r>
        <w:t xml:space="preserve"> - integration</w:t>
      </w:r>
    </w:p>
    <w:p w14:paraId="6B379C07" w14:textId="77777777" w:rsidR="006F12E7" w:rsidRPr="009D77DC" w:rsidRDefault="006F12E7" w:rsidP="006F12E7">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4F699946" w14:textId="77777777" w:rsidR="006F12E7" w:rsidRDefault="006F12E7" w:rsidP="006F12E7">
      <w:pPr>
        <w:pStyle w:val="Code0"/>
        <w:keepNext/>
        <w:ind w:left="720"/>
      </w:pPr>
      <w:r>
        <w:t>resilient-circuits config -c</w:t>
      </w:r>
    </w:p>
    <w:p w14:paraId="2129FF74" w14:textId="77777777" w:rsidR="006F12E7" w:rsidRDefault="006F12E7" w:rsidP="006F12E7">
      <w:pPr>
        <w:pStyle w:val="BodyText"/>
        <w:keepNext/>
        <w:ind w:left="720"/>
      </w:pPr>
      <w:r>
        <w:t>or</w:t>
      </w:r>
    </w:p>
    <w:p w14:paraId="6339C3A1" w14:textId="77777777" w:rsidR="006F12E7" w:rsidRDefault="006F12E7" w:rsidP="006F12E7">
      <w:pPr>
        <w:pStyle w:val="Code0"/>
        <w:keepNext/>
        <w:ind w:left="720"/>
      </w:pPr>
      <w:r>
        <w:t>resilient-circuits config -u</w:t>
      </w:r>
    </w:p>
    <w:p w14:paraId="3A12E40F" w14:textId="77777777" w:rsidR="006F12E7" w:rsidRDefault="006F12E7" w:rsidP="006F12E7">
      <w:pPr>
        <w:pStyle w:val="BodyText"/>
        <w:keepNext/>
        <w:numPr>
          <w:ilvl w:val="0"/>
          <w:numId w:val="23"/>
        </w:numPr>
        <w:rPr>
          <w:rFonts w:cs="Arial"/>
          <w:color w:val="000000"/>
        </w:rPr>
      </w:pPr>
      <w:r>
        <w:rPr>
          <w:rFonts w:cs="Arial"/>
          <w:color w:val="000000"/>
        </w:rPr>
        <w:t>Edit the resilient-circuits configuration file, as follows:</w:t>
      </w:r>
    </w:p>
    <w:p w14:paraId="01C3F4DC" w14:textId="77777777" w:rsidR="006F12E7" w:rsidRDefault="006F12E7" w:rsidP="006F12E7">
      <w:pPr>
        <w:pStyle w:val="BodyText"/>
        <w:keepNext/>
        <w:numPr>
          <w:ilvl w:val="1"/>
          <w:numId w:val="23"/>
        </w:numPr>
        <w:ind w:left="72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55F217A4" w14:textId="12C2A193"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00E347CA">
        <w:rPr>
          <w:rFonts w:cs="Arial"/>
          <w:color w:val="000000"/>
        </w:rPr>
        <w:t>fn_qradar_integration</w:t>
      </w:r>
      <w:proofErr w:type="spellEnd"/>
      <w:r w:rsidR="00E347CA">
        <w:rPr>
          <w:rFonts w:cs="Arial"/>
          <w:color w:val="000000"/>
        </w:rPr>
        <w:t>]</w:t>
      </w:r>
      <w:r>
        <w:rPr>
          <w:rFonts w:cs="Arial"/>
          <w:color w:val="000000"/>
        </w:rPr>
        <w:t xml:space="preserve"> section, edit the settings as </w:t>
      </w:r>
      <w:r w:rsidR="00AC1006">
        <w:rPr>
          <w:rFonts w:cs="Arial"/>
          <w:color w:val="000000"/>
        </w:rPr>
        <w:t>follows:</w:t>
      </w:r>
    </w:p>
    <w:p w14:paraId="372ECE2B" w14:textId="6B151B52" w:rsidR="00E347CA" w:rsidRDefault="008D6CFF" w:rsidP="00E347CA">
      <w:pPr>
        <w:pStyle w:val="code"/>
        <w:keepNext/>
        <w:contextualSpacing/>
      </w:pPr>
      <w:r>
        <w:t>host</w:t>
      </w:r>
      <w:r w:rsidR="00E347CA" w:rsidRPr="004865E2">
        <w:t>=&lt;</w:t>
      </w:r>
      <w:proofErr w:type="spellStart"/>
      <w:r w:rsidR="00E347CA">
        <w:rPr>
          <w:i/>
        </w:rPr>
        <w:t>qradar</w:t>
      </w:r>
      <w:proofErr w:type="spellEnd"/>
      <w:r w:rsidR="00E347CA" w:rsidRPr="00FF3F21">
        <w:rPr>
          <w:i/>
        </w:rPr>
        <w:t xml:space="preserve"> </w:t>
      </w:r>
      <w:proofErr w:type="spellStart"/>
      <w:r w:rsidR="00E347CA" w:rsidRPr="00FF3F21">
        <w:rPr>
          <w:i/>
        </w:rPr>
        <w:t>url</w:t>
      </w:r>
      <w:proofErr w:type="spellEnd"/>
      <w:r w:rsidR="00E347CA">
        <w:t>&gt;</w:t>
      </w:r>
    </w:p>
    <w:p w14:paraId="19A82582" w14:textId="77777777" w:rsidR="00E347CA" w:rsidRDefault="00E347CA" w:rsidP="00E347CA">
      <w:pPr>
        <w:pStyle w:val="code"/>
        <w:keepNext/>
        <w:contextualSpacing/>
      </w:pPr>
      <w:r>
        <w:t>port=&lt;8089 or the customized port&gt;</w:t>
      </w:r>
    </w:p>
    <w:p w14:paraId="62B3B68E" w14:textId="77777777" w:rsidR="00E347CA" w:rsidRDefault="00E347CA" w:rsidP="00E347CA">
      <w:pPr>
        <w:pStyle w:val="code"/>
        <w:keepNext/>
        <w:contextualSpacing/>
      </w:pPr>
      <w:r>
        <w:t>username=&lt;</w:t>
      </w:r>
      <w:proofErr w:type="spellStart"/>
      <w:r>
        <w:rPr>
          <w:i/>
        </w:rPr>
        <w:t>qradar</w:t>
      </w:r>
      <w:proofErr w:type="spellEnd"/>
      <w:r w:rsidRPr="00FF3F21">
        <w:rPr>
          <w:i/>
        </w:rPr>
        <w:t xml:space="preserve"> access user</w:t>
      </w:r>
      <w:r>
        <w:t>&gt;</w:t>
      </w:r>
    </w:p>
    <w:p w14:paraId="236F469F" w14:textId="77777777" w:rsidR="00E347CA" w:rsidRDefault="00E347CA" w:rsidP="00E347CA">
      <w:pPr>
        <w:pStyle w:val="code"/>
        <w:keepNext/>
        <w:contextualSpacing/>
      </w:pPr>
      <w:proofErr w:type="spellStart"/>
      <w:r>
        <w:t>qradarpassword</w:t>
      </w:r>
      <w:proofErr w:type="spellEnd"/>
      <w:r>
        <w:t>=&lt;</w:t>
      </w:r>
      <w:proofErr w:type="spellStart"/>
      <w:r>
        <w:rPr>
          <w:i/>
        </w:rPr>
        <w:t>qradar</w:t>
      </w:r>
      <w:proofErr w:type="spellEnd"/>
      <w:r w:rsidRPr="00FF3F21">
        <w:rPr>
          <w:i/>
        </w:rPr>
        <w:t xml:space="preserve"> access password</w:t>
      </w:r>
      <w:r>
        <w:rPr>
          <w:i/>
        </w:rPr>
        <w:t>, key-ring protection recommended</w:t>
      </w:r>
      <w:r>
        <w:t>&gt;</w:t>
      </w:r>
    </w:p>
    <w:p w14:paraId="7EF4FDDA" w14:textId="2F07E485" w:rsidR="00E347CA" w:rsidRDefault="00E347CA" w:rsidP="00E347CA">
      <w:pPr>
        <w:pStyle w:val="code"/>
        <w:keepNext/>
        <w:contextualSpacing/>
      </w:pPr>
      <w:proofErr w:type="spellStart"/>
      <w:r>
        <w:t>verify_cert</w:t>
      </w:r>
      <w:proofErr w:type="spellEnd"/>
      <w:r>
        <w:t>=[</w:t>
      </w:r>
      <w:proofErr w:type="spellStart"/>
      <w:r w:rsidR="00EF2BE2">
        <w:t>true|false</w:t>
      </w:r>
      <w:proofErr w:type="spellEnd"/>
      <w:r>
        <w:t xml:space="preserve">] </w:t>
      </w:r>
    </w:p>
    <w:p w14:paraId="3BA339D3" w14:textId="5CD695DC" w:rsidR="00E347CA" w:rsidRPr="009D77DC" w:rsidRDefault="00E347CA" w:rsidP="00E347CA">
      <w:pPr>
        <w:pStyle w:val="BodyText"/>
        <w:keepNext/>
        <w:ind w:left="360"/>
        <w:rPr>
          <w:rFonts w:cs="Arial"/>
          <w:color w:val="000000"/>
        </w:rPr>
      </w:pPr>
      <w:r>
        <w:rPr>
          <w:rFonts w:cs="Arial"/>
          <w:color w:val="000000"/>
        </w:rPr>
        <w:t xml:space="preserve">Use </w:t>
      </w:r>
      <w:r w:rsidR="00EF2BE2">
        <w:rPr>
          <w:rFonts w:cs="Arial"/>
          <w:color w:val="000000"/>
        </w:rPr>
        <w:t>‘f</w:t>
      </w:r>
      <w:r>
        <w:rPr>
          <w:rFonts w:cs="Arial"/>
          <w:color w:val="000000"/>
        </w:rPr>
        <w:t>alse</w:t>
      </w:r>
      <w:r w:rsidR="002A402A">
        <w:rPr>
          <w:rFonts w:cs="Arial"/>
          <w:color w:val="000000"/>
        </w:rPr>
        <w:t>’</w:t>
      </w:r>
      <w:r>
        <w:rPr>
          <w:rFonts w:cs="Arial"/>
          <w:color w:val="000000"/>
        </w:rPr>
        <w:t xml:space="preserve"> for self-signed certificates.</w:t>
      </w:r>
    </w:p>
    <w:p w14:paraId="6DB02F2B" w14:textId="558A0E66" w:rsidR="00F33F4A" w:rsidRDefault="00F33F4A" w:rsidP="009A711B">
      <w:pPr>
        <w:pStyle w:val="Heading20"/>
      </w:pPr>
      <w:r>
        <w:t>Deploy customizations to the Resilient platform</w:t>
      </w:r>
    </w:p>
    <w:p w14:paraId="1B0E6F06" w14:textId="51749EEB" w:rsidR="00F33F4A" w:rsidRPr="003134BE" w:rsidRDefault="00F33F4A" w:rsidP="009A711B">
      <w:pPr>
        <w:pStyle w:val="BodyText"/>
      </w:pPr>
      <w:r w:rsidRPr="003134BE">
        <w:t xml:space="preserve">The package contains </w:t>
      </w:r>
      <w:del w:id="9" w:author="Yongjian Feng" w:date="2019-02-21T10:36:00Z">
        <w:r w:rsidR="00444FB3" w:rsidDel="005263BA">
          <w:delText xml:space="preserve">four </w:delText>
        </w:r>
      </w:del>
      <w:ins w:id="10" w:author="Yongjian Feng" w:date="2019-02-21T10:36:00Z">
        <w:r w:rsidR="005263BA">
          <w:t>five</w:t>
        </w:r>
        <w:r w:rsidR="005263BA">
          <w:t xml:space="preserve"> </w:t>
        </w:r>
      </w:ins>
      <w:r w:rsidR="00444FB3">
        <w:t>example functions</w:t>
      </w:r>
      <w:r w:rsidRPr="003134BE">
        <w:t xml:space="preserve">, </w:t>
      </w:r>
      <w:del w:id="11" w:author="Yongjian Feng" w:date="2019-02-21T10:36:00Z">
        <w:r w:rsidR="00444FB3" w:rsidDel="005263BA">
          <w:delText xml:space="preserve">five </w:delText>
        </w:r>
      </w:del>
      <w:ins w:id="12" w:author="Yongjian Feng" w:date="2019-02-21T10:36:00Z">
        <w:r w:rsidR="005263BA">
          <w:t>six</w:t>
        </w:r>
        <w:r w:rsidR="005263BA">
          <w:t xml:space="preserve"> </w:t>
        </w:r>
      </w:ins>
      <w:r w:rsidRPr="003134BE">
        <w:t>example workflows</w:t>
      </w:r>
      <w:r w:rsidR="00444FB3">
        <w:t xml:space="preserve"> that access the functions,</w:t>
      </w:r>
      <w:r w:rsidRPr="003134BE">
        <w:t xml:space="preserve"> and </w:t>
      </w:r>
      <w:ins w:id="13" w:author="Yongjian Feng" w:date="2019-02-21T10:36:00Z">
        <w:r w:rsidR="005263BA">
          <w:t>six</w:t>
        </w:r>
      </w:ins>
      <w:del w:id="14" w:author="Yongjian Feng" w:date="2019-02-21T10:36:00Z">
        <w:r w:rsidR="00444FB3" w:rsidDel="005263BA">
          <w:delText>five</w:delText>
        </w:r>
      </w:del>
      <w:r w:rsidR="00444FB3">
        <w:t xml:space="preserve"> </w:t>
      </w:r>
      <w:r w:rsidRPr="003134BE">
        <w:t xml:space="preserve">rules that </w:t>
      </w:r>
      <w:r w:rsidR="00444FB3">
        <w:t xml:space="preserve">trigger the workflows, along with custom fields and </w:t>
      </w:r>
      <w:ins w:id="15" w:author="Yongjian Feng" w:date="2019-02-21T10:36:00Z">
        <w:r w:rsidR="005263BA">
          <w:t>two</w:t>
        </w:r>
      </w:ins>
      <w:del w:id="16" w:author="Yongjian Feng" w:date="2019-02-21T10:36:00Z">
        <w:r w:rsidR="00444FB3" w:rsidDel="005263BA">
          <w:delText>a</w:delText>
        </w:r>
      </w:del>
      <w:r w:rsidR="00444FB3">
        <w:t xml:space="preserve"> data table</w:t>
      </w:r>
      <w:ins w:id="17" w:author="Yongjian Feng" w:date="2019-02-21T10:36:00Z">
        <w:r w:rsidR="005263BA">
          <w:t>s</w:t>
        </w:r>
      </w:ins>
      <w:bookmarkStart w:id="18" w:name="_GoBack"/>
      <w:bookmarkEnd w:id="18"/>
      <w:r w:rsidR="00444FB3">
        <w:t xml:space="preserve"> for input and output parameters.</w:t>
      </w:r>
    </w:p>
    <w:p w14:paraId="6B91A9AA" w14:textId="77777777" w:rsidR="006F12E7" w:rsidRDefault="006F12E7" w:rsidP="006F12E7">
      <w:pPr>
        <w:pStyle w:val="BodyText"/>
        <w:numPr>
          <w:ilvl w:val="0"/>
          <w:numId w:val="34"/>
        </w:numPr>
        <w:ind w:left="360"/>
      </w:pPr>
      <w:r>
        <w:t xml:space="preserve">Use the following command to deploy these </w:t>
      </w:r>
      <w:r w:rsidRPr="00F33F4A">
        <w:t>customizations</w:t>
      </w:r>
      <w:r>
        <w:t xml:space="preserve"> to the Resilient platform:</w:t>
      </w:r>
    </w:p>
    <w:p w14:paraId="4E26D059" w14:textId="77777777" w:rsidR="006F12E7" w:rsidRDefault="006F12E7" w:rsidP="006F12E7">
      <w:pPr>
        <w:pStyle w:val="Code0"/>
      </w:pPr>
      <w:r w:rsidRPr="00877C21">
        <w:t>resilient-</w:t>
      </w:r>
      <w:r w:rsidRPr="00F33F4A">
        <w:t>circuits</w:t>
      </w:r>
      <w:r w:rsidRPr="00877C21">
        <w:t xml:space="preserve"> customize</w:t>
      </w:r>
    </w:p>
    <w:p w14:paraId="4213CE42" w14:textId="77777777" w:rsidR="006F12E7" w:rsidRDefault="006F12E7" w:rsidP="006F12E7">
      <w:pPr>
        <w:pStyle w:val="BodyText"/>
        <w:numPr>
          <w:ilvl w:val="0"/>
          <w:numId w:val="34"/>
        </w:numPr>
        <w:ind w:left="360"/>
      </w:pPr>
      <w:r>
        <w:t>Respond to the prompts to deploy functions, message destinations, workflows and rules.</w:t>
      </w:r>
    </w:p>
    <w:bookmarkEnd w:id="7"/>
    <w:p w14:paraId="6D5166DB" w14:textId="77777777" w:rsidR="00272C1D" w:rsidRDefault="00272C1D" w:rsidP="00272C1D">
      <w:pPr>
        <w:pStyle w:val="Heading20"/>
      </w:pPr>
      <w:r>
        <w:lastRenderedPageBreak/>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7FC65039" w14:textId="77777777" w:rsidR="006F12E7" w:rsidRDefault="006F12E7" w:rsidP="006F12E7">
      <w:pPr>
        <w:pStyle w:val="Heading20"/>
      </w:pPr>
      <w:r>
        <w:t>Configure Resilient Circuits for restart</w:t>
      </w:r>
    </w:p>
    <w:p w14:paraId="19CA1668" w14:textId="77777777" w:rsidR="006F12E7" w:rsidRDefault="006F12E7" w:rsidP="006F12E7">
      <w:pPr>
        <w:pStyle w:val="BodyText"/>
        <w:rPr>
          <w:rFonts w:cs="Arial"/>
          <w:color w:val="000000"/>
        </w:rPr>
      </w:pPr>
      <w:r>
        <w:rPr>
          <w:rFonts w:cs="Arial"/>
          <w:color w:val="000000"/>
        </w:rPr>
        <w:t xml:space="preserve">For normal operation, Resilient Circuits must run </w:t>
      </w:r>
      <w:r w:rsidRPr="00A54818">
        <w:rPr>
          <w:rFonts w:cs="Arial"/>
          <w:color w:val="000000"/>
          <w:u w:val="single"/>
        </w:rPr>
        <w:t>continuously</w:t>
      </w:r>
      <w:r>
        <w:rPr>
          <w:rFonts w:cs="Arial"/>
          <w:color w:val="000000"/>
        </w:rPr>
        <w:t xml:space="preserve">.  The recommend way to do this is to configure it to automatically run at startup. On a Red Hat appliance, this is done using a systemd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78CA538B" w14:textId="77777777" w:rsidR="006F12E7" w:rsidRDefault="006F12E7" w:rsidP="006F12E7">
      <w:pPr>
        <w:pStyle w:val="BodyText"/>
        <w:keepNext/>
        <w:numPr>
          <w:ilvl w:val="0"/>
          <w:numId w:val="35"/>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04F3EB71" w14:textId="77777777" w:rsidR="006F12E7" w:rsidRPr="00A54818" w:rsidRDefault="006F12E7" w:rsidP="006F12E7">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4FAD5E0" w14:textId="711996DF" w:rsidR="006F12E7" w:rsidRPr="00B419CD" w:rsidRDefault="006F12E7" w:rsidP="00B419CD">
      <w:pPr>
        <w:pStyle w:val="BodyText"/>
        <w:keepNext/>
        <w:numPr>
          <w:ilvl w:val="0"/>
          <w:numId w:val="35"/>
        </w:numPr>
        <w:rPr>
          <w:rFonts w:cs="Arial"/>
          <w:i/>
        </w:rPr>
      </w:pPr>
      <w:r w:rsidRPr="00B419CD">
        <w:rPr>
          <w:rFonts w:cs="Arial"/>
        </w:rPr>
        <w:t xml:space="preserve">Add the following contents to the file and change as necessary: </w:t>
      </w:r>
    </w:p>
    <w:p w14:paraId="6223E93F" w14:textId="5CA14A6D" w:rsidR="00272C1D" w:rsidRPr="00A54818" w:rsidRDefault="006F12E7" w:rsidP="009A711B">
      <w:pPr>
        <w:pStyle w:val="Code0"/>
        <w:keepNext/>
        <w:keepLines/>
        <w:ind w:left="547"/>
      </w:pPr>
      <w:r w:rsidDel="006F12E7">
        <w:rPr>
          <w:rFonts w:cs="Arial"/>
          <w:color w:val="000000"/>
        </w:rPr>
        <w:t xml:space="preserve"> </w:t>
      </w:r>
      <w:r w:rsidR="00272C1D" w:rsidRPr="00A54818">
        <w:t>[Unit]</w:t>
      </w:r>
      <w:r w:rsidR="00272C1D">
        <w:br/>
      </w:r>
      <w:r w:rsidR="00272C1D" w:rsidRPr="00A54818">
        <w:t>Description=Resilient-Circuits Service</w:t>
      </w:r>
      <w:r w:rsidR="00272C1D">
        <w:br/>
      </w:r>
      <w:r w:rsidR="00272C1D" w:rsidRPr="00A54818">
        <w:t>After=</w:t>
      </w:r>
      <w:proofErr w:type="spellStart"/>
      <w:r w:rsidR="00272C1D" w:rsidRPr="00A54818">
        <w:t>resilient.service</w:t>
      </w:r>
      <w:proofErr w:type="spellEnd"/>
      <w:r w:rsidR="00272C1D">
        <w:br/>
      </w:r>
      <w:r w:rsidR="00272C1D" w:rsidRPr="00A54818">
        <w:t>Requires=</w:t>
      </w:r>
      <w:proofErr w:type="spellStart"/>
      <w:r w:rsidR="00272C1D"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r w:rsidRPr="00A54818">
        <w:t>user.target</w:t>
      </w:r>
      <w:proofErr w:type="spellEnd"/>
    </w:p>
    <w:p w14:paraId="278B4E99" w14:textId="77777777" w:rsidR="006F12E7" w:rsidRPr="00A54818" w:rsidRDefault="006F12E7" w:rsidP="006F12E7">
      <w:pPr>
        <w:pStyle w:val="BodyText"/>
        <w:keepNext/>
        <w:numPr>
          <w:ilvl w:val="0"/>
          <w:numId w:val="35"/>
        </w:numPr>
        <w:rPr>
          <w:rFonts w:cs="Arial"/>
          <w:color w:val="000000"/>
        </w:rPr>
      </w:pPr>
      <w:r w:rsidRPr="00A54818">
        <w:rPr>
          <w:rFonts w:cs="Arial"/>
          <w:color w:val="000000"/>
        </w:rPr>
        <w:t>Ensure that the service unit file is correctly permissioned</w:t>
      </w:r>
      <w:r>
        <w:rPr>
          <w:rFonts w:cs="Arial"/>
          <w:color w:val="000000"/>
        </w:rPr>
        <w:t>, as follows</w:t>
      </w:r>
      <w:r w:rsidRPr="00A54818">
        <w:rPr>
          <w:rFonts w:cs="Arial"/>
          <w:color w:val="000000"/>
        </w:rPr>
        <w:t>:</w:t>
      </w:r>
    </w:p>
    <w:p w14:paraId="2652FF87" w14:textId="77777777" w:rsidR="006F12E7" w:rsidRDefault="006F12E7" w:rsidP="006F12E7">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59219D82" w14:textId="77777777" w:rsidR="006F12E7" w:rsidRPr="00A54818" w:rsidRDefault="006F12E7" w:rsidP="006F12E7">
      <w:pPr>
        <w:pStyle w:val="BodyText"/>
        <w:keepNext/>
        <w:numPr>
          <w:ilvl w:val="0"/>
          <w:numId w:val="35"/>
        </w:numPr>
        <w:rPr>
          <w:rFonts w:cs="Arial"/>
          <w:color w:val="000000"/>
        </w:rPr>
      </w:pPr>
      <w:r w:rsidRPr="00A54818">
        <w:rPr>
          <w:rFonts w:cs="Arial"/>
          <w:color w:val="000000"/>
        </w:rPr>
        <w:t>Use the systemctl command to manually start, stop, restart and return status on the service:</w:t>
      </w:r>
    </w:p>
    <w:p w14:paraId="79A4584B" w14:textId="77777777" w:rsidR="006F12E7" w:rsidRPr="00A54818" w:rsidRDefault="006F12E7" w:rsidP="006F12E7">
      <w:pPr>
        <w:pStyle w:val="Code0"/>
      </w:pPr>
      <w:r w:rsidRPr="00A54818">
        <w:t xml:space="preserve">sudo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30DC2DCF" w14:textId="77777777" w:rsidR="006F12E7" w:rsidRPr="00A54818" w:rsidRDefault="006F12E7" w:rsidP="006F12E7">
      <w:pPr>
        <w:pStyle w:val="BodyText"/>
        <w:rPr>
          <w:rFonts w:cs="Arial"/>
          <w:color w:val="000000"/>
        </w:rPr>
      </w:pPr>
      <w:r>
        <w:rPr>
          <w:rFonts w:cs="Arial"/>
          <w:color w:val="000000"/>
        </w:rPr>
        <w:t>You can view l</w:t>
      </w:r>
      <w:r w:rsidRPr="00A54818">
        <w:rPr>
          <w:rFonts w:cs="Arial"/>
          <w:color w:val="000000"/>
        </w:rPr>
        <w:t xml:space="preserve">og files for systemd and the resilient-circuits service </w:t>
      </w:r>
      <w:r>
        <w:rPr>
          <w:rFonts w:cs="Arial"/>
          <w:color w:val="000000"/>
        </w:rPr>
        <w:t>using</w:t>
      </w:r>
      <w:r w:rsidRPr="00A54818">
        <w:rPr>
          <w:rFonts w:cs="Arial"/>
          <w:color w:val="000000"/>
        </w:rPr>
        <w:t xml:space="preserve"> the journalctl command</w:t>
      </w:r>
      <w:r>
        <w:rPr>
          <w:rFonts w:cs="Arial"/>
          <w:color w:val="000000"/>
        </w:rPr>
        <w:t>, as follows</w:t>
      </w:r>
      <w:r w:rsidRPr="00A54818">
        <w:rPr>
          <w:rFonts w:cs="Arial"/>
          <w:color w:val="000000"/>
        </w:rPr>
        <w:t>:</w:t>
      </w:r>
    </w:p>
    <w:p w14:paraId="75F21A30" w14:textId="0FF73099" w:rsidR="006F12E7" w:rsidRPr="00B419CD" w:rsidRDefault="006F12E7" w:rsidP="00B419CD">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19" w:name="_Toc510253272"/>
      <w:r>
        <w:lastRenderedPageBreak/>
        <w:t>Function Descriptions</w:t>
      </w:r>
    </w:p>
    <w:p w14:paraId="4314CAA0" w14:textId="1E43CABB" w:rsidR="004F6CA4" w:rsidRPr="009A711B" w:rsidRDefault="004F6CA4" w:rsidP="004F6CA4">
      <w:pPr>
        <w:pStyle w:val="BodyText"/>
        <w:keepNext/>
        <w:rPr>
          <w:color w:val="4F81BD" w:themeColor="accent1"/>
        </w:rPr>
      </w:pPr>
      <w:r>
        <w:t xml:space="preserve">Once the function package deploys, you </w:t>
      </w:r>
      <w:r w:rsidR="00E349FD">
        <w:t>can verify</w:t>
      </w:r>
      <w:r>
        <w:t xml:space="preserve"> in the </w:t>
      </w:r>
      <w:r w:rsidR="00E349FD">
        <w:t xml:space="preserve">Customization Settings section of the </w:t>
      </w:r>
      <w:r>
        <w:t>Resilient platform</w:t>
      </w:r>
      <w:r w:rsidR="00E349FD">
        <w:t xml:space="preserve"> that the following QRadar specific functions, workflows, rules, and message destination are available by clicking their respective tabs. The data table and custom fields need to be added to your custom layout as per your design.</w:t>
      </w:r>
    </w:p>
    <w:p w14:paraId="456853A7" w14:textId="7650A84E" w:rsidR="004F6CA4" w:rsidRDefault="00FC1345" w:rsidP="009A711B">
      <w:pPr>
        <w:pStyle w:val="Heading20"/>
      </w:pPr>
      <w:r>
        <w:t>QRadar Search</w:t>
      </w:r>
    </w:p>
    <w:p w14:paraId="6808D253" w14:textId="66FBE527" w:rsidR="001C730F" w:rsidRPr="009A711B" w:rsidRDefault="00FC1345" w:rsidP="009A711B">
      <w:pPr>
        <w:pStyle w:val="BodyText"/>
        <w:keepNext/>
        <w:rPr>
          <w:i/>
          <w:color w:val="4F81BD" w:themeColor="accent1"/>
        </w:rPr>
      </w:pPr>
      <w:r>
        <w:t>This</w:t>
      </w:r>
      <w:r w:rsidR="005C00F0">
        <w:t xml:space="preserve"> sample</w:t>
      </w:r>
      <w:r>
        <w:t xml:space="preserve"> function performs </w:t>
      </w:r>
      <w:r w:rsidR="00AD4ECF">
        <w:t xml:space="preserve">an </w:t>
      </w:r>
      <w:r w:rsidR="00333FD9">
        <w:t>Arie</w:t>
      </w:r>
      <w:r>
        <w:t xml:space="preserve">l query to fetch data from </w:t>
      </w:r>
      <w:r w:rsidR="00AD4ECF">
        <w:t xml:space="preserve">the </w:t>
      </w:r>
      <w:r>
        <w:t>QRadar server.</w:t>
      </w:r>
    </w:p>
    <w:bookmarkEnd w:id="19"/>
    <w:p w14:paraId="0C55C62A" w14:textId="4FD5FB4C" w:rsidR="00946CAA" w:rsidRPr="006F12E7" w:rsidRDefault="00627F79" w:rsidP="00946CAA">
      <w:pPr>
        <w:pStyle w:val="BodyText"/>
        <w:rPr>
          <w14:shadow w14:blurRad="50800" w14:dist="38100" w14:dir="2700000" w14:sx="100000" w14:sy="100000" w14:kx="0" w14:ky="0" w14:algn="tl">
            <w14:srgbClr w14:val="000000">
              <w14:alpha w14:val="60000"/>
            </w14:srgbClr>
          </w14:shadow>
        </w:rPr>
      </w:pPr>
      <w:r w:rsidRPr="006F12E7">
        <w:rPr>
          <w:noProof/>
          <w14:shadow w14:blurRad="50800" w14:dist="38100" w14:dir="2700000" w14:sx="100000" w14:sy="100000" w14:kx="0" w14:ky="0" w14:algn="tl">
            <w14:srgbClr w14:val="000000">
              <w14:alpha w14:val="60000"/>
            </w14:srgbClr>
          </w14:shadow>
        </w:rPr>
        <w:drawing>
          <wp:inline distT="0" distB="0" distL="0" distR="0" wp14:anchorId="746EBFF3" wp14:editId="4255321C">
            <wp:extent cx="5486400" cy="4179570"/>
            <wp:effectExtent l="152400" t="152400" r="361950" b="354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 qradar_search.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79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106810" w14:textId="381409EC" w:rsidR="00946CAA" w:rsidRDefault="00AD4ECF" w:rsidP="00946CAA">
      <w:pPr>
        <w:pStyle w:val="BodyText"/>
      </w:pPr>
      <w:r>
        <w:t>This</w:t>
      </w:r>
      <w:r w:rsidR="00946CAA">
        <w:t xml:space="preserve"> function takes the following parameters:</w:t>
      </w:r>
    </w:p>
    <w:p w14:paraId="56752266" w14:textId="429D8729" w:rsidR="00946CAA" w:rsidRDefault="00946CAA" w:rsidP="006F12E7">
      <w:pPr>
        <w:pStyle w:val="ListBullet"/>
      </w:pPr>
      <w:proofErr w:type="spellStart"/>
      <w:r>
        <w:t>qradar_query</w:t>
      </w:r>
      <w:proofErr w:type="spellEnd"/>
      <w:r w:rsidR="00AD4ECF">
        <w:t>:  Q</w:t>
      </w:r>
      <w:r>
        <w:t>uery to perform. It contains</w:t>
      </w:r>
      <w:r w:rsidR="00AD4ECF">
        <w:t xml:space="preserve"> demo</w:t>
      </w:r>
      <w:r>
        <w:t xml:space="preserve"> template queries you can </w:t>
      </w:r>
      <w:r w:rsidR="00AD4ECF">
        <w:t>select from within the calling workflow.</w:t>
      </w:r>
      <w:r>
        <w:t xml:space="preserve"> The demo queries contain parameters </w:t>
      </w:r>
      <w:r w:rsidR="00620538">
        <w:t xml:space="preserve">that </w:t>
      </w:r>
      <w:r w:rsidR="00AD4ECF">
        <w:t>are</w:t>
      </w:r>
      <w:r>
        <w:t xml:space="preserve"> replaced by the </w:t>
      </w:r>
      <w:proofErr w:type="spellStart"/>
      <w:r>
        <w:t>qradar_query_param</w:t>
      </w:r>
      <w:proofErr w:type="spellEnd"/>
      <w:r>
        <w:t xml:space="preserve">[n] below. For example, one template query is: </w:t>
      </w:r>
      <w:r w:rsidRPr="005A46E0">
        <w:rPr>
          <w:i/>
        </w:rPr>
        <w:t>SELECT %param1% FROM events WHERE INOFFENSE(%param2%) LAST %param3% MINUTES</w:t>
      </w:r>
      <w:r>
        <w:t xml:space="preserve">. </w:t>
      </w:r>
      <w:r w:rsidR="00AD4ECF">
        <w:t xml:space="preserve"> Users</w:t>
      </w:r>
      <w:r>
        <w:t xml:space="preserve"> can set values for qradar_query_param1, qradar_query_param2, and qradar_query_param3 in the workflow.</w:t>
      </w:r>
    </w:p>
    <w:p w14:paraId="66B5952B" w14:textId="4E7DDB5B" w:rsidR="00946CAA" w:rsidRDefault="00946CAA" w:rsidP="006F12E7">
      <w:pPr>
        <w:pStyle w:val="ListBullet"/>
      </w:pPr>
      <w:proofErr w:type="spellStart"/>
      <w:r>
        <w:t>qradar_query_param</w:t>
      </w:r>
      <w:proofErr w:type="spellEnd"/>
      <w:r>
        <w:t>[n]: Optional. Parameters used in the query</w:t>
      </w:r>
      <w:r w:rsidR="001437FA">
        <w:t>.</w:t>
      </w:r>
    </w:p>
    <w:p w14:paraId="5F2884F6" w14:textId="4D550335" w:rsidR="00946CAA" w:rsidRDefault="00946CAA" w:rsidP="006F12E7">
      <w:pPr>
        <w:pStyle w:val="ListBullet"/>
      </w:pPr>
      <w:proofErr w:type="spellStart"/>
      <w:r>
        <w:t>qradar_query_range_start</w:t>
      </w:r>
      <w:proofErr w:type="spellEnd"/>
      <w:r>
        <w:t xml:space="preserve">: Optional. An integer specifying </w:t>
      </w:r>
      <w:r w:rsidR="00AD4ECF">
        <w:t xml:space="preserve">QRadar </w:t>
      </w:r>
      <w:r>
        <w:t>return start range</w:t>
      </w:r>
      <w:r w:rsidR="001437FA">
        <w:t>.</w:t>
      </w:r>
    </w:p>
    <w:p w14:paraId="7AA015C4" w14:textId="5168D73A" w:rsidR="00946CAA" w:rsidRDefault="00946CAA" w:rsidP="006F12E7">
      <w:pPr>
        <w:pStyle w:val="ListBullet"/>
      </w:pPr>
      <w:proofErr w:type="spellStart"/>
      <w:r>
        <w:t>qradar_query_range_end</w:t>
      </w:r>
      <w:proofErr w:type="spellEnd"/>
      <w:r>
        <w:t xml:space="preserve">: Optional. An integer specifying </w:t>
      </w:r>
      <w:r w:rsidR="00AD4ECF">
        <w:t xml:space="preserve">QRadar </w:t>
      </w:r>
      <w:r>
        <w:t>return end range</w:t>
      </w:r>
      <w:r w:rsidR="001437FA">
        <w:t>.</w:t>
      </w:r>
    </w:p>
    <w:p w14:paraId="6A6FFC35" w14:textId="42F43250" w:rsidR="00946CAA" w:rsidRDefault="00946CAA" w:rsidP="00946CAA">
      <w:pPr>
        <w:pStyle w:val="BodyText"/>
      </w:pPr>
      <w:r>
        <w:lastRenderedPageBreak/>
        <w:t xml:space="preserve">The </w:t>
      </w:r>
      <w:r w:rsidR="009808FF">
        <w:t>workflow (object type = Incident),</w:t>
      </w:r>
      <w:r>
        <w:t xml:space="preserve"> “Example of </w:t>
      </w:r>
      <w:r w:rsidR="009808FF">
        <w:t>searching QRadar</w:t>
      </w:r>
      <w:r>
        <w:t xml:space="preserve"> </w:t>
      </w:r>
      <w:r w:rsidR="009808FF">
        <w:t>events using offens</w:t>
      </w:r>
      <w:r>
        <w:t>e id”</w:t>
      </w:r>
      <w:r w:rsidR="009808FF">
        <w:t>, sets the function’s input fields and runs the function</w:t>
      </w:r>
      <w:r>
        <w:t xml:space="preserve">. The Input tab </w:t>
      </w:r>
      <w:r w:rsidR="009808FF">
        <w:t>maps the function’s input fields.</w:t>
      </w:r>
    </w:p>
    <w:p w14:paraId="55FB5C2B" w14:textId="78445405" w:rsidR="00946CAA" w:rsidRPr="006F12E7" w:rsidRDefault="00AE4339" w:rsidP="00946CAA">
      <w:pPr>
        <w:pStyle w:val="BodyText"/>
        <w:rPr>
          <w14:shadow w14:blurRad="50800" w14:dist="38100" w14:dir="2700000" w14:sx="100000" w14:sy="100000" w14:kx="0" w14:ky="0" w14:algn="tl">
            <w14:srgbClr w14:val="000000">
              <w14:alpha w14:val="60000"/>
            </w14:srgbClr>
          </w14:shadow>
        </w:rPr>
      </w:pPr>
      <w:r w:rsidRPr="006F12E7">
        <w:rPr>
          <w:noProof/>
          <w14:shadow w14:blurRad="50800" w14:dist="38100" w14:dir="2700000" w14:sx="100000" w14:sy="100000" w14:kx="0" w14:ky="0" w14:algn="tl">
            <w14:srgbClr w14:val="000000">
              <w14:alpha w14:val="60000"/>
            </w14:srgbClr>
          </w14:shadow>
        </w:rPr>
        <w:drawing>
          <wp:inline distT="0" distB="0" distL="0" distR="0" wp14:anchorId="1D22F636" wp14:editId="72E25774">
            <wp:extent cx="5486400" cy="2058670"/>
            <wp:effectExtent l="152400" t="152400" r="361950" b="3606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 wf search.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058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BAF25" w14:textId="07E788B3" w:rsidR="00946CAA" w:rsidRDefault="00946CAA" w:rsidP="00946CAA">
      <w:pPr>
        <w:pStyle w:val="BodyText"/>
      </w:pPr>
      <w:r>
        <w:t xml:space="preserve">In the Pre-Process Script, </w:t>
      </w:r>
      <w:r w:rsidR="009808FF">
        <w:t>the input field,</w:t>
      </w:r>
      <w:r>
        <w:t xml:space="preserve"> </w:t>
      </w:r>
      <w:r w:rsidR="009808FF">
        <w:t>“qradar_query_param2” is set to the incident’s custom field, “</w:t>
      </w:r>
      <w:proofErr w:type="spellStart"/>
      <w:r>
        <w:t>qradar_id</w:t>
      </w:r>
      <w:proofErr w:type="spellEnd"/>
      <w:r w:rsidR="009808FF">
        <w:t>”.</w:t>
      </w:r>
    </w:p>
    <w:p w14:paraId="064AE9E6" w14:textId="77777777" w:rsidR="00946CAA" w:rsidRDefault="00946CAA" w:rsidP="00946CAA">
      <w:pPr>
        <w:pStyle w:val="BodyText"/>
      </w:pPr>
      <w:r>
        <w:rPr>
          <w:noProof/>
        </w:rPr>
        <w:drawing>
          <wp:inline distT="0" distB="0" distL="0" distR="0" wp14:anchorId="58D3B906" wp14:editId="3D048C5B">
            <wp:extent cx="5480050" cy="794385"/>
            <wp:effectExtent l="152400" t="152400" r="368300" b="367665"/>
            <wp:docPr id="5" name="Picture 5" descr="/Users/yongjian.feng@ibm.com/Desktop/Screen Shot 2018-04-13 at 9.45.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ongjian.feng@ibm.com/Desktop/Screen Shot 2018-04-13 at 9.45.4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794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E73A67" w14:textId="77777777" w:rsidR="00946CAA" w:rsidRPr="00E768C4" w:rsidRDefault="00946CAA" w:rsidP="00946CAA"/>
    <w:p w14:paraId="04DC9B2E" w14:textId="4964A682" w:rsidR="00D63964" w:rsidRDefault="00D63964" w:rsidP="00B419CD">
      <w:pPr>
        <w:pStyle w:val="BodyText"/>
        <w:keepNext/>
      </w:pPr>
      <w:r>
        <w:lastRenderedPageBreak/>
        <w:t>The example rule, “</w:t>
      </w:r>
      <w:r w:rsidR="00643F8B">
        <w:t>Search QRadar for offense id</w:t>
      </w:r>
      <w:r>
        <w:t xml:space="preserve">”, is a menu item </w:t>
      </w:r>
      <w:r w:rsidR="001437FA">
        <w:t xml:space="preserve">rule </w:t>
      </w:r>
      <w:r>
        <w:t xml:space="preserve">for an </w:t>
      </w:r>
      <w:r w:rsidR="008131FA">
        <w:t>Incident</w:t>
      </w:r>
      <w:r>
        <w:t>.</w:t>
      </w:r>
      <w:r w:rsidR="006E106B">
        <w:t xml:space="preserve"> The user can select this menu item to initiate the workflow</w:t>
      </w:r>
      <w:r w:rsidR="001437FA">
        <w:t>.</w:t>
      </w:r>
    </w:p>
    <w:p w14:paraId="5523DA1E" w14:textId="4DE651CA" w:rsidR="00AE4339" w:rsidRDefault="00F763BE" w:rsidP="00946CAA">
      <w:pPr>
        <w:pStyle w:val="BodyText"/>
      </w:pPr>
      <w:r>
        <w:rPr>
          <w:noProof/>
        </w:rPr>
        <w:drawing>
          <wp:inline distT="0" distB="0" distL="0" distR="0" wp14:anchorId="17DC95AA" wp14:editId="1C2F80B2">
            <wp:extent cx="5486400" cy="2336800"/>
            <wp:effectExtent l="152400" t="152400" r="361950" b="3683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rules search.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3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8A60D" w14:textId="04515B76" w:rsidR="00946CAA" w:rsidRDefault="00946CAA" w:rsidP="00AE4339">
      <w:pPr>
        <w:pStyle w:val="BodyText"/>
      </w:pPr>
      <w:r>
        <w:t xml:space="preserve">This workflow can work together with </w:t>
      </w:r>
      <w:r w:rsidR="00643F8B">
        <w:t xml:space="preserve">the </w:t>
      </w:r>
      <w:r>
        <w:t xml:space="preserve">Resilient </w:t>
      </w:r>
      <w:r w:rsidR="00D63964">
        <w:t xml:space="preserve">QRadar </w:t>
      </w:r>
      <w:r>
        <w:t xml:space="preserve">App. An incident escalated from a </w:t>
      </w:r>
      <w:r w:rsidR="00643F8B">
        <w:t>QRadar</w:t>
      </w:r>
      <w:r>
        <w:t xml:space="preserve"> offense stores the offense </w:t>
      </w:r>
      <w:r w:rsidR="001437FA">
        <w:t>ID</w:t>
      </w:r>
      <w:r>
        <w:t xml:space="preserve">. This workflow can make use of that offense </w:t>
      </w:r>
      <w:r w:rsidR="001437FA">
        <w:t xml:space="preserve">ID </w:t>
      </w:r>
      <w:r>
        <w:t>to perform an Ariel query and update a custom data</w:t>
      </w:r>
      <w:r w:rsidR="001437FA">
        <w:t xml:space="preserve"> </w:t>
      </w:r>
      <w:r>
        <w:t>table, which is also included in the package.</w:t>
      </w:r>
    </w:p>
    <w:p w14:paraId="55774053" w14:textId="402E7B3C" w:rsidR="00946CAA" w:rsidRDefault="00D528BF" w:rsidP="00946CAA">
      <w:r>
        <w:rPr>
          <w:noProof/>
        </w:rPr>
        <w:drawing>
          <wp:inline distT="0" distB="0" distL="0" distR="0" wp14:anchorId="1DD4B801" wp14:editId="2A11149B">
            <wp:extent cx="5486400" cy="2704465"/>
            <wp:effectExtent l="152400" t="152400" r="361950" b="3625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 fn search.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704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810B4" w14:textId="3F986E7C" w:rsidR="00946CAA" w:rsidRDefault="00946CAA">
      <w:pPr>
        <w:pStyle w:val="Heading20"/>
      </w:pPr>
      <w:r>
        <w:lastRenderedPageBreak/>
        <w:fldChar w:fldCharType="begin"/>
      </w:r>
      <w:r>
        <w:instrText xml:space="preserve"> DOCPROPERTY Product \* MERGEFORMAT </w:instrText>
      </w:r>
      <w:r>
        <w:fldChar w:fldCharType="end"/>
      </w:r>
      <w:r w:rsidR="00FD08C7">
        <w:t xml:space="preserve">QRadar </w:t>
      </w:r>
      <w:r>
        <w:t>Add Reference Set Item</w:t>
      </w:r>
    </w:p>
    <w:p w14:paraId="21FB6938" w14:textId="30570EAE" w:rsidR="00FD08C7" w:rsidRDefault="00946CAA" w:rsidP="006F12E7">
      <w:pPr>
        <w:pStyle w:val="BodyText"/>
        <w:keepNext/>
      </w:pPr>
      <w:r>
        <w:t xml:space="preserve">This function adds a new item to an existing </w:t>
      </w:r>
      <w:r w:rsidR="00FD08C7">
        <w:t xml:space="preserve">QRadar </w:t>
      </w:r>
      <w:r>
        <w:t>reference set</w:t>
      </w:r>
      <w:r w:rsidR="00DE4EA7">
        <w:t xml:space="preserve">. It uses two input parameters:  </w:t>
      </w:r>
      <w:proofErr w:type="spellStart"/>
      <w:r w:rsidR="00DE4EA7">
        <w:t>qradar_reference_set_name</w:t>
      </w:r>
      <w:proofErr w:type="spellEnd"/>
      <w:r w:rsidR="00DE4EA7">
        <w:t xml:space="preserve"> is the name of an existing reference set in QRadar, and </w:t>
      </w:r>
      <w:proofErr w:type="spellStart"/>
      <w:r w:rsidR="00DE4EA7">
        <w:t>qradar_reference_set_item_value</w:t>
      </w:r>
      <w:proofErr w:type="spellEnd"/>
      <w:r w:rsidR="00DE4EA7">
        <w:t xml:space="preserve"> is the value to be added. The input </w:t>
      </w:r>
      <w:r w:rsidR="001437FA">
        <w:t>is</w:t>
      </w:r>
      <w:r w:rsidR="00DE4EA7">
        <w:t xml:space="preserve"> populated by the workflow, “Example of adding an item to QRadar reference set”.</w:t>
      </w:r>
    </w:p>
    <w:p w14:paraId="1F759080" w14:textId="013A94D8" w:rsidR="00946CAA" w:rsidRDefault="003F55F0" w:rsidP="00946CAA">
      <w:pPr>
        <w:pStyle w:val="BodyText"/>
      </w:pPr>
      <w:r>
        <w:rPr>
          <w:noProof/>
        </w:rPr>
        <w:drawing>
          <wp:inline distT="0" distB="0" distL="0" distR="0" wp14:anchorId="488BD8BD" wp14:editId="5D13EC5C">
            <wp:extent cx="5486400" cy="3625850"/>
            <wp:effectExtent l="152400" t="152400" r="361950" b="3556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 f tab fn ad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25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082226" w14:textId="16DAFA70" w:rsidR="00A3007C" w:rsidRDefault="00A3007C" w:rsidP="006F12E7">
      <w:pPr>
        <w:pStyle w:val="BodyText"/>
        <w:keepNext/>
      </w:pPr>
      <w:r>
        <w:lastRenderedPageBreak/>
        <w:t>The workflow, “Example of adding an item to QRadar reference set”, sets the function’s input fields: “</w:t>
      </w:r>
      <w:proofErr w:type="spellStart"/>
      <w:r>
        <w:t>qradar_reference_set_name</w:t>
      </w:r>
      <w:proofErr w:type="spellEnd"/>
      <w:r>
        <w:t xml:space="preserve">” is mapped to “Sample </w:t>
      </w:r>
      <w:r w:rsidR="000E3494">
        <w:t xml:space="preserve">Blocked </w:t>
      </w:r>
      <w:r>
        <w:t xml:space="preserve">IPs”, and </w:t>
      </w:r>
      <w:proofErr w:type="spellStart"/>
      <w:r>
        <w:t>qradar_reference_set_item_value</w:t>
      </w:r>
      <w:proofErr w:type="spellEnd"/>
      <w:r>
        <w:t xml:space="preserve"> is mapped to the artifact value, and </w:t>
      </w:r>
      <w:r w:rsidR="004D5D03">
        <w:t xml:space="preserve">then </w:t>
      </w:r>
      <w:r>
        <w:t>runs the function.  The workflow is initiated by the rule, “</w:t>
      </w:r>
      <w:r w:rsidR="000216FB">
        <w:t>QRadar Add to Reference Set</w:t>
      </w:r>
      <w:r>
        <w:t xml:space="preserve">”.  </w:t>
      </w:r>
    </w:p>
    <w:p w14:paraId="50B89FF5" w14:textId="24A37CA2" w:rsidR="00A3007C" w:rsidRDefault="000216FB" w:rsidP="00A3007C">
      <w:pPr>
        <w:pStyle w:val="BodyText"/>
      </w:pPr>
      <w:r>
        <w:rPr>
          <w:noProof/>
        </w:rPr>
        <w:drawing>
          <wp:inline distT="0" distB="0" distL="0" distR="0" wp14:anchorId="567B0878" wp14:editId="1CFCF4BF">
            <wp:extent cx="5486400" cy="3786505"/>
            <wp:effectExtent l="152400" t="152400" r="361950" b="3663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wf ad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86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8BD66" w14:textId="69C64A44" w:rsidR="00ED1406" w:rsidRDefault="00ED1406" w:rsidP="00B419CD">
      <w:pPr>
        <w:pStyle w:val="BodyText"/>
        <w:keepNext/>
      </w:pPr>
      <w:r>
        <w:lastRenderedPageBreak/>
        <w:t>The</w:t>
      </w:r>
      <w:r w:rsidR="00946CAA">
        <w:t xml:space="preserve"> example rule</w:t>
      </w:r>
      <w:r>
        <w:t>,</w:t>
      </w:r>
      <w:r w:rsidR="00946CAA">
        <w:t xml:space="preserve"> “</w:t>
      </w:r>
      <w:r>
        <w:t xml:space="preserve">QRadar </w:t>
      </w:r>
      <w:r w:rsidR="00C33372">
        <w:t xml:space="preserve">Add to </w:t>
      </w:r>
      <w:r w:rsidR="00946CAA">
        <w:t>Reference Set”</w:t>
      </w:r>
      <w:r w:rsidR="0003044C">
        <w:t xml:space="preserve">, </w:t>
      </w:r>
      <w:r w:rsidR="00946CAA">
        <w:t>is a</w:t>
      </w:r>
      <w:r>
        <w:t xml:space="preserve"> </w:t>
      </w:r>
      <w:r w:rsidR="00946CAA">
        <w:t xml:space="preserve">menu item </w:t>
      </w:r>
      <w:r w:rsidR="001437FA">
        <w:t xml:space="preserve">rule </w:t>
      </w:r>
      <w:r w:rsidR="00946CAA">
        <w:t>for</w:t>
      </w:r>
      <w:r>
        <w:t xml:space="preserve"> an</w:t>
      </w:r>
      <w:r w:rsidR="00946CAA">
        <w:t xml:space="preserve"> artifact</w:t>
      </w:r>
      <w:r w:rsidR="0003044C">
        <w:t xml:space="preserve">.  </w:t>
      </w:r>
    </w:p>
    <w:p w14:paraId="0D335221" w14:textId="169488F1" w:rsidR="0003044C" w:rsidRDefault="00C33372" w:rsidP="00946CAA">
      <w:pPr>
        <w:pStyle w:val="BodyText"/>
      </w:pPr>
      <w:r>
        <w:rPr>
          <w:noProof/>
        </w:rPr>
        <w:drawing>
          <wp:inline distT="0" distB="0" distL="0" distR="0" wp14:anchorId="5027665A" wp14:editId="3FBF8DEE">
            <wp:extent cx="5486400" cy="3173095"/>
            <wp:effectExtent l="152400" t="152400" r="361950" b="3702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 rule ad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73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2760CB" w14:textId="7B408F0E" w:rsidR="0003044C" w:rsidRDefault="0087506E" w:rsidP="00946CAA">
      <w:pPr>
        <w:pStyle w:val="BodyText"/>
      </w:pPr>
      <w:r>
        <w:t xml:space="preserve">The user can select </w:t>
      </w:r>
      <w:r w:rsidR="0003044C">
        <w:t xml:space="preserve">this </w:t>
      </w:r>
      <w:r w:rsidR="001437FA">
        <w:t xml:space="preserve">action in the </w:t>
      </w:r>
      <w:r w:rsidR="0003044C">
        <w:t xml:space="preserve">menu </w:t>
      </w:r>
      <w:r>
        <w:t>to</w:t>
      </w:r>
      <w:r w:rsidR="0003044C">
        <w:t xml:space="preserve"> initiate the workflow.</w:t>
      </w:r>
    </w:p>
    <w:p w14:paraId="37DBDC7D" w14:textId="76BCF8A7" w:rsidR="00946CAA" w:rsidRDefault="00840538" w:rsidP="00946CAA">
      <w:pPr>
        <w:pStyle w:val="BodyText"/>
      </w:pPr>
      <w:r>
        <w:rPr>
          <w:noProof/>
        </w:rPr>
        <w:drawing>
          <wp:inline distT="0" distB="0" distL="0" distR="0" wp14:anchorId="7B4F3903" wp14:editId="5C7E313F">
            <wp:extent cx="5486400" cy="3291840"/>
            <wp:effectExtent l="152400" t="152400" r="361950" b="3657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rti tab add rul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91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A55256" w14:textId="6017BBA7" w:rsidR="00946CAA" w:rsidRDefault="007D7A23" w:rsidP="00946CAA">
      <w:pPr>
        <w:pStyle w:val="Heading20"/>
      </w:pPr>
      <w:r>
        <w:lastRenderedPageBreak/>
        <w:t xml:space="preserve">QRadar </w:t>
      </w:r>
      <w:r w:rsidR="00946CAA">
        <w:t>Delete Reference Set Item</w:t>
      </w:r>
    </w:p>
    <w:p w14:paraId="6254929E" w14:textId="182E7649" w:rsidR="00946CAA" w:rsidRDefault="00946CAA" w:rsidP="00946CAA">
      <w:pPr>
        <w:pStyle w:val="BodyText"/>
      </w:pPr>
      <w:r>
        <w:t>This function delete</w:t>
      </w:r>
      <w:r w:rsidR="00D70CD1">
        <w:t>s</w:t>
      </w:r>
      <w:r>
        <w:t xml:space="preserve"> an item from an existing </w:t>
      </w:r>
      <w:r w:rsidR="00D70CD1">
        <w:t xml:space="preserve">QRadar </w:t>
      </w:r>
      <w:r>
        <w:t>reference set</w:t>
      </w:r>
      <w:r w:rsidR="00D70CD1">
        <w:t xml:space="preserve">. </w:t>
      </w:r>
      <w:r w:rsidR="004B6343">
        <w:t>It has two input fields:  “</w:t>
      </w:r>
      <w:proofErr w:type="spellStart"/>
      <w:r w:rsidR="004B6343">
        <w:t>qradar_reference_set_name</w:t>
      </w:r>
      <w:proofErr w:type="spellEnd"/>
      <w:r w:rsidR="004B6343">
        <w:t>” and “</w:t>
      </w:r>
      <w:proofErr w:type="spellStart"/>
      <w:r w:rsidR="004B6343">
        <w:t>qradar_reference_set_item_value</w:t>
      </w:r>
      <w:proofErr w:type="spellEnd"/>
      <w:r w:rsidR="004B6343">
        <w:t>”.  The function is called by the</w:t>
      </w:r>
      <w:r>
        <w:t xml:space="preserve"> workflow</w:t>
      </w:r>
      <w:r w:rsidR="00D70CD1">
        <w:t>,</w:t>
      </w:r>
      <w:r>
        <w:t xml:space="preserve"> “Example of deleting </w:t>
      </w:r>
      <w:r w:rsidR="00D70CD1">
        <w:t>QRadar</w:t>
      </w:r>
      <w:r>
        <w:t xml:space="preserve"> reference set item”</w:t>
      </w:r>
      <w:r w:rsidR="004B6343">
        <w:t>.</w:t>
      </w:r>
    </w:p>
    <w:p w14:paraId="550EFA78" w14:textId="55BF3BE3" w:rsidR="002C18A3" w:rsidRDefault="004B6343" w:rsidP="00946CAA">
      <w:pPr>
        <w:pStyle w:val="BodyText"/>
      </w:pPr>
      <w:r>
        <w:t>T</w:t>
      </w:r>
      <w:r w:rsidR="002C18A3">
        <w:t xml:space="preserve">he </w:t>
      </w:r>
      <w:r>
        <w:t>workflow</w:t>
      </w:r>
      <w:r w:rsidR="002C18A3">
        <w:t xml:space="preserve">, “Example of </w:t>
      </w:r>
      <w:r w:rsidR="00574B87">
        <w:t>deleting QRadar reference set item</w:t>
      </w:r>
      <w:r w:rsidR="002C18A3">
        <w:t xml:space="preserve">”, </w:t>
      </w:r>
      <w:r>
        <w:t xml:space="preserve">sets the function’s </w:t>
      </w:r>
      <w:r w:rsidR="002C18A3">
        <w:t>input field</w:t>
      </w:r>
      <w:r>
        <w:t xml:space="preserve">s:  </w:t>
      </w:r>
      <w:r w:rsidR="002C18A3">
        <w:t>“</w:t>
      </w:r>
      <w:proofErr w:type="spellStart"/>
      <w:r w:rsidR="002C18A3">
        <w:t>qradar_reference_set_name</w:t>
      </w:r>
      <w:proofErr w:type="spellEnd"/>
      <w:r w:rsidR="002C18A3">
        <w:t xml:space="preserve">” is mapped to “Sample </w:t>
      </w:r>
      <w:r w:rsidR="00574B87">
        <w:t>Suspect</w:t>
      </w:r>
      <w:r w:rsidR="002C18A3">
        <w:t xml:space="preserve"> IPs”, and </w:t>
      </w:r>
      <w:r w:rsidR="0087506E">
        <w:t>“</w:t>
      </w:r>
      <w:proofErr w:type="spellStart"/>
      <w:r w:rsidR="002C18A3">
        <w:t>qradar_reference_set_item_value</w:t>
      </w:r>
      <w:proofErr w:type="spellEnd"/>
      <w:r w:rsidR="0087506E">
        <w:t>”</w:t>
      </w:r>
      <w:r w:rsidR="002C18A3">
        <w:t xml:space="preserve"> is mapped to the artifact value</w:t>
      </w:r>
      <w:r w:rsidR="0096028C">
        <w:t xml:space="preserve">, and </w:t>
      </w:r>
      <w:r w:rsidR="004D5D03">
        <w:t xml:space="preserve">then </w:t>
      </w:r>
      <w:r w:rsidR="0096028C">
        <w:t>runs the function</w:t>
      </w:r>
      <w:r w:rsidR="002C18A3">
        <w:t xml:space="preserve">. </w:t>
      </w:r>
      <w:r>
        <w:t xml:space="preserve"> The workflow is initiated by the rule, </w:t>
      </w:r>
      <w:r w:rsidR="0096028C">
        <w:t xml:space="preserve">“Delete from QRadar Reference Set”.  </w:t>
      </w:r>
    </w:p>
    <w:p w14:paraId="0021EF8F" w14:textId="6CD0E116" w:rsidR="00D374E3" w:rsidRDefault="00946CAA" w:rsidP="00D374E3">
      <w:pPr>
        <w:pStyle w:val="BodyText"/>
      </w:pPr>
      <w:r>
        <w:t>The rule</w:t>
      </w:r>
      <w:r w:rsidR="0096028C">
        <w:t>, “Delete from QRadar Reference Set”</w:t>
      </w:r>
      <w:r>
        <w:t xml:space="preserve"> is a menu item </w:t>
      </w:r>
      <w:r w:rsidR="001437FA">
        <w:t xml:space="preserve">rule </w:t>
      </w:r>
      <w:r w:rsidR="00991FFA">
        <w:t>for</w:t>
      </w:r>
      <w:r w:rsidR="006A4C43">
        <w:t xml:space="preserve"> </w:t>
      </w:r>
      <w:r>
        <w:t>artifact</w:t>
      </w:r>
      <w:r w:rsidR="0096028C">
        <w:t>s</w:t>
      </w:r>
      <w:r w:rsidR="0087506E">
        <w:t>. The user can select this menu item to initiate the workflow.</w:t>
      </w:r>
    </w:p>
    <w:p w14:paraId="79F6B064" w14:textId="016C80AC" w:rsidR="00946CAA" w:rsidRDefault="00D374E3" w:rsidP="00946CAA">
      <w:pPr>
        <w:pStyle w:val="Heading20"/>
      </w:pPr>
      <w:r>
        <w:t>QRadar</w:t>
      </w:r>
      <w:r w:rsidR="00946CAA">
        <w:t xml:space="preserve"> Find Reference Set Item</w:t>
      </w:r>
    </w:p>
    <w:p w14:paraId="07D9F021" w14:textId="16FE69C2" w:rsidR="00946CAA" w:rsidRDefault="00946CAA" w:rsidP="00946CAA">
      <w:pPr>
        <w:pStyle w:val="BodyText"/>
      </w:pPr>
      <w:r>
        <w:t xml:space="preserve">This function looks for an item in an existing </w:t>
      </w:r>
      <w:r w:rsidR="004D5D03">
        <w:t xml:space="preserve">QRadar </w:t>
      </w:r>
      <w:r>
        <w:t>reference set.</w:t>
      </w:r>
      <w:r w:rsidR="004D5D03">
        <w:t xml:space="preserve">  It has two input fields:  “</w:t>
      </w:r>
      <w:proofErr w:type="spellStart"/>
      <w:r w:rsidR="004D5D03">
        <w:t>qradar_reference_set_name</w:t>
      </w:r>
      <w:proofErr w:type="spellEnd"/>
      <w:r w:rsidR="004D5D03">
        <w:t>” and “</w:t>
      </w:r>
      <w:proofErr w:type="spellStart"/>
      <w:r w:rsidR="004D5D03">
        <w:t>qradar_reference_set_item_value</w:t>
      </w:r>
      <w:proofErr w:type="spellEnd"/>
      <w:r w:rsidR="004D5D03">
        <w:t>”.  The function is called by the workflow, “Example of finding an item from a QRadar reference set”.</w:t>
      </w:r>
    </w:p>
    <w:p w14:paraId="4EDDE8F2" w14:textId="771BF9A7" w:rsidR="00946CAA" w:rsidRDefault="004D5D03" w:rsidP="00946CAA">
      <w:pPr>
        <w:pStyle w:val="BodyText"/>
      </w:pPr>
      <w:r>
        <w:t>The</w:t>
      </w:r>
      <w:r w:rsidR="00946CAA">
        <w:t xml:space="preserve"> workflow</w:t>
      </w:r>
      <w:r>
        <w:t xml:space="preserve">, </w:t>
      </w:r>
      <w:r w:rsidR="00946CAA">
        <w:t xml:space="preserve">“Example of finding an item from a </w:t>
      </w:r>
      <w:r>
        <w:t xml:space="preserve">QRadar </w:t>
      </w:r>
      <w:r w:rsidR="00946CAA">
        <w:t>reference set”</w:t>
      </w:r>
      <w:r>
        <w:t>, sets the function’s input fields</w:t>
      </w:r>
      <w:r w:rsidR="0087506E">
        <w:t>: “</w:t>
      </w:r>
      <w:proofErr w:type="spellStart"/>
      <w:r w:rsidR="0087506E">
        <w:t>qradar_reference_set_name</w:t>
      </w:r>
      <w:proofErr w:type="spellEnd"/>
      <w:r w:rsidR="0087506E">
        <w:t>” is mapped to “Sample Blocked IPs”, and “</w:t>
      </w:r>
      <w:proofErr w:type="spellStart"/>
      <w:r w:rsidR="0087506E">
        <w:t>qradar_reference_set_item_value</w:t>
      </w:r>
      <w:proofErr w:type="spellEnd"/>
      <w:r w:rsidR="0087506E">
        <w:t>” is</w:t>
      </w:r>
      <w:r w:rsidR="00946CAA">
        <w:t xml:space="preserve"> </w:t>
      </w:r>
      <w:r w:rsidR="0087506E">
        <w:t>mapped to the artifact value. After running the</w:t>
      </w:r>
      <w:r w:rsidR="00946CAA">
        <w:t xml:space="preserve"> function</w:t>
      </w:r>
      <w:r w:rsidR="0087506E">
        <w:t>,</w:t>
      </w:r>
      <w:r w:rsidR="00946CAA">
        <w:t xml:space="preserve"> </w:t>
      </w:r>
      <w:r w:rsidR="0087506E">
        <w:t xml:space="preserve">the workflow </w:t>
      </w:r>
      <w:r w:rsidR="00946CAA">
        <w:t>add</w:t>
      </w:r>
      <w:r w:rsidR="0021531F">
        <w:t>s</w:t>
      </w:r>
      <w:r w:rsidR="00946CAA">
        <w:t xml:space="preserve"> a note to the corresponding incident.</w:t>
      </w:r>
    </w:p>
    <w:p w14:paraId="6D1A0F3C" w14:textId="63A082C8" w:rsidR="004867FE" w:rsidRDefault="0087506E" w:rsidP="00946CAA">
      <w:pPr>
        <w:pStyle w:val="BodyText"/>
        <w:rPr>
          <w:ins w:id="20" w:author="Yongjian Feng" w:date="2019-02-21T10:24:00Z"/>
        </w:rPr>
      </w:pPr>
      <w:r>
        <w:t xml:space="preserve">The rule, “Find in QRadar Reference Set” is a menu item </w:t>
      </w:r>
      <w:r w:rsidR="001C6DF3">
        <w:t xml:space="preserve">rule </w:t>
      </w:r>
      <w:r>
        <w:t>for artifacts.</w:t>
      </w:r>
      <w:r w:rsidRPr="0087506E">
        <w:t xml:space="preserve"> </w:t>
      </w:r>
      <w:r>
        <w:t xml:space="preserve">The user can select this </w:t>
      </w:r>
      <w:r w:rsidR="001C6DF3">
        <w:t xml:space="preserve">action from the </w:t>
      </w:r>
      <w:r>
        <w:t>menu to initiate the workflow.</w:t>
      </w:r>
    </w:p>
    <w:p w14:paraId="4B1EF794" w14:textId="1BDF5FCF" w:rsidR="004867FE" w:rsidRDefault="004867FE" w:rsidP="004867FE">
      <w:pPr>
        <w:pStyle w:val="Heading20"/>
        <w:rPr>
          <w:ins w:id="21" w:author="Yongjian Feng" w:date="2019-02-21T10:26:00Z"/>
        </w:rPr>
      </w:pPr>
      <w:ins w:id="22" w:author="Yongjian Feng" w:date="2019-02-21T10:24:00Z">
        <w:r>
          <w:t>QRadar</w:t>
        </w:r>
      </w:ins>
      <w:ins w:id="23" w:author="Yongjian Feng" w:date="2019-02-21T10:26:00Z">
        <w:r>
          <w:t xml:space="preserve"> Find Reference Sets</w:t>
        </w:r>
      </w:ins>
    </w:p>
    <w:p w14:paraId="66AE7C9D" w14:textId="77777777" w:rsidR="004867FE" w:rsidRDefault="004867FE" w:rsidP="004867FE">
      <w:pPr>
        <w:pStyle w:val="BodyText"/>
        <w:rPr>
          <w:ins w:id="24" w:author="Yongjian Feng" w:date="2019-02-21T10:29:00Z"/>
        </w:rPr>
      </w:pPr>
      <w:ins w:id="25" w:author="Yongjian Feng" w:date="2019-02-21T10:26:00Z">
        <w:r>
          <w:t xml:space="preserve">This function looks for QRadar reference sets that contain a given item. </w:t>
        </w:r>
      </w:ins>
      <w:ins w:id="26" w:author="Yongjian Feng" w:date="2019-02-21T10:27:00Z">
        <w:r>
          <w:t>It has one input field: “</w:t>
        </w:r>
        <w:proofErr w:type="spellStart"/>
        <w:r>
          <w:t>qradar_reference_set_item</w:t>
        </w:r>
      </w:ins>
      <w:ins w:id="27" w:author="Yongjian Feng" w:date="2019-02-21T10:28:00Z">
        <w:r>
          <w:t>_value</w:t>
        </w:r>
        <w:proofErr w:type="spellEnd"/>
        <w:r>
          <w:t xml:space="preserve">”. The function is called by the workflow, “Example of finding QRadar reference set for artifact”. </w:t>
        </w:r>
      </w:ins>
    </w:p>
    <w:p w14:paraId="636B5766" w14:textId="14351DD7" w:rsidR="004867FE" w:rsidRDefault="004867FE" w:rsidP="004867FE">
      <w:pPr>
        <w:pStyle w:val="BodyText"/>
      </w:pPr>
      <w:ins w:id="28" w:author="Yongjian Feng" w:date="2019-02-21T10:29:00Z">
        <w:r>
          <w:t xml:space="preserve">The rule, “Find QRadar Reference Sets” is a menu item rule for artifact. The user can </w:t>
        </w:r>
      </w:ins>
      <w:ins w:id="29" w:author="Yongjian Feng" w:date="2019-02-21T10:30:00Z">
        <w:r>
          <w:t>click this menu item for a selected artifact, and example workflow</w:t>
        </w:r>
      </w:ins>
      <w:ins w:id="30" w:author="Yongjian Feng" w:date="2019-02-21T10:31:00Z">
        <w:r>
          <w:t xml:space="preserve"> then sets “</w:t>
        </w:r>
        <w:proofErr w:type="spellStart"/>
        <w:r>
          <w:t>qradar_reference_set_item_value</w:t>
        </w:r>
        <w:proofErr w:type="spellEnd"/>
        <w:r>
          <w:t>” to be the value of this artifact. The function invoked with this value</w:t>
        </w:r>
      </w:ins>
      <w:ins w:id="31" w:author="Yongjian Feng" w:date="2019-02-21T10:32:00Z">
        <w:r>
          <w:t xml:space="preserve"> then looks for all the QRadar reference sets containing this value. The </w:t>
        </w:r>
      </w:ins>
      <w:ins w:id="32" w:author="Yongjian Feng" w:date="2019-02-21T10:33:00Z">
        <w:r w:rsidR="005263BA">
          <w:t>workflow populates the “QRadar Reference Set” data tab</w:t>
        </w:r>
      </w:ins>
      <w:ins w:id="33" w:author="Yongjian Feng" w:date="2019-02-21T10:34:00Z">
        <w:r w:rsidR="005263BA">
          <w:t xml:space="preserve">le with the returned reference sets. </w:t>
        </w:r>
      </w:ins>
      <w:ins w:id="34" w:author="Yongjian Feng" w:date="2019-02-21T10:32:00Z">
        <w:r w:rsidR="005263BA">
          <w:t xml:space="preserve"> </w:t>
        </w:r>
        <w:r>
          <w:t xml:space="preserve"> </w:t>
        </w:r>
      </w:ins>
      <w:ins w:id="35" w:author="Yongjian Feng" w:date="2019-02-21T10:26:00Z">
        <w:r>
          <w:t xml:space="preserve"> </w:t>
        </w:r>
      </w:ins>
      <w:ins w:id="36" w:author="Yongjian Feng" w:date="2019-02-21T10:33:00Z">
        <w:r w:rsidR="005263BA">
          <w:rPr>
            <w:noProof/>
          </w:rPr>
          <w:drawing>
            <wp:inline distT="0" distB="0" distL="0" distR="0" wp14:anchorId="2E3588BC" wp14:editId="69F70BF7">
              <wp:extent cx="5486400" cy="1563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1 at 10.33.17 AM.png"/>
                      <pic:cNvPicPr/>
                    </pic:nvPicPr>
                    <pic:blipFill>
                      <a:blip r:embed="rId19"/>
                      <a:stretch>
                        <a:fillRect/>
                      </a:stretch>
                    </pic:blipFill>
                    <pic:spPr>
                      <a:xfrm>
                        <a:off x="0" y="0"/>
                        <a:ext cx="5486400" cy="1563370"/>
                      </a:xfrm>
                      <a:prstGeom prst="rect">
                        <a:avLst/>
                      </a:prstGeom>
                    </pic:spPr>
                  </pic:pic>
                </a:graphicData>
              </a:graphic>
            </wp:inline>
          </w:drawing>
        </w:r>
      </w:ins>
    </w:p>
    <w:p w14:paraId="50B3615E" w14:textId="77777777" w:rsidR="00C951A3" w:rsidRPr="00601DA7" w:rsidRDefault="00C951A3" w:rsidP="00537786">
      <w:pPr>
        <w:pStyle w:val="Heading10"/>
      </w:pPr>
      <w:bookmarkStart w:id="37" w:name="_Toc510253273"/>
      <w:r>
        <w:lastRenderedPageBreak/>
        <w:t>Troubleshooting</w:t>
      </w:r>
      <w:bookmarkEnd w:id="3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45B18DA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38" w:name="_Toc510253274"/>
      <w:r>
        <w:t>Support</w:t>
      </w:r>
      <w:bookmarkEnd w:id="38"/>
    </w:p>
    <w:p w14:paraId="73FFB229" w14:textId="77777777" w:rsidR="00BC7548" w:rsidRDefault="00BC7548" w:rsidP="00BC7548">
      <w:pPr>
        <w:pStyle w:val="BodyText"/>
        <w:keepNext/>
      </w:pPr>
      <w:r w:rsidRPr="00722240">
        <w:t xml:space="preserve">For additional support, contact </w:t>
      </w:r>
      <w:hyperlink r:id="rId20">
        <w:r w:rsidRPr="00722240">
          <w:rPr>
            <w:rStyle w:val="Hyperlink"/>
          </w:rPr>
          <w:t>support@resilientsystems.com</w:t>
        </w:r>
      </w:hyperlink>
      <w:r w:rsidRPr="00722240">
        <w:t>.</w:t>
      </w:r>
    </w:p>
    <w:p w14:paraId="601EFECA" w14:textId="5970D14D" w:rsidR="00B94292" w:rsidRPr="009A711B" w:rsidRDefault="00BC7548">
      <w:pPr>
        <w:pStyle w:val="BodyText"/>
        <w:rPr>
          <w:i/>
          <w:color w:val="4F81BD" w:themeColor="accent1"/>
        </w:rPr>
      </w:pPr>
      <w:r>
        <w:t xml:space="preserve">Including relevant </w:t>
      </w:r>
      <w:r w:rsidRPr="00883063">
        <w:t>information</w:t>
      </w:r>
      <w:r>
        <w:t xml:space="preserve"> from the log files will help us resolve your issue.</w:t>
      </w:r>
    </w:p>
    <w:sectPr w:rsidR="00B94292" w:rsidRPr="009A711B" w:rsidSect="00AC02E1">
      <w:headerReference w:type="even" r:id="rId21"/>
      <w:headerReference w:type="default" r:id="rId22"/>
      <w:footerReference w:type="default" r:id="rId23"/>
      <w:headerReference w:type="first" r:id="rId24"/>
      <w:footerReference w:type="first" r:id="rId25"/>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54FA1" w14:textId="77777777" w:rsidR="00370F42" w:rsidRDefault="00370F42">
      <w:r>
        <w:separator/>
      </w:r>
    </w:p>
  </w:endnote>
  <w:endnote w:type="continuationSeparator" w:id="0">
    <w:p w14:paraId="5F9588A1" w14:textId="77777777" w:rsidR="00370F42" w:rsidRDefault="00370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B419CD">
      <w:rPr>
        <w:noProof/>
        <w:sz w:val="18"/>
        <w:szCs w:val="18"/>
      </w:rPr>
      <w:t>10</w:t>
    </w:r>
    <w:r w:rsidRPr="006609E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76E79677"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ins w:id="39" w:author="Yongjian Feng" w:date="2019-02-21T10:22:00Z">
      <w:r w:rsidR="004867FE">
        <w:rPr>
          <w:rFonts w:ascii="Arial" w:eastAsia="Arial" w:hAnsi="Arial" w:cs="Arial"/>
          <w:sz w:val="16"/>
          <w:szCs w:val="16"/>
        </w:rPr>
        <w:t>9</w:t>
      </w:r>
    </w:ins>
    <w:del w:id="40" w:author="Yongjian Feng" w:date="2019-02-21T10:22:00Z">
      <w:r w:rsidR="00C951A3" w:rsidDel="004867FE">
        <w:rPr>
          <w:rFonts w:ascii="Arial" w:eastAsia="Arial" w:hAnsi="Arial" w:cs="Arial"/>
          <w:sz w:val="16"/>
          <w:szCs w:val="16"/>
        </w:rPr>
        <w:delText>8</w:delText>
      </w:r>
    </w:del>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FC396" w14:textId="77777777" w:rsidR="00370F42" w:rsidRDefault="00370F42">
      <w:r>
        <w:separator/>
      </w:r>
    </w:p>
  </w:footnote>
  <w:footnote w:type="continuationSeparator" w:id="0">
    <w:p w14:paraId="70BB15F1" w14:textId="77777777" w:rsidR="00370F42" w:rsidRDefault="00370F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0F44A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0B"/>
    <w:multiLevelType w:val="hybridMultilevel"/>
    <w:tmpl w:val="53AE9BF6"/>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9"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B952D2"/>
    <w:multiLevelType w:val="hybridMultilevel"/>
    <w:tmpl w:val="1E4CB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9"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7"/>
  </w:num>
  <w:num w:numId="3">
    <w:abstractNumId w:val="3"/>
  </w:num>
  <w:num w:numId="4">
    <w:abstractNumId w:val="26"/>
  </w:num>
  <w:num w:numId="5">
    <w:abstractNumId w:val="28"/>
  </w:num>
  <w:num w:numId="6">
    <w:abstractNumId w:val="13"/>
  </w:num>
  <w:num w:numId="7">
    <w:abstractNumId w:val="23"/>
  </w:num>
  <w:num w:numId="8">
    <w:abstractNumId w:val="7"/>
  </w:num>
  <w:num w:numId="9">
    <w:abstractNumId w:val="24"/>
  </w:num>
  <w:num w:numId="10">
    <w:abstractNumId w:val="18"/>
  </w:num>
  <w:num w:numId="11">
    <w:abstractNumId w:val="9"/>
  </w:num>
  <w:num w:numId="12">
    <w:abstractNumId w:val="22"/>
  </w:num>
  <w:num w:numId="13">
    <w:abstractNumId w:val="29"/>
  </w:num>
  <w:num w:numId="14">
    <w:abstractNumId w:val="15"/>
  </w:num>
  <w:num w:numId="15">
    <w:abstractNumId w:val="25"/>
  </w:num>
  <w:num w:numId="16">
    <w:abstractNumId w:val="1"/>
  </w:num>
  <w:num w:numId="17">
    <w:abstractNumId w:val="5"/>
  </w:num>
  <w:num w:numId="18">
    <w:abstractNumId w:val="25"/>
  </w:num>
  <w:num w:numId="19">
    <w:abstractNumId w:val="25"/>
  </w:num>
  <w:num w:numId="20">
    <w:abstractNumId w:val="25"/>
  </w:num>
  <w:num w:numId="21">
    <w:abstractNumId w:val="25"/>
  </w:num>
  <w:num w:numId="22">
    <w:abstractNumId w:val="25"/>
  </w:num>
  <w:num w:numId="23">
    <w:abstractNumId w:val="16"/>
  </w:num>
  <w:num w:numId="24">
    <w:abstractNumId w:val="4"/>
  </w:num>
  <w:num w:numId="25">
    <w:abstractNumId w:val="19"/>
  </w:num>
  <w:num w:numId="26">
    <w:abstractNumId w:val="10"/>
  </w:num>
  <w:num w:numId="27">
    <w:abstractNumId w:val="20"/>
  </w:num>
  <w:num w:numId="28">
    <w:abstractNumId w:val="2"/>
  </w:num>
  <w:num w:numId="29">
    <w:abstractNumId w:val="21"/>
  </w:num>
  <w:num w:numId="30">
    <w:abstractNumId w:val="8"/>
  </w:num>
  <w:num w:numId="31">
    <w:abstractNumId w:val="11"/>
  </w:num>
  <w:num w:numId="32">
    <w:abstractNumId w:val="0"/>
  </w:num>
  <w:num w:numId="33">
    <w:abstractNumId w:val="17"/>
  </w:num>
  <w:num w:numId="34">
    <w:abstractNumId w:val="12"/>
  </w:num>
  <w:num w:numId="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jian Feng">
    <w15:presenceInfo w15:providerId="AD" w15:userId="S::yongjian.feng@ibm.com::d67970be-44b0-4783-be9a-53e35c9e8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1AF3"/>
    <w:rsid w:val="00005DE8"/>
    <w:rsid w:val="00006B82"/>
    <w:rsid w:val="0001027C"/>
    <w:rsid w:val="000216FB"/>
    <w:rsid w:val="00023089"/>
    <w:rsid w:val="000265E5"/>
    <w:rsid w:val="0003044C"/>
    <w:rsid w:val="00064A5F"/>
    <w:rsid w:val="00067589"/>
    <w:rsid w:val="000843ED"/>
    <w:rsid w:val="00085AB1"/>
    <w:rsid w:val="000873D7"/>
    <w:rsid w:val="000964E8"/>
    <w:rsid w:val="00097C36"/>
    <w:rsid w:val="000A3F06"/>
    <w:rsid w:val="000A79F3"/>
    <w:rsid w:val="000B0A15"/>
    <w:rsid w:val="000B487D"/>
    <w:rsid w:val="000C41D1"/>
    <w:rsid w:val="000C569C"/>
    <w:rsid w:val="000D13A5"/>
    <w:rsid w:val="000D7077"/>
    <w:rsid w:val="000E3494"/>
    <w:rsid w:val="000E3893"/>
    <w:rsid w:val="000F3B7D"/>
    <w:rsid w:val="000F5544"/>
    <w:rsid w:val="00131954"/>
    <w:rsid w:val="00131A3E"/>
    <w:rsid w:val="0013275E"/>
    <w:rsid w:val="0013762E"/>
    <w:rsid w:val="001437FA"/>
    <w:rsid w:val="00144B78"/>
    <w:rsid w:val="00171F46"/>
    <w:rsid w:val="0017358A"/>
    <w:rsid w:val="00174021"/>
    <w:rsid w:val="0018536E"/>
    <w:rsid w:val="001941C1"/>
    <w:rsid w:val="001B086B"/>
    <w:rsid w:val="001C3E34"/>
    <w:rsid w:val="001C529E"/>
    <w:rsid w:val="001C6DF3"/>
    <w:rsid w:val="001C730F"/>
    <w:rsid w:val="001C745C"/>
    <w:rsid w:val="001D7DD5"/>
    <w:rsid w:val="001E4F55"/>
    <w:rsid w:val="001F3B04"/>
    <w:rsid w:val="001F6AD0"/>
    <w:rsid w:val="001F76F9"/>
    <w:rsid w:val="0021531F"/>
    <w:rsid w:val="00221B38"/>
    <w:rsid w:val="00225E66"/>
    <w:rsid w:val="002425ED"/>
    <w:rsid w:val="00244249"/>
    <w:rsid w:val="00246418"/>
    <w:rsid w:val="002549C5"/>
    <w:rsid w:val="00254E9F"/>
    <w:rsid w:val="0025598A"/>
    <w:rsid w:val="002637A4"/>
    <w:rsid w:val="002656DA"/>
    <w:rsid w:val="002701D2"/>
    <w:rsid w:val="00272C1D"/>
    <w:rsid w:val="00274C9C"/>
    <w:rsid w:val="002750DE"/>
    <w:rsid w:val="00277D8F"/>
    <w:rsid w:val="00280676"/>
    <w:rsid w:val="00287BA6"/>
    <w:rsid w:val="002965D4"/>
    <w:rsid w:val="002975BF"/>
    <w:rsid w:val="002A402A"/>
    <w:rsid w:val="002A4CD0"/>
    <w:rsid w:val="002A645C"/>
    <w:rsid w:val="002C18A3"/>
    <w:rsid w:val="002D6C32"/>
    <w:rsid w:val="002D758C"/>
    <w:rsid w:val="002F1AF6"/>
    <w:rsid w:val="002F3322"/>
    <w:rsid w:val="00300958"/>
    <w:rsid w:val="0030433E"/>
    <w:rsid w:val="00304962"/>
    <w:rsid w:val="003134BE"/>
    <w:rsid w:val="00333FD9"/>
    <w:rsid w:val="003576AE"/>
    <w:rsid w:val="0036433F"/>
    <w:rsid w:val="00370F42"/>
    <w:rsid w:val="0037127E"/>
    <w:rsid w:val="00377074"/>
    <w:rsid w:val="003A3728"/>
    <w:rsid w:val="003C039E"/>
    <w:rsid w:val="003C0806"/>
    <w:rsid w:val="003C446B"/>
    <w:rsid w:val="003C6C7F"/>
    <w:rsid w:val="003D337E"/>
    <w:rsid w:val="003F55F0"/>
    <w:rsid w:val="00411ED8"/>
    <w:rsid w:val="00416FB3"/>
    <w:rsid w:val="00421B92"/>
    <w:rsid w:val="00427E12"/>
    <w:rsid w:val="00444FB3"/>
    <w:rsid w:val="004511AE"/>
    <w:rsid w:val="00460019"/>
    <w:rsid w:val="00465106"/>
    <w:rsid w:val="004737AC"/>
    <w:rsid w:val="004762FF"/>
    <w:rsid w:val="004865E2"/>
    <w:rsid w:val="004867FE"/>
    <w:rsid w:val="00487DE5"/>
    <w:rsid w:val="004A1883"/>
    <w:rsid w:val="004B43CC"/>
    <w:rsid w:val="004B6343"/>
    <w:rsid w:val="004D4BA3"/>
    <w:rsid w:val="004D5D03"/>
    <w:rsid w:val="004F6CA4"/>
    <w:rsid w:val="00512874"/>
    <w:rsid w:val="00521C91"/>
    <w:rsid w:val="005263BA"/>
    <w:rsid w:val="00530E89"/>
    <w:rsid w:val="00537786"/>
    <w:rsid w:val="00541667"/>
    <w:rsid w:val="005463E6"/>
    <w:rsid w:val="00553C65"/>
    <w:rsid w:val="00557840"/>
    <w:rsid w:val="00564EE3"/>
    <w:rsid w:val="00567CB6"/>
    <w:rsid w:val="005736C8"/>
    <w:rsid w:val="00574B87"/>
    <w:rsid w:val="00576010"/>
    <w:rsid w:val="00577ABA"/>
    <w:rsid w:val="005910DF"/>
    <w:rsid w:val="00591526"/>
    <w:rsid w:val="005A2F5E"/>
    <w:rsid w:val="005B2FB3"/>
    <w:rsid w:val="005C00F0"/>
    <w:rsid w:val="005C25D9"/>
    <w:rsid w:val="005C3FDE"/>
    <w:rsid w:val="005C4FB2"/>
    <w:rsid w:val="005D0911"/>
    <w:rsid w:val="005D1DBF"/>
    <w:rsid w:val="005E11FD"/>
    <w:rsid w:val="005F1319"/>
    <w:rsid w:val="005F40E4"/>
    <w:rsid w:val="00606E12"/>
    <w:rsid w:val="00617DC3"/>
    <w:rsid w:val="00620538"/>
    <w:rsid w:val="00622DFB"/>
    <w:rsid w:val="00622FC1"/>
    <w:rsid w:val="00623A24"/>
    <w:rsid w:val="00627F79"/>
    <w:rsid w:val="00643F8B"/>
    <w:rsid w:val="00653591"/>
    <w:rsid w:val="00655429"/>
    <w:rsid w:val="006609E6"/>
    <w:rsid w:val="00662ABF"/>
    <w:rsid w:val="00681205"/>
    <w:rsid w:val="006A4C43"/>
    <w:rsid w:val="006B38A7"/>
    <w:rsid w:val="006B52CC"/>
    <w:rsid w:val="006C6AAB"/>
    <w:rsid w:val="006D5546"/>
    <w:rsid w:val="006D5CCF"/>
    <w:rsid w:val="006E106B"/>
    <w:rsid w:val="006E43E8"/>
    <w:rsid w:val="006F077B"/>
    <w:rsid w:val="006F12E7"/>
    <w:rsid w:val="006F6EBB"/>
    <w:rsid w:val="00704ACA"/>
    <w:rsid w:val="00707349"/>
    <w:rsid w:val="00715805"/>
    <w:rsid w:val="00723252"/>
    <w:rsid w:val="007254EA"/>
    <w:rsid w:val="007346C6"/>
    <w:rsid w:val="00753DC6"/>
    <w:rsid w:val="00754549"/>
    <w:rsid w:val="007547E3"/>
    <w:rsid w:val="00762A32"/>
    <w:rsid w:val="007744AC"/>
    <w:rsid w:val="0078088F"/>
    <w:rsid w:val="007A3DBC"/>
    <w:rsid w:val="007A5550"/>
    <w:rsid w:val="007D7A23"/>
    <w:rsid w:val="007D7B5C"/>
    <w:rsid w:val="00802DF4"/>
    <w:rsid w:val="00804B72"/>
    <w:rsid w:val="008131FA"/>
    <w:rsid w:val="00814A14"/>
    <w:rsid w:val="00816EA8"/>
    <w:rsid w:val="00833879"/>
    <w:rsid w:val="0083469A"/>
    <w:rsid w:val="00840538"/>
    <w:rsid w:val="008434CF"/>
    <w:rsid w:val="00866DA4"/>
    <w:rsid w:val="008717DC"/>
    <w:rsid w:val="00874713"/>
    <w:rsid w:val="0087506E"/>
    <w:rsid w:val="00877C21"/>
    <w:rsid w:val="008A050B"/>
    <w:rsid w:val="008A31F5"/>
    <w:rsid w:val="008A3338"/>
    <w:rsid w:val="008B73D2"/>
    <w:rsid w:val="008D2369"/>
    <w:rsid w:val="008D427F"/>
    <w:rsid w:val="008D6CFF"/>
    <w:rsid w:val="008D7A7F"/>
    <w:rsid w:val="008E4C05"/>
    <w:rsid w:val="008E5CC4"/>
    <w:rsid w:val="008F4E84"/>
    <w:rsid w:val="008F7B8A"/>
    <w:rsid w:val="00903B56"/>
    <w:rsid w:val="00905258"/>
    <w:rsid w:val="009077EB"/>
    <w:rsid w:val="00911649"/>
    <w:rsid w:val="0091484A"/>
    <w:rsid w:val="0091653F"/>
    <w:rsid w:val="00946CAA"/>
    <w:rsid w:val="0096028C"/>
    <w:rsid w:val="00960404"/>
    <w:rsid w:val="009612E6"/>
    <w:rsid w:val="0096784A"/>
    <w:rsid w:val="00973236"/>
    <w:rsid w:val="009737CF"/>
    <w:rsid w:val="009808FF"/>
    <w:rsid w:val="00991FFA"/>
    <w:rsid w:val="009A087B"/>
    <w:rsid w:val="009A2406"/>
    <w:rsid w:val="009A711B"/>
    <w:rsid w:val="009C565D"/>
    <w:rsid w:val="009D0B87"/>
    <w:rsid w:val="009D639D"/>
    <w:rsid w:val="009E19B0"/>
    <w:rsid w:val="009E2819"/>
    <w:rsid w:val="00A06E49"/>
    <w:rsid w:val="00A161A6"/>
    <w:rsid w:val="00A3007C"/>
    <w:rsid w:val="00A45E58"/>
    <w:rsid w:val="00A625F3"/>
    <w:rsid w:val="00A63B0A"/>
    <w:rsid w:val="00A64DAE"/>
    <w:rsid w:val="00A64F6E"/>
    <w:rsid w:val="00A65FED"/>
    <w:rsid w:val="00A71A39"/>
    <w:rsid w:val="00A752FC"/>
    <w:rsid w:val="00AA0158"/>
    <w:rsid w:val="00AB2F66"/>
    <w:rsid w:val="00AC02E1"/>
    <w:rsid w:val="00AC1006"/>
    <w:rsid w:val="00AC5E54"/>
    <w:rsid w:val="00AD4ECF"/>
    <w:rsid w:val="00AE4339"/>
    <w:rsid w:val="00AF2A63"/>
    <w:rsid w:val="00AF3DF3"/>
    <w:rsid w:val="00B12769"/>
    <w:rsid w:val="00B17E46"/>
    <w:rsid w:val="00B419CD"/>
    <w:rsid w:val="00B94292"/>
    <w:rsid w:val="00BA0782"/>
    <w:rsid w:val="00BA612C"/>
    <w:rsid w:val="00BC340E"/>
    <w:rsid w:val="00BC7548"/>
    <w:rsid w:val="00BD080D"/>
    <w:rsid w:val="00BD235A"/>
    <w:rsid w:val="00BD63CB"/>
    <w:rsid w:val="00C02368"/>
    <w:rsid w:val="00C0546B"/>
    <w:rsid w:val="00C07E76"/>
    <w:rsid w:val="00C13E76"/>
    <w:rsid w:val="00C24305"/>
    <w:rsid w:val="00C25D91"/>
    <w:rsid w:val="00C30B40"/>
    <w:rsid w:val="00C33372"/>
    <w:rsid w:val="00C35742"/>
    <w:rsid w:val="00C46ED1"/>
    <w:rsid w:val="00C542CC"/>
    <w:rsid w:val="00C6676C"/>
    <w:rsid w:val="00C76466"/>
    <w:rsid w:val="00C772DD"/>
    <w:rsid w:val="00C80D30"/>
    <w:rsid w:val="00C951A3"/>
    <w:rsid w:val="00CA003D"/>
    <w:rsid w:val="00CA23B7"/>
    <w:rsid w:val="00CB0BFE"/>
    <w:rsid w:val="00CB3883"/>
    <w:rsid w:val="00CC01C7"/>
    <w:rsid w:val="00CC727F"/>
    <w:rsid w:val="00CD67F5"/>
    <w:rsid w:val="00CE49E6"/>
    <w:rsid w:val="00CF0DBA"/>
    <w:rsid w:val="00D239BD"/>
    <w:rsid w:val="00D340FE"/>
    <w:rsid w:val="00D374E3"/>
    <w:rsid w:val="00D43003"/>
    <w:rsid w:val="00D528BF"/>
    <w:rsid w:val="00D54F85"/>
    <w:rsid w:val="00D63964"/>
    <w:rsid w:val="00D70CD1"/>
    <w:rsid w:val="00D83674"/>
    <w:rsid w:val="00D85EFC"/>
    <w:rsid w:val="00D9114A"/>
    <w:rsid w:val="00D911DE"/>
    <w:rsid w:val="00D975A6"/>
    <w:rsid w:val="00DB705D"/>
    <w:rsid w:val="00DB723F"/>
    <w:rsid w:val="00DD1C53"/>
    <w:rsid w:val="00DE4EA7"/>
    <w:rsid w:val="00E05614"/>
    <w:rsid w:val="00E32539"/>
    <w:rsid w:val="00E3310F"/>
    <w:rsid w:val="00E347CA"/>
    <w:rsid w:val="00E349FD"/>
    <w:rsid w:val="00E37D4F"/>
    <w:rsid w:val="00E41A7D"/>
    <w:rsid w:val="00E44BC6"/>
    <w:rsid w:val="00E5206D"/>
    <w:rsid w:val="00E71463"/>
    <w:rsid w:val="00E84C6C"/>
    <w:rsid w:val="00EA1454"/>
    <w:rsid w:val="00EA57C8"/>
    <w:rsid w:val="00EB2971"/>
    <w:rsid w:val="00EC08EB"/>
    <w:rsid w:val="00EC4648"/>
    <w:rsid w:val="00ED0DEC"/>
    <w:rsid w:val="00ED1406"/>
    <w:rsid w:val="00EE1A56"/>
    <w:rsid w:val="00EF1BC9"/>
    <w:rsid w:val="00EF2BE2"/>
    <w:rsid w:val="00EF3856"/>
    <w:rsid w:val="00F01D4F"/>
    <w:rsid w:val="00F25172"/>
    <w:rsid w:val="00F33F4A"/>
    <w:rsid w:val="00F34EDD"/>
    <w:rsid w:val="00F37FA8"/>
    <w:rsid w:val="00F4263F"/>
    <w:rsid w:val="00F50C71"/>
    <w:rsid w:val="00F54A1D"/>
    <w:rsid w:val="00F6002E"/>
    <w:rsid w:val="00F64A7A"/>
    <w:rsid w:val="00F763BE"/>
    <w:rsid w:val="00F8271D"/>
    <w:rsid w:val="00FA2949"/>
    <w:rsid w:val="00FB0D82"/>
    <w:rsid w:val="00FB1F8D"/>
    <w:rsid w:val="00FB594C"/>
    <w:rsid w:val="00FC1345"/>
    <w:rsid w:val="00FC3E02"/>
    <w:rsid w:val="00FD08C7"/>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946CA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support@resilientsystem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39582-FC96-0D4A-AF53-7B78D696E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Resilient Systems</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Yongjian Feng</cp:lastModifiedBy>
  <cp:revision>6</cp:revision>
  <cp:lastPrinted>2018-07-03T10:52:00Z</cp:lastPrinted>
  <dcterms:created xsi:type="dcterms:W3CDTF">2018-06-28T20:20:00Z</dcterms:created>
  <dcterms:modified xsi:type="dcterms:W3CDTF">2019-02-21T15:37:00Z</dcterms:modified>
</cp:coreProperties>
</file>