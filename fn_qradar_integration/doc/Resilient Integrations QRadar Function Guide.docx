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373" w:rsidRDefault="00495B51">
      <w:pPr>
        <w:spacing w:after="0" w:line="259" w:lineRule="auto"/>
        <w:ind w:left="-576" w:right="0" w:firstLine="0"/>
      </w:pPr>
      <w:r>
        <w:rPr>
          <w:noProof/>
        </w:rPr>
        <w:drawing>
          <wp:inline distT="0" distB="0" distL="0" distR="0">
            <wp:extent cx="2858643" cy="38290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7"/>
                    <a:stretch>
                      <a:fillRect/>
                    </a:stretch>
                  </pic:blipFill>
                  <pic:spPr>
                    <a:xfrm>
                      <a:off x="0" y="0"/>
                      <a:ext cx="2858643" cy="382905"/>
                    </a:xfrm>
                    <a:prstGeom prst="rect">
                      <a:avLst/>
                    </a:prstGeom>
                  </pic:spPr>
                </pic:pic>
              </a:graphicData>
            </a:graphic>
          </wp:inline>
        </w:drawing>
      </w:r>
    </w:p>
    <w:p w:rsidR="00AE7373" w:rsidRDefault="00495B51">
      <w:pPr>
        <w:spacing w:after="57" w:line="259" w:lineRule="auto"/>
        <w:ind w:left="3930" w:right="0" w:firstLine="0"/>
      </w:pPr>
      <w:r>
        <w:t xml:space="preserve"> </w:t>
      </w:r>
    </w:p>
    <w:p w:rsidR="00AE7373" w:rsidRDefault="00495B51">
      <w:pPr>
        <w:spacing w:after="103" w:line="259" w:lineRule="auto"/>
        <w:ind w:left="0" w:right="808" w:firstLine="0"/>
        <w:jc w:val="right"/>
      </w:pPr>
      <w:r>
        <w:t xml:space="preserve"> </w:t>
      </w:r>
    </w:p>
    <w:p w:rsidR="00AE7373" w:rsidRDefault="00495B51">
      <w:pPr>
        <w:spacing w:after="103" w:line="259" w:lineRule="auto"/>
        <w:ind w:left="0" w:right="88" w:firstLine="0"/>
        <w:jc w:val="right"/>
      </w:pPr>
      <w:r>
        <w:t xml:space="preserve"> </w:t>
      </w:r>
    </w:p>
    <w:p w:rsidR="00AE7373" w:rsidRDefault="00495B51">
      <w:pPr>
        <w:spacing w:after="103" w:line="259" w:lineRule="auto"/>
        <w:ind w:left="0" w:right="88" w:firstLine="0"/>
        <w:jc w:val="right"/>
      </w:pPr>
      <w:r>
        <w:t xml:space="preserve"> </w:t>
      </w:r>
    </w:p>
    <w:p w:rsidR="00AE7373" w:rsidRDefault="00495B51">
      <w:pPr>
        <w:spacing w:after="0" w:line="259" w:lineRule="auto"/>
        <w:ind w:left="0" w:right="88" w:firstLine="0"/>
        <w:jc w:val="right"/>
      </w:pPr>
      <w:r>
        <w:t xml:space="preserve"> </w:t>
      </w:r>
    </w:p>
    <w:p w:rsidR="00AE7373" w:rsidRDefault="00495B51">
      <w:pPr>
        <w:spacing w:after="0" w:line="259" w:lineRule="auto"/>
        <w:ind w:left="2919" w:right="0" w:firstLine="0"/>
      </w:pPr>
      <w:r>
        <w:rPr>
          <w:noProof/>
        </w:rPr>
        <w:drawing>
          <wp:inline distT="0" distB="0" distL="0" distR="0">
            <wp:extent cx="2876296" cy="747395"/>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8"/>
                    <a:stretch>
                      <a:fillRect/>
                    </a:stretch>
                  </pic:blipFill>
                  <pic:spPr>
                    <a:xfrm>
                      <a:off x="0" y="0"/>
                      <a:ext cx="2876296" cy="747395"/>
                    </a:xfrm>
                    <a:prstGeom prst="rect">
                      <a:avLst/>
                    </a:prstGeom>
                  </pic:spPr>
                </pic:pic>
              </a:graphicData>
            </a:graphic>
          </wp:inline>
        </w:drawing>
      </w:r>
    </w:p>
    <w:p w:rsidR="00AE7373" w:rsidRDefault="00495B51">
      <w:pPr>
        <w:spacing w:after="584" w:line="259" w:lineRule="auto"/>
        <w:ind w:left="2919" w:right="0" w:firstLine="0"/>
        <w:jc w:val="center"/>
      </w:pPr>
      <w:r>
        <w:t xml:space="preserve"> </w:t>
      </w:r>
    </w:p>
    <w:p w:rsidR="00AE7373" w:rsidRDefault="00495B51">
      <w:pPr>
        <w:spacing w:after="0" w:line="259" w:lineRule="auto"/>
        <w:ind w:left="536" w:right="0" w:firstLine="0"/>
      </w:pPr>
      <w:r>
        <w:rPr>
          <w:rFonts w:ascii="Times New Roman" w:eastAsia="Times New Roman" w:hAnsi="Times New Roman" w:cs="Times New Roman"/>
          <w:color w:val="FF8300"/>
          <w:sz w:val="72"/>
        </w:rPr>
        <w:t>Incident</w:t>
      </w:r>
      <w:r>
        <w:rPr>
          <w:rFonts w:ascii="Times New Roman" w:eastAsia="Times New Roman" w:hAnsi="Times New Roman" w:cs="Times New Roman"/>
          <w:color w:val="FF8300"/>
          <w:sz w:val="80"/>
        </w:rPr>
        <w:t xml:space="preserve"> </w:t>
      </w:r>
      <w:r>
        <w:rPr>
          <w:rFonts w:ascii="Times New Roman" w:eastAsia="Times New Roman" w:hAnsi="Times New Roman" w:cs="Times New Roman"/>
          <w:color w:val="FF8300"/>
          <w:sz w:val="72"/>
        </w:rPr>
        <w:t>Response</w:t>
      </w:r>
      <w:r>
        <w:rPr>
          <w:rFonts w:ascii="Times New Roman" w:eastAsia="Times New Roman" w:hAnsi="Times New Roman" w:cs="Times New Roman"/>
          <w:color w:val="FF8300"/>
          <w:sz w:val="80"/>
        </w:rPr>
        <w:t xml:space="preserve"> </w:t>
      </w:r>
      <w:r>
        <w:rPr>
          <w:rFonts w:ascii="Times New Roman" w:eastAsia="Times New Roman" w:hAnsi="Times New Roman" w:cs="Times New Roman"/>
          <w:color w:val="FF8300"/>
          <w:sz w:val="72"/>
        </w:rPr>
        <w:t>Platform</w:t>
      </w:r>
      <w:r>
        <w:rPr>
          <w:rFonts w:ascii="Times New Roman" w:eastAsia="Times New Roman" w:hAnsi="Times New Roman" w:cs="Times New Roman"/>
          <w:b/>
          <w:sz w:val="70"/>
        </w:rPr>
        <w:t xml:space="preserve"> </w:t>
      </w:r>
    </w:p>
    <w:p w:rsidR="00AE7373" w:rsidRDefault="00495B51">
      <w:pPr>
        <w:spacing w:after="1174" w:line="259" w:lineRule="auto"/>
        <w:ind w:left="53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3894455</wp:posOffset>
                </wp:positionV>
                <wp:extent cx="6629400" cy="764413"/>
                <wp:effectExtent l="0" t="0" r="0" b="0"/>
                <wp:wrapTopAndBottom/>
                <wp:docPr id="11128" name="Group 11128"/>
                <wp:cNvGraphicFramePr/>
                <a:graphic xmlns:a="http://schemas.openxmlformats.org/drawingml/2006/main">
                  <a:graphicData uri="http://schemas.microsoft.com/office/word/2010/wordprocessingGroup">
                    <wpg:wgp>
                      <wpg:cNvGrpSpPr/>
                      <wpg:grpSpPr>
                        <a:xfrm>
                          <a:off x="0" y="0"/>
                          <a:ext cx="6629400" cy="764413"/>
                          <a:chOff x="0" y="0"/>
                          <a:chExt cx="6629400" cy="764413"/>
                        </a:xfrm>
                      </wpg:grpSpPr>
                      <wps:wsp>
                        <wps:cNvPr id="997" name="Shape 997"/>
                        <wps:cNvSpPr/>
                        <wps:spPr>
                          <a:xfrm>
                            <a:off x="0" y="0"/>
                            <a:ext cx="6629400" cy="546100"/>
                          </a:xfrm>
                          <a:custGeom>
                            <a:avLst/>
                            <a:gdLst/>
                            <a:ahLst/>
                            <a:cxnLst/>
                            <a:rect l="0" t="0" r="0" b="0"/>
                            <a:pathLst>
                              <a:path w="6629400" h="546100">
                                <a:moveTo>
                                  <a:pt x="91017" y="0"/>
                                </a:moveTo>
                                <a:lnTo>
                                  <a:pt x="6538341" y="0"/>
                                </a:lnTo>
                                <a:cubicBezTo>
                                  <a:pt x="6588633" y="0"/>
                                  <a:pt x="6629400" y="40640"/>
                                  <a:pt x="6629400" y="90932"/>
                                </a:cubicBezTo>
                                <a:lnTo>
                                  <a:pt x="6629400" y="455041"/>
                                </a:lnTo>
                                <a:cubicBezTo>
                                  <a:pt x="6629400" y="505333"/>
                                  <a:pt x="6588633" y="546100"/>
                                  <a:pt x="6538341" y="546100"/>
                                </a:cubicBezTo>
                                <a:lnTo>
                                  <a:pt x="91017" y="546100"/>
                                </a:lnTo>
                                <a:cubicBezTo>
                                  <a:pt x="40749" y="546100"/>
                                  <a:pt x="0" y="505333"/>
                                  <a:pt x="0" y="455041"/>
                                </a:cubicBezTo>
                                <a:lnTo>
                                  <a:pt x="0" y="90932"/>
                                </a:lnTo>
                                <a:cubicBezTo>
                                  <a:pt x="0" y="40640"/>
                                  <a:pt x="40749" y="0"/>
                                  <a:pt x="91017" y="0"/>
                                </a:cubicBezTo>
                                <a:close/>
                              </a:path>
                            </a:pathLst>
                          </a:custGeom>
                          <a:ln w="0" cap="flat">
                            <a:miter lim="127000"/>
                          </a:ln>
                        </wps:spPr>
                        <wps:style>
                          <a:lnRef idx="0">
                            <a:srgbClr val="000000">
                              <a:alpha val="0"/>
                            </a:srgbClr>
                          </a:lnRef>
                          <a:fillRef idx="1">
                            <a:srgbClr val="73B632"/>
                          </a:fillRef>
                          <a:effectRef idx="0">
                            <a:scrgbClr r="0" g="0" b="0"/>
                          </a:effectRef>
                          <a:fontRef idx="none"/>
                        </wps:style>
                        <wps:bodyPr/>
                      </wps:wsp>
                      <pic:pic xmlns:pic="http://schemas.openxmlformats.org/drawingml/2006/picture">
                        <pic:nvPicPr>
                          <pic:cNvPr id="999" name="Picture 999"/>
                          <pic:cNvPicPr/>
                        </pic:nvPicPr>
                        <pic:blipFill>
                          <a:blip r:embed="rId9"/>
                          <a:stretch>
                            <a:fillRect/>
                          </a:stretch>
                        </pic:blipFill>
                        <pic:spPr>
                          <a:xfrm>
                            <a:off x="2804160" y="220345"/>
                            <a:ext cx="3742945" cy="544068"/>
                          </a:xfrm>
                          <a:prstGeom prst="rect">
                            <a:avLst/>
                          </a:prstGeom>
                        </pic:spPr>
                      </pic:pic>
                      <wps:wsp>
                        <wps:cNvPr id="1000" name="Rectangle 1000"/>
                        <wps:cNvSpPr/>
                        <wps:spPr>
                          <a:xfrm>
                            <a:off x="4020947" y="229972"/>
                            <a:ext cx="2194141" cy="224380"/>
                          </a:xfrm>
                          <a:prstGeom prst="rect">
                            <a:avLst/>
                          </a:prstGeom>
                          <a:ln>
                            <a:noFill/>
                          </a:ln>
                        </wps:spPr>
                        <wps:txbx>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 xml:space="preserve">QRADAR FUNCTION </w:t>
                              </w:r>
                            </w:p>
                          </w:txbxContent>
                        </wps:txbx>
                        <wps:bodyPr horzOverflow="overflow" vert="horz" lIns="0" tIns="0" rIns="0" bIns="0" rtlCol="0">
                          <a:noAutofit/>
                        </wps:bodyPr>
                      </wps:wsp>
                      <wps:wsp>
                        <wps:cNvPr id="1001" name="Rectangle 1001"/>
                        <wps:cNvSpPr/>
                        <wps:spPr>
                          <a:xfrm>
                            <a:off x="5680837" y="229972"/>
                            <a:ext cx="753001" cy="224380"/>
                          </a:xfrm>
                          <a:prstGeom prst="rect">
                            <a:avLst/>
                          </a:prstGeom>
                          <a:ln>
                            <a:noFill/>
                          </a:ln>
                        </wps:spPr>
                        <wps:txbx>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 xml:space="preserve">GUIDE </w:t>
                              </w:r>
                            </w:p>
                          </w:txbxContent>
                        </wps:txbx>
                        <wps:bodyPr horzOverflow="overflow" vert="horz" lIns="0" tIns="0" rIns="0" bIns="0" rtlCol="0">
                          <a:noAutofit/>
                        </wps:bodyPr>
                      </wps:wsp>
                      <wps:wsp>
                        <wps:cNvPr id="1002" name="Rectangle 1002"/>
                        <wps:cNvSpPr/>
                        <wps:spPr>
                          <a:xfrm>
                            <a:off x="6255766" y="229972"/>
                            <a:ext cx="101346" cy="224380"/>
                          </a:xfrm>
                          <a:prstGeom prst="rect">
                            <a:avLst/>
                          </a:prstGeom>
                          <a:ln>
                            <a:noFill/>
                          </a:ln>
                        </wps:spPr>
                        <wps:txbx>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v</w:t>
                              </w:r>
                            </w:p>
                          </w:txbxContent>
                        </wps:txbx>
                        <wps:bodyPr horzOverflow="overflow" vert="horz" lIns="0" tIns="0" rIns="0" bIns="0" rtlCol="0">
                          <a:noAutofit/>
                        </wps:bodyPr>
                      </wps:wsp>
                      <wps:wsp>
                        <wps:cNvPr id="1003" name="Rectangle 1003"/>
                        <wps:cNvSpPr/>
                        <wps:spPr>
                          <a:xfrm>
                            <a:off x="6338062" y="229972"/>
                            <a:ext cx="101346" cy="224380"/>
                          </a:xfrm>
                          <a:prstGeom prst="rect">
                            <a:avLst/>
                          </a:prstGeom>
                          <a:ln>
                            <a:noFill/>
                          </a:ln>
                        </wps:spPr>
                        <wps:txbx>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2</w:t>
                              </w:r>
                            </w:p>
                          </w:txbxContent>
                        </wps:txbx>
                        <wps:bodyPr horzOverflow="overflow" vert="horz" lIns="0" tIns="0" rIns="0" bIns="0" rtlCol="0">
                          <a:noAutofit/>
                        </wps:bodyPr>
                      </wps:wsp>
                      <wps:wsp>
                        <wps:cNvPr id="1004" name="Rectangle 1004"/>
                        <wps:cNvSpPr/>
                        <wps:spPr>
                          <a:xfrm>
                            <a:off x="6420358" y="229972"/>
                            <a:ext cx="160127" cy="224380"/>
                          </a:xfrm>
                          <a:prstGeom prst="rect">
                            <a:avLst/>
                          </a:prstGeom>
                          <a:ln>
                            <a:noFill/>
                          </a:ln>
                        </wps:spPr>
                        <wps:txbx>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.0</w:t>
                              </w:r>
                            </w:p>
                          </w:txbxContent>
                        </wps:txbx>
                        <wps:bodyPr horzOverflow="overflow" vert="horz" lIns="0" tIns="0" rIns="0" bIns="0" rtlCol="0">
                          <a:noAutofit/>
                        </wps:bodyPr>
                      </wps:wsp>
                    </wpg:wgp>
                  </a:graphicData>
                </a:graphic>
              </wp:anchor>
            </w:drawing>
          </mc:Choice>
          <mc:Fallback>
            <w:pict>
              <v:group id="Group 11128" o:spid="_x0000_s1026" style="position:absolute;left:0;text-align:left;margin-left:0;margin-top:306.65pt;width:522pt;height:60.2pt;z-index:251658240;mso-position-horizontal-relative:page;mso-position-vertical-relative:page" coordsize="66294,76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">
                <v:shape id="Shape 997" o:spid="_x0000_s1027" style="position:absolute;width:66294;height:5461;visibility:visible;mso-wrap-style:square;v-text-anchor:top" coordsize="6629400,54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" path="m91017,l6538341,v50292,,91059,40640,91059,90932l6629400,455041v,50292,-40767,91059,-91059,91059l91017,546100c40749,546100,,505333,,455041l,90932c,40640,40749,,91017,xe" fillcolor="#73b632" stroked="f" strokeweight="0">
                  <v:stroke miterlimit="83231f" joinstyle="miter"/>
                  <v:path arrowok="t" textboxrect="0,0,6629400,546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 o:spid="_x0000_s1028" type="#_x0000_t75" style="position:absolute;left:28041;top:2203;width:37430;height:54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">
                  <v:imagedata r:id="rId10" o:title=""/>
                </v:shape>
                <v:rect id="Rectangle 1000" o:spid="_x0000_s1029" style="position:absolute;left:40209;top:2299;width:21941;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" filled="f" stroked="f">
                  <v:textbox inset="0,0,0,0">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 xml:space="preserve">QRADAR FUNCTION </w:t>
                        </w:r>
                      </w:p>
                    </w:txbxContent>
                  </v:textbox>
                </v:rect>
                <v:rect id="Rectangle 1001" o:spid="_x0000_s1030" style="position:absolute;left:56808;top:2299;width:753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" filled="f" stroked="f">
                  <v:textbox inset="0,0,0,0">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 xml:space="preserve">GUIDE </w:t>
                        </w:r>
                      </w:p>
                    </w:txbxContent>
                  </v:textbox>
                </v:rect>
                <v:rect id="Rectangle 1002" o:spid="_x0000_s1031" style="position:absolute;left:62557;top:2299;width:101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" filled="f" stroked="f">
                  <v:textbox inset="0,0,0,0">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v</w:t>
                        </w:r>
                      </w:p>
                    </w:txbxContent>
                  </v:textbox>
                </v:rect>
                <v:rect id="Rectangle 1003" o:spid="_x0000_s1032" style="position:absolute;left:63380;top:2299;width:101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bpyygAAAOIAAAAPAAAAZHJzL2Rvd25yZXYueG1sRI/BasJA&#13;&#10;EIbvhb7DMgVvdbctFE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LipunLKAAAA&#13;&#10;4gAAAA8AAAAAAAAAAAAAAAAABwIAAGRycy9kb3ducmV2LnhtbFBLBQYAAAAAAwADALcAAAD+AgAA&#13;&#10;AAA=&#13;&#10;" filled="f" stroked="f">
                  <v:textbox inset="0,0,0,0">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2</w:t>
                        </w:r>
                      </w:p>
                    </w:txbxContent>
                  </v:textbox>
                </v:rect>
                <v:rect id="Rectangle 1004" o:spid="_x0000_s1033" style="position:absolute;left:64203;top:2299;width:1601;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CIGygAAAOIAAAAPAAAAZHJzL2Rvd25yZXYueG1sRI/BasJA&#13;&#10;EIbvhb7DMgVvdbelFE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DdAIgbKAAAA&#13;&#10;4gAAAA8AAAAAAAAAAAAAAAAABwIAAGRycy9kb3ducmV2LnhtbFBLBQYAAAAAAwADALcAAAD+AgAA&#13;&#10;AAA=&#13;&#10;" filled="f" stroked="f">
                  <v:textbox inset="0,0,0,0">
                    <w:txbxContent>
                      <w:p w:rsidR="00AE7373" w:rsidRDefault="00495B51">
                        <w:pPr>
                          <w:spacing w:after="160" w:line="259" w:lineRule="auto"/>
                          <w:ind w:left="0" w:right="0" w:firstLine="0"/>
                        </w:pPr>
                        <w:r>
                          <w:rPr>
                            <w:rFonts w:ascii="Times New Roman" w:eastAsia="Times New Roman" w:hAnsi="Times New Roman" w:cs="Times New Roman"/>
                            <w:b/>
                            <w:color w:val="FFFFFF"/>
                            <w:sz w:val="24"/>
                          </w:rPr>
                          <w:t>.0</w:t>
                        </w:r>
                      </w:p>
                    </w:txbxContent>
                  </v:textbox>
                </v:rect>
                <w10:wrap type="topAndBottom" anchorx="page" anchory="page"/>
              </v:group>
            </w:pict>
          </mc:Fallback>
        </mc:AlternateContent>
      </w:r>
      <w:r>
        <w:rPr>
          <w:sz w:val="18"/>
        </w:rPr>
        <w:t xml:space="preserve"> </w:t>
      </w:r>
    </w:p>
    <w:p w:rsidR="00AE7373" w:rsidRDefault="00495B51">
      <w:pPr>
        <w:spacing w:after="101" w:line="259" w:lineRule="auto"/>
        <w:ind w:left="864" w:right="0" w:firstLine="0"/>
      </w:pPr>
      <w:r>
        <w:t xml:space="preserve"> </w:t>
      </w:r>
    </w:p>
    <w:p w:rsidR="00AE7373" w:rsidRDefault="00495B51">
      <w:pPr>
        <w:spacing w:after="86" w:line="259" w:lineRule="auto"/>
        <w:ind w:left="864" w:right="0" w:firstLine="0"/>
      </w:pPr>
      <w:r>
        <w:t xml:space="preserve"> </w:t>
      </w:r>
    </w:p>
    <w:p w:rsidR="00AE7373" w:rsidRDefault="00495B51">
      <w:pPr>
        <w:spacing w:after="103" w:line="259" w:lineRule="auto"/>
        <w:ind w:left="864" w:right="0" w:firstLine="0"/>
      </w:pPr>
      <w:r>
        <w:rPr>
          <w:sz w:val="18"/>
        </w:rPr>
        <w:t xml:space="preserve"> </w:t>
      </w:r>
    </w:p>
    <w:p w:rsidR="00AE7373" w:rsidRDefault="00495B51">
      <w:pPr>
        <w:spacing w:after="105" w:line="259" w:lineRule="auto"/>
        <w:ind w:left="864" w:right="0" w:firstLine="0"/>
      </w:pPr>
      <w:r>
        <w:rPr>
          <w:sz w:val="18"/>
        </w:rPr>
        <w:t xml:space="preserve"> </w:t>
      </w:r>
    </w:p>
    <w:p w:rsidR="00AE7373" w:rsidRDefault="00495B51">
      <w:pPr>
        <w:spacing w:after="103" w:line="259" w:lineRule="auto"/>
        <w:ind w:left="864" w:right="0" w:firstLine="0"/>
      </w:pPr>
      <w:r>
        <w:rPr>
          <w:sz w:val="18"/>
        </w:rPr>
        <w:t xml:space="preserve"> </w:t>
      </w:r>
    </w:p>
    <w:p w:rsidR="00AE7373" w:rsidRDefault="00495B51">
      <w:pPr>
        <w:spacing w:after="103" w:line="259" w:lineRule="auto"/>
        <w:ind w:left="864" w:right="0" w:firstLine="0"/>
      </w:pPr>
      <w:r>
        <w:rPr>
          <w:sz w:val="18"/>
        </w:rPr>
        <w:t xml:space="preserve"> </w:t>
      </w:r>
    </w:p>
    <w:p w:rsidR="00AE7373" w:rsidRDefault="00495B51">
      <w:pPr>
        <w:spacing w:after="103" w:line="259" w:lineRule="auto"/>
        <w:ind w:left="864" w:right="0" w:firstLine="0"/>
      </w:pPr>
      <w:r>
        <w:rPr>
          <w:sz w:val="18"/>
        </w:rPr>
        <w:t xml:space="preserve"> </w:t>
      </w:r>
    </w:p>
    <w:p w:rsidR="00AE7373" w:rsidRDefault="00495B51">
      <w:pPr>
        <w:spacing w:after="106" w:line="259" w:lineRule="auto"/>
        <w:ind w:left="864" w:right="0" w:firstLine="0"/>
      </w:pPr>
      <w:r>
        <w:rPr>
          <w:sz w:val="18"/>
        </w:rPr>
        <w:t xml:space="preserve"> </w:t>
      </w:r>
    </w:p>
    <w:p w:rsidR="00AE7373" w:rsidRDefault="00495B51">
      <w:pPr>
        <w:spacing w:after="0" w:line="259" w:lineRule="auto"/>
        <w:ind w:left="864" w:right="0" w:firstLine="0"/>
      </w:pPr>
      <w:r>
        <w:rPr>
          <w:sz w:val="18"/>
        </w:rPr>
        <w:t xml:space="preserve"> </w:t>
      </w:r>
      <w:r>
        <w:rPr>
          <w:sz w:val="18"/>
        </w:rPr>
        <w:tab/>
        <w:t xml:space="preserve"> </w:t>
      </w:r>
    </w:p>
    <w:p w:rsidR="00AE7373" w:rsidRDefault="00495B51">
      <w:pPr>
        <w:tabs>
          <w:tab w:val="center" w:pos="3745"/>
          <w:tab w:val="center" w:pos="4465"/>
          <w:tab w:val="center" w:pos="5185"/>
          <w:tab w:val="center" w:pos="5905"/>
          <w:tab w:val="center" w:pos="6625"/>
          <w:tab w:val="center" w:pos="7345"/>
          <w:tab w:val="right" w:pos="10369"/>
        </w:tabs>
        <w:spacing w:after="402" w:line="259" w:lineRule="auto"/>
        <w:ind w:left="0" w:right="0" w:firstLine="0"/>
      </w:pPr>
      <w:r>
        <w:rPr>
          <w:i/>
          <w:sz w:val="18"/>
        </w:rPr>
        <w:t xml:space="preserve">Resilient Incident Response Platform   </w:t>
      </w:r>
      <w:r>
        <w:rPr>
          <w:i/>
          <w:sz w:val="18"/>
        </w:rPr>
        <w:tab/>
        <w:t xml:space="preserve"> </w:t>
      </w:r>
      <w:r>
        <w:rPr>
          <w:i/>
          <w:sz w:val="18"/>
        </w:rPr>
        <w:tab/>
        <w:t xml:space="preserve"> </w:t>
      </w:r>
      <w:r>
        <w:rPr>
          <w:i/>
          <w:sz w:val="18"/>
        </w:rPr>
        <w:tab/>
        <w:t xml:space="preserve"> </w:t>
      </w:r>
      <w:r>
        <w:rPr>
          <w:i/>
          <w:sz w:val="18"/>
        </w:rPr>
        <w:tab/>
        <w:t xml:space="preserve"> </w:t>
      </w:r>
      <w:proofErr w:type="gramStart"/>
      <w:r>
        <w:rPr>
          <w:i/>
          <w:sz w:val="18"/>
        </w:rPr>
        <w:tab/>
        <w:t xml:space="preserve">  </w:t>
      </w:r>
      <w:r>
        <w:rPr>
          <w:i/>
          <w:sz w:val="18"/>
        </w:rPr>
        <w:tab/>
      </w:r>
      <w:proofErr w:type="gramEnd"/>
      <w:r>
        <w:rPr>
          <w:i/>
          <w:sz w:val="18"/>
        </w:rPr>
        <w:t xml:space="preserve"> </w:t>
      </w:r>
      <w:r>
        <w:rPr>
          <w:i/>
          <w:sz w:val="18"/>
        </w:rPr>
        <w:tab/>
        <w:t xml:space="preserve">        </w:t>
      </w:r>
      <w:proofErr w:type="spellStart"/>
      <w:r>
        <w:rPr>
          <w:i/>
          <w:sz w:val="18"/>
        </w:rPr>
        <w:t>QRadar</w:t>
      </w:r>
      <w:proofErr w:type="spellEnd"/>
      <w:r>
        <w:rPr>
          <w:i/>
          <w:sz w:val="18"/>
        </w:rPr>
        <w:t xml:space="preserve"> Function Guide </w:t>
      </w:r>
    </w:p>
    <w:p w:rsidR="00AE7373" w:rsidRDefault="00495B51">
      <w:pPr>
        <w:spacing w:after="26" w:line="259" w:lineRule="auto"/>
        <w:ind w:left="0" w:right="808" w:firstLine="0"/>
        <w:jc w:val="right"/>
      </w:pPr>
      <w:r>
        <w:t xml:space="preserve"> </w:t>
      </w:r>
    </w:p>
    <w:p w:rsidR="00AE7373" w:rsidRDefault="00495B51">
      <w:pPr>
        <w:spacing w:after="0" w:line="259" w:lineRule="auto"/>
        <w:ind w:left="864" w:right="0" w:firstLine="0"/>
      </w:pPr>
      <w:r>
        <w:rPr>
          <w:sz w:val="18"/>
        </w:rPr>
        <w:t xml:space="preserve"> </w:t>
      </w:r>
    </w:p>
    <w:p w:rsidR="00AE7373" w:rsidRDefault="00495B51">
      <w:pPr>
        <w:spacing w:after="657" w:line="259" w:lineRule="auto"/>
        <w:ind w:left="836" w:right="0" w:firstLine="0"/>
      </w:pPr>
      <w:r>
        <w:rPr>
          <w:rFonts w:ascii="Calibri" w:eastAsia="Calibri" w:hAnsi="Calibri" w:cs="Calibri"/>
          <w:noProof/>
          <w:sz w:val="22"/>
        </w:rPr>
        <mc:AlternateContent>
          <mc:Choice Requires="wpg">
            <w:drawing>
              <wp:inline distT="0" distB="0" distL="0" distR="0">
                <wp:extent cx="5523865" cy="9144"/>
                <wp:effectExtent l="0" t="0" r="0" b="0"/>
                <wp:docPr id="11833" name="Group 11833"/>
                <wp:cNvGraphicFramePr/>
                <a:graphic xmlns:a="http://schemas.openxmlformats.org/drawingml/2006/main">
                  <a:graphicData uri="http://schemas.microsoft.com/office/word/2010/wordprocessingGroup">
                    <wpg:wgp>
                      <wpg:cNvGrpSpPr/>
                      <wpg:grpSpPr>
                        <a:xfrm>
                          <a:off x="0" y="0"/>
                          <a:ext cx="5523865" cy="9144"/>
                          <a:chOff x="0" y="0"/>
                          <a:chExt cx="5523865" cy="9144"/>
                        </a:xfrm>
                      </wpg:grpSpPr>
                      <wps:wsp>
                        <wps:cNvPr id="14223" name="Shape 14223"/>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833" style="width:434.95pt;height:0.719971pt;mso-position-horizontal-relative:char;mso-position-vertical-relative:line" coordsize="55238,91">
                <v:shape id="Shape 14224" style="position:absolute;width:55238;height:91;left:0;top:0;" coordsize="5523865,9144" path="m0,0l5523865,0l5523865,9144l0,9144l0,0">
                  <v:stroke weight="0pt" endcap="flat" joinstyle="miter" miterlimit="10" on="false" color="#000000" opacity="0"/>
                  <v:fill on="true" color="#000000"/>
                </v:shape>
              </v:group>
            </w:pict>
          </mc:Fallback>
        </mc:AlternateContent>
      </w:r>
    </w:p>
    <w:p w:rsidR="00AE7373" w:rsidRDefault="00495B51">
      <w:pPr>
        <w:spacing w:after="162" w:line="259" w:lineRule="auto"/>
        <w:ind w:left="864" w:right="0" w:firstLine="0"/>
      </w:pPr>
      <w:r>
        <w:rPr>
          <w:rFonts w:ascii="Calibri" w:eastAsia="Calibri" w:hAnsi="Calibri" w:cs="Calibri"/>
          <w:b/>
          <w:sz w:val="18"/>
        </w:rPr>
        <w:lastRenderedPageBreak/>
        <w:t xml:space="preserve"> </w:t>
      </w:r>
    </w:p>
    <w:p w:rsidR="00AE7373" w:rsidRDefault="00495B51">
      <w:pPr>
        <w:spacing w:after="113"/>
        <w:ind w:left="874" w:right="415"/>
      </w:pPr>
      <w:r>
        <w:rPr>
          <w:sz w:val="18"/>
        </w:rPr>
        <w:t>Licensed Materials – Property of IBM</w:t>
      </w:r>
      <w:r>
        <w:rPr>
          <w:sz w:val="18"/>
        </w:rPr>
        <w:t xml:space="preserve"> </w:t>
      </w:r>
    </w:p>
    <w:p w:rsidR="00AE7373" w:rsidRDefault="00495B51">
      <w:pPr>
        <w:spacing w:after="110"/>
        <w:ind w:left="874" w:right="415"/>
      </w:pPr>
      <w:r>
        <w:rPr>
          <w:sz w:val="18"/>
        </w:rPr>
        <w:t xml:space="preserve">© Copyright IBM Corp. 2010, 2019.  All Rights Reserved. </w:t>
      </w:r>
    </w:p>
    <w:p w:rsidR="00AE7373" w:rsidRDefault="00495B51">
      <w:pPr>
        <w:spacing w:after="116"/>
        <w:ind w:left="874" w:right="415"/>
      </w:pPr>
      <w:r>
        <w:rPr>
          <w:sz w:val="18"/>
        </w:rPr>
        <w:t xml:space="preserve">US Government Users Restricted Rights: Use, duplication or disclosure restricted by GSA ADP Schedule Contract with IBM Corp. </w:t>
      </w:r>
    </w:p>
    <w:p w:rsidR="00AE7373" w:rsidRDefault="00495B51">
      <w:pPr>
        <w:spacing w:after="38" w:line="259" w:lineRule="auto"/>
        <w:ind w:left="864" w:right="0" w:firstLine="0"/>
      </w:pPr>
      <w:r>
        <w:rPr>
          <w:sz w:val="18"/>
        </w:rPr>
        <w:t xml:space="preserve"> </w:t>
      </w:r>
    </w:p>
    <w:p w:rsidR="00AE7373" w:rsidRDefault="00495B51">
      <w:pPr>
        <w:spacing w:after="0" w:line="259" w:lineRule="auto"/>
        <w:ind w:left="864" w:right="0" w:firstLine="0"/>
      </w:pPr>
      <w:r>
        <w:rPr>
          <w:rFonts w:ascii="Century Gothic" w:eastAsia="Century Gothic" w:hAnsi="Century Gothic" w:cs="Century Gothic"/>
          <w:b/>
          <w:sz w:val="22"/>
        </w:rPr>
        <w:t xml:space="preserve">Resilient Incident Response Platform </w:t>
      </w:r>
      <w:proofErr w:type="spellStart"/>
      <w:r>
        <w:rPr>
          <w:rFonts w:ascii="Century Gothic" w:eastAsia="Century Gothic" w:hAnsi="Century Gothic" w:cs="Century Gothic"/>
          <w:b/>
          <w:sz w:val="22"/>
        </w:rPr>
        <w:t>QRadar</w:t>
      </w:r>
      <w:proofErr w:type="spellEnd"/>
      <w:r>
        <w:rPr>
          <w:rFonts w:ascii="Century Gothic" w:eastAsia="Century Gothic" w:hAnsi="Century Gothic" w:cs="Century Gothic"/>
          <w:b/>
          <w:sz w:val="22"/>
        </w:rPr>
        <w:t xml:space="preserve"> Function Guide </w:t>
      </w:r>
    </w:p>
    <w:tbl>
      <w:tblPr>
        <w:tblStyle w:val="TableGrid"/>
        <w:tblW w:w="8819" w:type="dxa"/>
        <w:tblInd w:w="852" w:type="dxa"/>
        <w:tblCellMar>
          <w:top w:w="8" w:type="dxa"/>
          <w:left w:w="0" w:type="dxa"/>
          <w:bottom w:w="0" w:type="dxa"/>
          <w:right w:w="113" w:type="dxa"/>
        </w:tblCellMar>
        <w:tblLook w:val="04A0" w:firstRow="1" w:lastRow="0" w:firstColumn="1" w:lastColumn="0" w:noHBand="0" w:noVBand="1"/>
      </w:tblPr>
      <w:tblGrid>
        <w:gridCol w:w="986"/>
        <w:gridCol w:w="1558"/>
        <w:gridCol w:w="2888"/>
        <w:gridCol w:w="3387"/>
      </w:tblGrid>
      <w:tr w:rsidR="00AE7373">
        <w:trPr>
          <w:trHeight w:val="221"/>
        </w:trPr>
        <w:tc>
          <w:tcPr>
            <w:tcW w:w="986" w:type="dxa"/>
            <w:tcBorders>
              <w:top w:val="single" w:sz="6" w:space="0" w:color="000000"/>
              <w:left w:val="single" w:sz="6" w:space="0" w:color="000000"/>
              <w:bottom w:val="single" w:sz="6" w:space="0" w:color="000000"/>
              <w:right w:val="single" w:sz="6" w:space="0" w:color="000000"/>
            </w:tcBorders>
          </w:tcPr>
          <w:p w:rsidR="00AE7373" w:rsidRDefault="00495B51">
            <w:pPr>
              <w:spacing w:after="0" w:line="259" w:lineRule="auto"/>
              <w:ind w:left="163" w:right="0" w:firstLine="0"/>
            </w:pPr>
            <w:r>
              <w:rPr>
                <w:b/>
                <w:sz w:val="18"/>
              </w:rPr>
              <w:t xml:space="preserve">Version </w:t>
            </w:r>
          </w:p>
        </w:tc>
        <w:tc>
          <w:tcPr>
            <w:tcW w:w="1558" w:type="dxa"/>
            <w:tcBorders>
              <w:top w:val="single" w:sz="6" w:space="0" w:color="000000"/>
              <w:left w:val="single" w:sz="6" w:space="0" w:color="000000"/>
              <w:bottom w:val="single" w:sz="6" w:space="0" w:color="000000"/>
              <w:right w:val="single" w:sz="6" w:space="0" w:color="000000"/>
            </w:tcBorders>
          </w:tcPr>
          <w:p w:rsidR="00AE7373" w:rsidRDefault="00495B51">
            <w:pPr>
              <w:spacing w:after="0" w:line="259" w:lineRule="auto"/>
              <w:ind w:left="111" w:right="0" w:firstLine="0"/>
              <w:jc w:val="center"/>
            </w:pPr>
            <w:r>
              <w:rPr>
                <w:b/>
                <w:sz w:val="18"/>
              </w:rPr>
              <w:t>Pu</w:t>
            </w:r>
            <w:r>
              <w:rPr>
                <w:b/>
                <w:sz w:val="18"/>
              </w:rPr>
              <w:t xml:space="preserve">blication </w:t>
            </w:r>
          </w:p>
        </w:tc>
        <w:tc>
          <w:tcPr>
            <w:tcW w:w="2888" w:type="dxa"/>
            <w:tcBorders>
              <w:top w:val="single" w:sz="6" w:space="0" w:color="000000"/>
              <w:left w:val="single" w:sz="6" w:space="0" w:color="000000"/>
              <w:bottom w:val="single" w:sz="6" w:space="0" w:color="000000"/>
              <w:right w:val="nil"/>
            </w:tcBorders>
          </w:tcPr>
          <w:p w:rsidR="00AE7373" w:rsidRDefault="00AE7373">
            <w:pPr>
              <w:spacing w:after="160" w:line="259" w:lineRule="auto"/>
              <w:ind w:left="0" w:right="0" w:firstLine="0"/>
            </w:pPr>
          </w:p>
        </w:tc>
        <w:tc>
          <w:tcPr>
            <w:tcW w:w="3387" w:type="dxa"/>
            <w:tcBorders>
              <w:top w:val="single" w:sz="6" w:space="0" w:color="000000"/>
              <w:left w:val="nil"/>
              <w:bottom w:val="single" w:sz="6" w:space="0" w:color="000000"/>
              <w:right w:val="single" w:sz="6" w:space="0" w:color="000000"/>
            </w:tcBorders>
          </w:tcPr>
          <w:p w:rsidR="00AE7373" w:rsidRDefault="00495B51">
            <w:pPr>
              <w:spacing w:after="0" w:line="259" w:lineRule="auto"/>
              <w:ind w:left="0" w:right="0" w:firstLine="0"/>
            </w:pPr>
            <w:r>
              <w:rPr>
                <w:b/>
                <w:sz w:val="18"/>
              </w:rPr>
              <w:t xml:space="preserve">Notes </w:t>
            </w:r>
          </w:p>
        </w:tc>
      </w:tr>
      <w:tr w:rsidR="00170F40">
        <w:trPr>
          <w:trHeight w:val="221"/>
        </w:trPr>
        <w:tc>
          <w:tcPr>
            <w:tcW w:w="986" w:type="dxa"/>
            <w:tcBorders>
              <w:top w:val="single" w:sz="6" w:space="0" w:color="000000"/>
              <w:left w:val="single" w:sz="6" w:space="0" w:color="000000"/>
              <w:bottom w:val="single" w:sz="6" w:space="0" w:color="000000"/>
              <w:right w:val="single" w:sz="6" w:space="0" w:color="000000"/>
            </w:tcBorders>
          </w:tcPr>
          <w:p w:rsidR="00170F40" w:rsidRPr="00A13296" w:rsidRDefault="00170F40" w:rsidP="00A13296">
            <w:pPr>
              <w:spacing w:after="0" w:line="259" w:lineRule="auto"/>
              <w:ind w:left="108" w:right="0" w:firstLine="0"/>
              <w:rPr>
                <w:sz w:val="18"/>
                <w:rPrChange w:id="0" w:author="Ihor Husar" w:date="2020-03-31T14:59:00Z">
                  <w:rPr>
                    <w:sz w:val="18"/>
                    <w:szCs w:val="18"/>
                  </w:rPr>
                </w:rPrChange>
              </w:rPr>
              <w:pPrChange w:id="1" w:author="Ihor Husar" w:date="2020-03-31T14:59:00Z">
                <w:pPr>
                  <w:ind w:left="0" w:firstLine="0"/>
                </w:pPr>
              </w:pPrChange>
            </w:pPr>
            <w:del w:id="2" w:author="Ihor Husar" w:date="2020-03-31T14:59:00Z">
              <w:r w:rsidRPr="00A13296" w:rsidDel="00A13296">
                <w:rPr>
                  <w:sz w:val="18"/>
                </w:rPr>
                <w:delText xml:space="preserve"> </w:delText>
              </w:r>
              <w:r w:rsidRPr="00A13296" w:rsidDel="00A13296">
                <w:rPr>
                  <w:sz w:val="18"/>
                  <w:rPrChange w:id="3" w:author="Ihor Husar" w:date="2020-03-31T14:59:00Z">
                    <w:rPr>
                      <w:sz w:val="18"/>
                      <w:szCs w:val="18"/>
                    </w:rPr>
                  </w:rPrChange>
                </w:rPr>
                <w:delText xml:space="preserve"> </w:delText>
              </w:r>
            </w:del>
            <w:r w:rsidRPr="00A13296">
              <w:rPr>
                <w:sz w:val="18"/>
                <w:rPrChange w:id="4" w:author="Ihor Husar" w:date="2020-03-31T14:59:00Z">
                  <w:rPr>
                    <w:sz w:val="18"/>
                    <w:szCs w:val="18"/>
                  </w:rPr>
                </w:rPrChange>
              </w:rPr>
              <w:t>2.0.5</w:t>
            </w:r>
          </w:p>
        </w:tc>
        <w:tc>
          <w:tcPr>
            <w:tcW w:w="1558" w:type="dxa"/>
            <w:tcBorders>
              <w:top w:val="single" w:sz="6" w:space="0" w:color="000000"/>
              <w:left w:val="single" w:sz="6" w:space="0" w:color="000000"/>
              <w:bottom w:val="single" w:sz="6" w:space="0" w:color="000000"/>
              <w:right w:val="single" w:sz="6" w:space="0" w:color="000000"/>
            </w:tcBorders>
          </w:tcPr>
          <w:p w:rsidR="00170F40" w:rsidRPr="00A13296" w:rsidRDefault="00170F40" w:rsidP="00A13296">
            <w:pPr>
              <w:spacing w:after="0" w:line="259" w:lineRule="auto"/>
              <w:ind w:left="108" w:right="0" w:firstLine="0"/>
              <w:rPr>
                <w:sz w:val="18"/>
                <w:rPrChange w:id="5" w:author="Ihor Husar" w:date="2020-03-31T14:59:00Z">
                  <w:rPr>
                    <w:sz w:val="18"/>
                    <w:szCs w:val="18"/>
                  </w:rPr>
                </w:rPrChange>
              </w:rPr>
              <w:pPrChange w:id="6" w:author="Ihor Husar" w:date="2020-03-31T14:59:00Z">
                <w:pPr>
                  <w:ind w:left="0" w:firstLine="0"/>
                </w:pPr>
              </w:pPrChange>
            </w:pPr>
            <w:del w:id="7" w:author="Ihor Husar" w:date="2020-03-31T14:59:00Z">
              <w:r w:rsidRPr="00A13296" w:rsidDel="00A13296">
                <w:rPr>
                  <w:sz w:val="18"/>
                  <w:rPrChange w:id="8" w:author="Ihor Husar" w:date="2020-03-31T14:59:00Z">
                    <w:rPr>
                      <w:sz w:val="18"/>
                      <w:szCs w:val="18"/>
                    </w:rPr>
                  </w:rPrChange>
                </w:rPr>
                <w:delText xml:space="preserve">  </w:delText>
              </w:r>
            </w:del>
            <w:r w:rsidRPr="00A13296">
              <w:rPr>
                <w:sz w:val="18"/>
                <w:rPrChange w:id="9" w:author="Ihor Husar" w:date="2020-03-31T14:59:00Z">
                  <w:rPr>
                    <w:sz w:val="18"/>
                    <w:szCs w:val="18"/>
                  </w:rPr>
                </w:rPrChange>
              </w:rPr>
              <w:t>April</w:t>
            </w:r>
            <w:ins w:id="10" w:author="Ihor Husar" w:date="2020-03-31T14:42:00Z">
              <w:r w:rsidRPr="00A13296">
                <w:rPr>
                  <w:sz w:val="18"/>
                  <w:rPrChange w:id="11" w:author="Ihor Husar" w:date="2020-03-31T14:59:00Z">
                    <w:rPr>
                      <w:sz w:val="18"/>
                      <w:szCs w:val="18"/>
                    </w:rPr>
                  </w:rPrChange>
                </w:rPr>
                <w:t xml:space="preserve"> 2020</w:t>
              </w:r>
            </w:ins>
          </w:p>
        </w:tc>
        <w:tc>
          <w:tcPr>
            <w:tcW w:w="2888" w:type="dxa"/>
            <w:tcBorders>
              <w:top w:val="single" w:sz="6" w:space="0" w:color="000000"/>
              <w:left w:val="single" w:sz="6" w:space="0" w:color="000000"/>
              <w:bottom w:val="single" w:sz="6" w:space="0" w:color="000000"/>
              <w:right w:val="nil"/>
            </w:tcBorders>
          </w:tcPr>
          <w:p w:rsidR="00170F40" w:rsidRPr="00A13296" w:rsidRDefault="00170F40" w:rsidP="00A13296">
            <w:pPr>
              <w:spacing w:after="0" w:line="259" w:lineRule="auto"/>
              <w:ind w:left="108" w:right="0" w:firstLine="0"/>
              <w:rPr>
                <w:sz w:val="18"/>
                <w:rPrChange w:id="12" w:author="Ihor Husar" w:date="2020-03-31T14:59:00Z">
                  <w:rPr/>
                </w:rPrChange>
              </w:rPr>
              <w:pPrChange w:id="13" w:author="Ihor Husar" w:date="2020-03-31T14:59:00Z">
                <w:pPr>
                  <w:spacing w:after="160" w:line="259" w:lineRule="auto"/>
                  <w:ind w:left="0" w:right="0" w:firstLine="0"/>
                </w:pPr>
              </w:pPrChange>
            </w:pPr>
            <w:ins w:id="14" w:author="Ihor Husar" w:date="2020-03-31T14:43:00Z">
              <w:r w:rsidRPr="00A13296">
                <w:rPr>
                  <w:sz w:val="18"/>
                  <w:rPrChange w:id="15" w:author="Ihor Husar" w:date="2020-03-31T14:59:00Z">
                    <w:rPr>
                      <w:sz w:val="18"/>
                      <w:szCs w:val="18"/>
                    </w:rPr>
                  </w:rPrChange>
                </w:rPr>
                <w:t xml:space="preserve">Additional configuration </w:t>
              </w:r>
            </w:ins>
            <w:ins w:id="16" w:author="Ihor Husar" w:date="2020-03-31T14:44:00Z">
              <w:r w:rsidRPr="00A13296">
                <w:rPr>
                  <w:sz w:val="18"/>
                  <w:rPrChange w:id="17" w:author="Ihor Husar" w:date="2020-03-31T14:59:00Z">
                    <w:rPr>
                      <w:sz w:val="18"/>
                      <w:szCs w:val="18"/>
                    </w:rPr>
                  </w:rPrChange>
                </w:rPr>
                <w:t>notes.</w:t>
              </w:r>
            </w:ins>
          </w:p>
        </w:tc>
        <w:tc>
          <w:tcPr>
            <w:tcW w:w="3387" w:type="dxa"/>
            <w:tcBorders>
              <w:top w:val="single" w:sz="6" w:space="0" w:color="000000"/>
              <w:left w:val="nil"/>
              <w:bottom w:val="single" w:sz="6" w:space="0" w:color="000000"/>
              <w:right w:val="single" w:sz="6" w:space="0" w:color="000000"/>
            </w:tcBorders>
          </w:tcPr>
          <w:p w:rsidR="00170F40" w:rsidRPr="00A13296" w:rsidRDefault="00170F40" w:rsidP="00A13296">
            <w:pPr>
              <w:spacing w:after="0" w:line="259" w:lineRule="auto"/>
              <w:ind w:left="108" w:right="0" w:firstLine="0"/>
              <w:rPr>
                <w:sz w:val="18"/>
                <w:rPrChange w:id="18" w:author="Ihor Husar" w:date="2020-03-31T14:59:00Z">
                  <w:rPr>
                    <w:b/>
                    <w:sz w:val="18"/>
                  </w:rPr>
                </w:rPrChange>
              </w:rPr>
              <w:pPrChange w:id="19" w:author="Ihor Husar" w:date="2020-03-31T14:59:00Z">
                <w:pPr>
                  <w:spacing w:after="0" w:line="259" w:lineRule="auto"/>
                  <w:ind w:left="0" w:right="0" w:firstLine="0"/>
                </w:pPr>
              </w:pPrChange>
            </w:pPr>
            <w:ins w:id="20" w:author="Ihor Husar" w:date="2020-03-31T14:43:00Z">
              <w:r w:rsidRPr="00A13296">
                <w:rPr>
                  <w:sz w:val="18"/>
                  <w:rPrChange w:id="21" w:author="Ihor Husar" w:date="2020-03-31T14:59:00Z">
                    <w:rPr>
                      <w:b/>
                      <w:sz w:val="18"/>
                    </w:rPr>
                  </w:rPrChange>
                </w:rPr>
                <w:t xml:space="preserve"> </w:t>
              </w:r>
            </w:ins>
          </w:p>
        </w:tc>
      </w:tr>
      <w:tr w:rsidR="00AE7373">
        <w:trPr>
          <w:trHeight w:val="218"/>
        </w:trPr>
        <w:tc>
          <w:tcPr>
            <w:tcW w:w="986" w:type="dxa"/>
            <w:tcBorders>
              <w:top w:val="single" w:sz="6" w:space="0" w:color="000000"/>
              <w:left w:val="single" w:sz="2" w:space="0" w:color="000000"/>
              <w:bottom w:val="single" w:sz="2" w:space="0" w:color="000000"/>
              <w:right w:val="single" w:sz="2" w:space="0" w:color="000000"/>
            </w:tcBorders>
          </w:tcPr>
          <w:p w:rsidR="00AE7373" w:rsidRDefault="00495B51">
            <w:pPr>
              <w:spacing w:after="0" w:line="259" w:lineRule="auto"/>
              <w:ind w:left="108" w:right="0" w:firstLine="0"/>
            </w:pPr>
            <w:r>
              <w:rPr>
                <w:sz w:val="18"/>
              </w:rPr>
              <w:t xml:space="preserve">2.0 </w:t>
            </w:r>
          </w:p>
        </w:tc>
        <w:tc>
          <w:tcPr>
            <w:tcW w:w="1558" w:type="dxa"/>
            <w:tcBorders>
              <w:top w:val="single" w:sz="6" w:space="0" w:color="000000"/>
              <w:left w:val="single" w:sz="2" w:space="0" w:color="000000"/>
              <w:bottom w:val="single" w:sz="2" w:space="0" w:color="000000"/>
              <w:right w:val="single" w:sz="2" w:space="0" w:color="000000"/>
            </w:tcBorders>
          </w:tcPr>
          <w:p w:rsidR="00AE7373" w:rsidRDefault="00495B51">
            <w:pPr>
              <w:spacing w:after="0" w:line="259" w:lineRule="auto"/>
              <w:ind w:left="108" w:right="0" w:firstLine="0"/>
            </w:pPr>
            <w:r>
              <w:rPr>
                <w:sz w:val="18"/>
              </w:rPr>
              <w:t xml:space="preserve">March 2019 </w:t>
            </w:r>
          </w:p>
        </w:tc>
        <w:tc>
          <w:tcPr>
            <w:tcW w:w="2888" w:type="dxa"/>
            <w:tcBorders>
              <w:top w:val="single" w:sz="6" w:space="0" w:color="000000"/>
              <w:left w:val="single" w:sz="2" w:space="0" w:color="000000"/>
              <w:bottom w:val="single" w:sz="2" w:space="0" w:color="000000"/>
              <w:right w:val="nil"/>
            </w:tcBorders>
          </w:tcPr>
          <w:p w:rsidR="00AE7373" w:rsidRDefault="00495B51">
            <w:pPr>
              <w:spacing w:after="0" w:line="259" w:lineRule="auto"/>
              <w:ind w:left="108" w:right="0" w:firstLine="0"/>
            </w:pPr>
            <w:r>
              <w:rPr>
                <w:sz w:val="18"/>
              </w:rPr>
              <w:t xml:space="preserve">Supports the V2.0 release. </w:t>
            </w:r>
          </w:p>
        </w:tc>
        <w:tc>
          <w:tcPr>
            <w:tcW w:w="3387" w:type="dxa"/>
            <w:tcBorders>
              <w:top w:val="single" w:sz="6" w:space="0" w:color="000000"/>
              <w:left w:val="nil"/>
              <w:bottom w:val="single" w:sz="2" w:space="0" w:color="000000"/>
              <w:right w:val="single" w:sz="2" w:space="0" w:color="000000"/>
            </w:tcBorders>
          </w:tcPr>
          <w:p w:rsidR="00AE7373" w:rsidRDefault="00AE7373">
            <w:pPr>
              <w:spacing w:after="160" w:line="259" w:lineRule="auto"/>
              <w:ind w:left="0" w:right="0" w:firstLine="0"/>
            </w:pPr>
          </w:p>
        </w:tc>
      </w:tr>
      <w:tr w:rsidR="00AE7373">
        <w:trPr>
          <w:trHeight w:val="211"/>
        </w:trPr>
        <w:tc>
          <w:tcPr>
            <w:tcW w:w="986" w:type="dxa"/>
            <w:tcBorders>
              <w:top w:val="single" w:sz="2" w:space="0" w:color="000000"/>
              <w:left w:val="single" w:sz="2" w:space="0" w:color="000000"/>
              <w:bottom w:val="single" w:sz="2" w:space="0" w:color="000000"/>
              <w:right w:val="single" w:sz="2" w:space="0" w:color="000000"/>
            </w:tcBorders>
          </w:tcPr>
          <w:p w:rsidR="00AE7373" w:rsidRDefault="00495B51">
            <w:pPr>
              <w:spacing w:after="0" w:line="259" w:lineRule="auto"/>
              <w:ind w:left="108" w:right="0" w:firstLine="0"/>
            </w:pPr>
            <w:r>
              <w:rPr>
                <w:sz w:val="18"/>
              </w:rPr>
              <w:t xml:space="preserve">1.0 </w:t>
            </w:r>
          </w:p>
        </w:tc>
        <w:tc>
          <w:tcPr>
            <w:tcW w:w="1558" w:type="dxa"/>
            <w:tcBorders>
              <w:top w:val="single" w:sz="2" w:space="0" w:color="000000"/>
              <w:left w:val="single" w:sz="2" w:space="0" w:color="000000"/>
              <w:bottom w:val="single" w:sz="2" w:space="0" w:color="000000"/>
              <w:right w:val="single" w:sz="2" w:space="0" w:color="000000"/>
            </w:tcBorders>
          </w:tcPr>
          <w:p w:rsidR="00AE7373" w:rsidRDefault="00495B51">
            <w:pPr>
              <w:spacing w:after="0" w:line="259" w:lineRule="auto"/>
              <w:ind w:left="108" w:right="0" w:firstLine="0"/>
            </w:pPr>
            <w:r>
              <w:rPr>
                <w:sz w:val="18"/>
              </w:rPr>
              <w:t xml:space="preserve">July 2018 </w:t>
            </w:r>
          </w:p>
        </w:tc>
        <w:tc>
          <w:tcPr>
            <w:tcW w:w="2888" w:type="dxa"/>
            <w:tcBorders>
              <w:top w:val="single" w:sz="2" w:space="0" w:color="000000"/>
              <w:left w:val="single" w:sz="2" w:space="0" w:color="000000"/>
              <w:bottom w:val="single" w:sz="2" w:space="0" w:color="000000"/>
              <w:right w:val="nil"/>
            </w:tcBorders>
          </w:tcPr>
          <w:p w:rsidR="00AE7373" w:rsidRDefault="00495B51">
            <w:pPr>
              <w:spacing w:after="0" w:line="259" w:lineRule="auto"/>
              <w:ind w:left="108" w:right="0" w:firstLine="0"/>
            </w:pPr>
            <w:r>
              <w:rPr>
                <w:sz w:val="18"/>
              </w:rPr>
              <w:t xml:space="preserve">Initial release. </w:t>
            </w:r>
          </w:p>
        </w:tc>
        <w:tc>
          <w:tcPr>
            <w:tcW w:w="3387" w:type="dxa"/>
            <w:tcBorders>
              <w:top w:val="single" w:sz="2" w:space="0" w:color="000000"/>
              <w:left w:val="nil"/>
              <w:bottom w:val="single" w:sz="2" w:space="0" w:color="000000"/>
              <w:right w:val="single" w:sz="2" w:space="0" w:color="000000"/>
            </w:tcBorders>
          </w:tcPr>
          <w:p w:rsidR="00AE7373" w:rsidRDefault="00AE7373">
            <w:pPr>
              <w:spacing w:after="160" w:line="259" w:lineRule="auto"/>
              <w:ind w:left="0" w:right="0" w:firstLine="0"/>
            </w:pPr>
          </w:p>
        </w:tc>
      </w:tr>
    </w:tbl>
    <w:p w:rsidR="00AE7373" w:rsidRDefault="00495B51">
      <w:pPr>
        <w:spacing w:after="0" w:line="259" w:lineRule="auto"/>
        <w:ind w:left="864" w:right="0" w:firstLine="0"/>
      </w:pPr>
      <w:r>
        <w:rPr>
          <w:sz w:val="18"/>
        </w:rPr>
        <w:t xml:space="preserve"> </w:t>
      </w:r>
    </w:p>
    <w:p w:rsidR="00AE7373" w:rsidRDefault="00495B51">
      <w:pPr>
        <w:spacing w:after="8888" w:line="259" w:lineRule="auto"/>
        <w:ind w:left="864" w:right="0" w:firstLine="0"/>
      </w:pPr>
      <w:r>
        <w:rPr>
          <w:sz w:val="18"/>
        </w:rPr>
        <w:t xml:space="preserve"> </w:t>
      </w:r>
    </w:p>
    <w:p w:rsidR="00AE7373" w:rsidRDefault="00495B51">
      <w:pPr>
        <w:spacing w:after="0" w:line="259" w:lineRule="auto"/>
        <w:ind w:left="88" w:right="0" w:firstLine="0"/>
        <w:jc w:val="center"/>
      </w:pPr>
      <w:r>
        <w:rPr>
          <w:sz w:val="14"/>
        </w:rPr>
        <w:t xml:space="preserve">Page 2 </w:t>
      </w:r>
    </w:p>
    <w:sdt>
      <w:sdtPr>
        <w:id w:val="208769997"/>
        <w:docPartObj>
          <w:docPartGallery w:val="Table of Contents"/>
        </w:docPartObj>
      </w:sdtPr>
      <w:sdtEndPr/>
      <w:sdtContent>
        <w:p w:rsidR="00AE7373" w:rsidRDefault="00495B51">
          <w:pPr>
            <w:spacing w:after="14" w:line="259" w:lineRule="auto"/>
            <w:ind w:left="864" w:right="0" w:firstLine="0"/>
          </w:pPr>
          <w:r>
            <w:rPr>
              <w:b/>
              <w:i/>
              <w:sz w:val="28"/>
            </w:rPr>
            <w:t xml:space="preserve">Table of Contents </w:t>
          </w:r>
        </w:p>
        <w:p w:rsidR="00AE7373" w:rsidRDefault="00495B51">
          <w:pPr>
            <w:pStyle w:val="TOC1"/>
            <w:tabs>
              <w:tab w:val="right" w:leader="dot" w:pos="10369"/>
            </w:tabs>
          </w:pPr>
          <w:r>
            <w:fldChar w:fldCharType="begin"/>
          </w:r>
          <w:r>
            <w:instrText xml:space="preserve"> TOC \o "1-2" \h \z \u </w:instrText>
          </w:r>
          <w:r>
            <w:fldChar w:fldCharType="separate"/>
          </w:r>
          <w:r>
            <w:fldChar w:fldCharType="begin"/>
          </w:r>
          <w:r>
            <w:instrText xml:space="preserve"> HYPERLINK \l "_Toc14125" \h </w:instrText>
          </w:r>
          <w:r>
            <w:fldChar w:fldCharType="separate"/>
          </w:r>
          <w:r>
            <w:t>1.</w:t>
          </w:r>
          <w:r>
            <w:rPr>
              <w:rFonts w:ascii="Calibri" w:eastAsia="Calibri" w:hAnsi="Calibri" w:cs="Calibri"/>
              <w:b w:val="0"/>
              <w:sz w:val="22"/>
            </w:rPr>
            <w:t xml:space="preserve">  </w:t>
          </w:r>
          <w:r>
            <w:t>Overview</w:t>
          </w:r>
          <w:r>
            <w:tab/>
          </w:r>
          <w:r>
            <w:fldChar w:fldCharType="begin"/>
          </w:r>
          <w:r>
            <w:instrText>PAGEREF _Toc14125 \h</w:instrText>
          </w:r>
          <w:r>
            <w:fldChar w:fldCharType="separate"/>
          </w:r>
          <w:ins w:id="22" w:author="Ihor Husar" w:date="2020-03-31T14:58:00Z">
            <w:r w:rsidR="00A13296">
              <w:rPr>
                <w:noProof/>
              </w:rPr>
              <w:t>5</w:t>
            </w:r>
          </w:ins>
          <w:del w:id="23" w:author="Ihor Husar" w:date="2020-03-31T14:57:00Z">
            <w:r w:rsidDel="007F56D6">
              <w:rPr>
                <w:noProof/>
              </w:rPr>
              <w:delText xml:space="preserve">5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"_Toc14126" \h </w:instrText>
          </w:r>
          <w:r>
            <w:fldChar w:fldCharType="separate"/>
          </w:r>
          <w:r>
            <w:t>1.1.</w:t>
          </w:r>
          <w:r>
            <w:rPr>
              <w:rFonts w:ascii="Calibri" w:eastAsia="Calibri" w:hAnsi="Calibri" w:cs="Calibri"/>
              <w:sz w:val="22"/>
            </w:rPr>
            <w:t xml:space="preserve">  </w:t>
          </w:r>
          <w:r>
            <w:t>What’s New in V2.0</w:t>
          </w:r>
          <w:r>
            <w:tab/>
          </w:r>
          <w:r>
            <w:fldChar w:fldCharType="begin"/>
          </w:r>
          <w:r>
            <w:instrText>PAGEREF _Toc14126 \h</w:instrText>
          </w:r>
          <w:r>
            <w:fldChar w:fldCharType="separate"/>
          </w:r>
          <w:ins w:id="24" w:author="Ihor Husar" w:date="2020-03-31T14:58:00Z">
            <w:r w:rsidR="00A13296">
              <w:rPr>
                <w:noProof/>
              </w:rPr>
              <w:t>5</w:t>
            </w:r>
          </w:ins>
          <w:del w:id="25" w:author="Ihor Husar" w:date="2020-03-31T14:57:00Z">
            <w:r w:rsidDel="007F56D6">
              <w:rPr>
                <w:noProof/>
              </w:rPr>
              <w:delText xml:space="preserve">5 </w:delText>
            </w:r>
          </w:del>
          <w:r>
            <w:fldChar w:fldCharType="end"/>
          </w:r>
          <w:r>
            <w:fldChar w:fldCharType="end"/>
          </w:r>
        </w:p>
        <w:p w:rsidR="00AE7373" w:rsidRDefault="00495B51">
          <w:pPr>
            <w:pStyle w:val="TOC1"/>
            <w:tabs>
              <w:tab w:val="right" w:leader="dot" w:pos="10369"/>
            </w:tabs>
          </w:pPr>
          <w:r>
            <w:fldChar w:fldCharType="begin"/>
          </w:r>
          <w:r>
            <w:instrText xml:space="preserve"> HYPERLINK \l "_Toc14127" \h </w:instrText>
          </w:r>
          <w:r>
            <w:fldChar w:fldCharType="separate"/>
          </w:r>
          <w:r>
            <w:t>2.</w:t>
          </w:r>
          <w:r>
            <w:rPr>
              <w:rFonts w:ascii="Calibri" w:eastAsia="Calibri" w:hAnsi="Calibri" w:cs="Calibri"/>
              <w:b w:val="0"/>
              <w:sz w:val="22"/>
            </w:rPr>
            <w:t xml:space="preserve">  </w:t>
          </w:r>
          <w:r>
            <w:t>Check Prerequisites</w:t>
          </w:r>
          <w:r>
            <w:tab/>
          </w:r>
          <w:r>
            <w:fldChar w:fldCharType="begin"/>
          </w:r>
          <w:r>
            <w:instrText>PAGEREF _Toc14127 \h</w:instrText>
          </w:r>
          <w:r>
            <w:fldChar w:fldCharType="separate"/>
          </w:r>
          <w:ins w:id="26" w:author="Ihor Husar" w:date="2020-03-31T14:58:00Z">
            <w:r w:rsidR="00A13296">
              <w:rPr>
                <w:noProof/>
              </w:rPr>
              <w:t>5</w:t>
            </w:r>
          </w:ins>
          <w:del w:id="27" w:author="Ihor Husar" w:date="2020-03-31T14:57:00Z">
            <w:r w:rsidDel="007F56D6">
              <w:rPr>
                <w:noProof/>
              </w:rPr>
              <w:delText xml:space="preserve">5 </w:delText>
            </w:r>
          </w:del>
          <w:r>
            <w:fldChar w:fldCharType="end"/>
          </w:r>
          <w:r>
            <w:fldChar w:fldCharType="end"/>
          </w:r>
        </w:p>
        <w:p w:rsidR="00AE7373" w:rsidRDefault="00495B51">
          <w:pPr>
            <w:pStyle w:val="TOC1"/>
            <w:tabs>
              <w:tab w:val="right" w:leader="dot" w:pos="10369"/>
            </w:tabs>
          </w:pPr>
          <w:r>
            <w:fldChar w:fldCharType="begin"/>
          </w:r>
          <w:r>
            <w:instrText xml:space="preserve"> HYPERLINK \l "_Toc14128" \h </w:instrText>
          </w:r>
          <w:r>
            <w:fldChar w:fldCharType="separate"/>
          </w:r>
          <w:r>
            <w:t>3.</w:t>
          </w:r>
          <w:r>
            <w:rPr>
              <w:rFonts w:ascii="Calibri" w:eastAsia="Calibri" w:hAnsi="Calibri" w:cs="Calibri"/>
              <w:b w:val="0"/>
              <w:sz w:val="22"/>
            </w:rPr>
            <w:t xml:space="preserve">  </w:t>
          </w:r>
          <w:r>
            <w:t>Install the Integ</w:t>
          </w:r>
          <w:r>
            <w:t>ration</w:t>
          </w:r>
          <w:r>
            <w:tab/>
          </w:r>
          <w:r>
            <w:fldChar w:fldCharType="begin"/>
          </w:r>
          <w:r>
            <w:instrText>PAGEREF _Toc14128 \h</w:instrText>
          </w:r>
          <w:r>
            <w:fldChar w:fldCharType="separate"/>
          </w:r>
          <w:ins w:id="28" w:author="Ihor Husar" w:date="2020-03-31T14:58:00Z">
            <w:r w:rsidR="00A13296">
              <w:rPr>
                <w:noProof/>
              </w:rPr>
              <w:t>5</w:t>
            </w:r>
          </w:ins>
          <w:del w:id="29" w:author="Ihor Husar" w:date="2020-03-31T14:57:00Z">
            <w:r w:rsidDel="007F56D6">
              <w:rPr>
                <w:noProof/>
              </w:rPr>
              <w:delText xml:space="preserve">6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"_Toc14129" \h </w:instrText>
          </w:r>
          <w:r>
            <w:fldChar w:fldCharType="separate"/>
          </w:r>
          <w:r>
            <w:t>3.1.</w:t>
          </w:r>
          <w:r>
            <w:rPr>
              <w:rFonts w:ascii="Calibri" w:eastAsia="Calibri" w:hAnsi="Calibri" w:cs="Calibri"/>
              <w:sz w:val="22"/>
            </w:rPr>
            <w:t xml:space="preserve">  </w:t>
          </w:r>
          <w:r>
            <w:t>Install the Python components</w:t>
          </w:r>
          <w:r>
            <w:tab/>
          </w:r>
          <w:r>
            <w:fldChar w:fldCharType="begin"/>
          </w:r>
          <w:r>
            <w:instrText>PAGEREF _Toc14129 \h</w:instrText>
          </w:r>
          <w:r>
            <w:fldChar w:fldCharType="separate"/>
          </w:r>
          <w:ins w:id="30" w:author="Ihor Husar" w:date="2020-03-31T14:58:00Z">
            <w:r w:rsidR="00A13296">
              <w:rPr>
                <w:noProof/>
              </w:rPr>
              <w:t>5</w:t>
            </w:r>
          </w:ins>
          <w:del w:id="31" w:author="Ihor Husar" w:date="2020-03-31T14:57:00Z">
            <w:r w:rsidDel="007F56D6">
              <w:rPr>
                <w:noProof/>
              </w:rPr>
              <w:delText xml:space="preserve">6 </w:delText>
            </w:r>
          </w:del>
          <w:r>
            <w:fldChar w:fldCharType="end"/>
          </w:r>
          <w:r>
            <w:fldChar w:fldCharType="end"/>
          </w:r>
        </w:p>
        <w:p w:rsidR="00AE7373" w:rsidRDefault="00495B51">
          <w:pPr>
            <w:pStyle w:val="TOC2"/>
            <w:tabs>
              <w:tab w:val="right" w:leader="dot" w:pos="10369"/>
            </w:tabs>
          </w:pPr>
          <w:r>
            <w:fldChar w:fldCharType="begin"/>
          </w:r>
          <w:r>
            <w:instrText xml:space="preserve"> HYPERL</w:instrText>
          </w:r>
          <w:r>
            <w:instrText xml:space="preserve">INK \l "_Toc14130" \h </w:instrText>
          </w:r>
          <w:r>
            <w:fldChar w:fldCharType="separate"/>
          </w:r>
          <w:r>
            <w:t>3.2.</w:t>
          </w:r>
          <w:r>
            <w:rPr>
              <w:rFonts w:ascii="Calibri" w:eastAsia="Calibri" w:hAnsi="Calibri" w:cs="Calibri"/>
              <w:sz w:val="22"/>
            </w:rPr>
            <w:t xml:space="preserve">  </w:t>
          </w:r>
          <w:r>
            <w:t>Configure the Python components</w:t>
          </w:r>
          <w:r>
            <w:tab/>
          </w:r>
          <w:r>
            <w:fldChar w:fldCharType="begin"/>
          </w:r>
          <w:r>
            <w:instrText>PAGEREF _Toc14130 \h</w:instrText>
          </w:r>
          <w:r>
            <w:fldChar w:fldCharType="separate"/>
          </w:r>
          <w:ins w:id="32" w:author="Ihor Husar" w:date="2020-03-31T14:58:00Z">
            <w:r w:rsidR="00A13296">
              <w:rPr>
                <w:noProof/>
              </w:rPr>
              <w:t>6</w:t>
            </w:r>
          </w:ins>
          <w:del w:id="33" w:author="Ihor Husar" w:date="2020-03-31T14:57:00Z">
            <w:r w:rsidDel="007F56D6">
              <w:rPr>
                <w:noProof/>
              </w:rPr>
              <w:delText xml:space="preserve">6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"_Toc14131" \h </w:instrText>
          </w:r>
          <w:r>
            <w:fldChar w:fldCharType="separate"/>
          </w:r>
          <w:r>
            <w:t>3.3.</w:t>
          </w:r>
          <w:r>
            <w:rPr>
              <w:rFonts w:ascii="Calibri" w:eastAsia="Calibri" w:hAnsi="Calibri" w:cs="Calibri"/>
              <w:sz w:val="22"/>
            </w:rPr>
            <w:t xml:space="preserve">  </w:t>
          </w:r>
          <w:r>
            <w:t>Deploy customizations to the Resilient platform</w:t>
          </w:r>
          <w:r>
            <w:tab/>
          </w:r>
          <w:r>
            <w:fldChar w:fldCharType="begin"/>
          </w:r>
          <w:r>
            <w:instrText>PAGEREF _Toc14131 \h</w:instrText>
          </w:r>
          <w:r>
            <w:fldChar w:fldCharType="separate"/>
          </w:r>
          <w:ins w:id="34" w:author="Ihor Husar" w:date="2020-03-31T14:58:00Z">
            <w:r w:rsidR="00A13296">
              <w:rPr>
                <w:noProof/>
              </w:rPr>
              <w:t>6</w:t>
            </w:r>
          </w:ins>
          <w:del w:id="35" w:author="Ihor Husar" w:date="2020-03-31T14:57:00Z">
            <w:r w:rsidDel="007F56D6">
              <w:rPr>
                <w:noProof/>
              </w:rPr>
              <w:delText xml:space="preserve">7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"_Toc14132" \h </w:instrText>
          </w:r>
          <w:r>
            <w:fldChar w:fldCharType="separate"/>
          </w:r>
          <w:r>
            <w:t>3.4.</w:t>
          </w:r>
          <w:r>
            <w:rPr>
              <w:rFonts w:ascii="Calibri" w:eastAsia="Calibri" w:hAnsi="Calibri" w:cs="Calibri"/>
              <w:sz w:val="22"/>
            </w:rPr>
            <w:t xml:space="preserve">  </w:t>
          </w:r>
          <w:r>
            <w:t>Run the integration framework</w:t>
          </w:r>
          <w:r>
            <w:tab/>
          </w:r>
          <w:r>
            <w:fldChar w:fldCharType="begin"/>
          </w:r>
          <w:r>
            <w:instrText>PAGEREF _Toc14132 \h</w:instrText>
          </w:r>
          <w:r>
            <w:fldChar w:fldCharType="separate"/>
          </w:r>
          <w:ins w:id="36" w:author="Ihor Husar" w:date="2020-03-31T14:58:00Z">
            <w:r w:rsidR="00A13296">
              <w:rPr>
                <w:noProof/>
              </w:rPr>
              <w:t>7</w:t>
            </w:r>
          </w:ins>
          <w:del w:id="37" w:author="Ihor Husar" w:date="2020-03-31T14:57:00Z">
            <w:r w:rsidDel="007F56D6">
              <w:rPr>
                <w:noProof/>
              </w:rPr>
              <w:delText xml:space="preserve">7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"_Toc14133" \h </w:instrText>
          </w:r>
          <w:r>
            <w:fldChar w:fldCharType="separate"/>
          </w:r>
          <w:r>
            <w:t>3.5.</w:t>
          </w:r>
          <w:r>
            <w:rPr>
              <w:rFonts w:ascii="Calibri" w:eastAsia="Calibri" w:hAnsi="Calibri" w:cs="Calibri"/>
              <w:sz w:val="22"/>
            </w:rPr>
            <w:t xml:space="preserve">  </w:t>
          </w:r>
          <w:r>
            <w:t>Configure Resilient Circuits for restart</w:t>
          </w:r>
          <w:r>
            <w:tab/>
          </w:r>
          <w:r>
            <w:fldChar w:fldCharType="begin"/>
          </w:r>
          <w:r>
            <w:instrText>PAGEREF _Toc14133 \h</w:instrText>
          </w:r>
          <w:r>
            <w:fldChar w:fldCharType="separate"/>
          </w:r>
          <w:ins w:id="38" w:author="Ihor Husar" w:date="2020-03-31T14:58:00Z">
            <w:r w:rsidR="00A13296">
              <w:rPr>
                <w:noProof/>
              </w:rPr>
              <w:t>7</w:t>
            </w:r>
          </w:ins>
          <w:del w:id="39" w:author="Ihor Husar" w:date="2020-03-31T14:57:00Z">
            <w:r w:rsidDel="007F56D6">
              <w:rPr>
                <w:noProof/>
              </w:rPr>
              <w:delText xml:space="preserve">7 </w:delText>
            </w:r>
          </w:del>
          <w:r>
            <w:fldChar w:fldCharType="end"/>
          </w:r>
          <w:r>
            <w:fldChar w:fldCharType="end"/>
          </w:r>
        </w:p>
        <w:p w:rsidR="00AE7373" w:rsidRDefault="00495B51">
          <w:pPr>
            <w:pStyle w:val="TOC1"/>
            <w:tabs>
              <w:tab w:val="right" w:leader="dot" w:pos="10369"/>
            </w:tabs>
          </w:pPr>
          <w:r>
            <w:fldChar w:fldCharType="begin"/>
          </w:r>
          <w:r>
            <w:instrText xml:space="preserve"> HYPERLINK \l "_Toc14134" \h </w:instrText>
          </w:r>
          <w:r>
            <w:fldChar w:fldCharType="separate"/>
          </w:r>
          <w:r>
            <w:t>4.</w:t>
          </w:r>
          <w:r>
            <w:rPr>
              <w:rFonts w:ascii="Calibri" w:eastAsia="Calibri" w:hAnsi="Calibri" w:cs="Calibri"/>
              <w:b w:val="0"/>
              <w:sz w:val="22"/>
            </w:rPr>
            <w:t xml:space="preserve">  </w:t>
          </w:r>
          <w:r>
            <w:t>Function Descriptions</w:t>
          </w:r>
          <w:r>
            <w:tab/>
          </w:r>
          <w:r>
            <w:fldChar w:fldCharType="begin"/>
          </w:r>
          <w:r>
            <w:instrText>PAGEREF _Toc14134 \h</w:instrText>
          </w:r>
          <w:r>
            <w:fldChar w:fldCharType="separate"/>
          </w:r>
          <w:ins w:id="40" w:author="Ihor Husar" w:date="2020-03-31T14:58:00Z">
            <w:r w:rsidR="00A13296">
              <w:rPr>
                <w:noProof/>
              </w:rPr>
              <w:t>7</w:t>
            </w:r>
          </w:ins>
          <w:del w:id="41" w:author="Ihor Husar" w:date="2020-03-31T14:57:00Z">
            <w:r w:rsidDel="007F56D6">
              <w:rPr>
                <w:noProof/>
              </w:rPr>
              <w:delText xml:space="preserve">8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"_Toc14135" \h </w:instrText>
          </w:r>
          <w:r>
            <w:fldChar w:fldCharType="separate"/>
          </w:r>
          <w:r>
            <w:t>4.1.</w:t>
          </w:r>
          <w:r>
            <w:rPr>
              <w:rFonts w:ascii="Calibri" w:eastAsia="Calibri" w:hAnsi="Calibri" w:cs="Calibri"/>
              <w:sz w:val="22"/>
            </w:rPr>
            <w:t xml:space="preserve">  </w:t>
          </w:r>
          <w:r>
            <w:t>QRadar Search</w:t>
          </w:r>
          <w:r>
            <w:tab/>
          </w:r>
          <w:r>
            <w:fldChar w:fldCharType="begin"/>
          </w:r>
          <w:r>
            <w:instrText>PAGEREF _Toc14135 \h</w:instrText>
          </w:r>
          <w:r>
            <w:fldChar w:fldCharType="separate"/>
          </w:r>
          <w:ins w:id="42" w:author="Ihor Husar" w:date="2020-03-31T14:58:00Z">
            <w:r w:rsidR="00A13296">
              <w:rPr>
                <w:noProof/>
              </w:rPr>
              <w:t>8</w:t>
            </w:r>
          </w:ins>
          <w:del w:id="43" w:author="Ihor Husar" w:date="2020-03-31T14:57:00Z">
            <w:r w:rsidDel="007F56D6">
              <w:rPr>
                <w:noProof/>
              </w:rPr>
              <w:delText xml:space="preserve">8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"_Toc14136" \h </w:instrText>
          </w:r>
          <w:r>
            <w:fldChar w:fldCharType="separate"/>
          </w:r>
          <w:r>
            <w:t>4.2.</w:t>
          </w:r>
          <w:r>
            <w:rPr>
              <w:rFonts w:ascii="Calibri" w:eastAsia="Calibri" w:hAnsi="Calibri" w:cs="Calibri"/>
              <w:sz w:val="22"/>
            </w:rPr>
            <w:t xml:space="preserve">  </w:t>
          </w:r>
          <w:r>
            <w:t>QRadar Add Reference Set Item</w:t>
          </w:r>
          <w:r>
            <w:tab/>
          </w:r>
          <w:r>
            <w:fldChar w:fldCharType="begin"/>
          </w:r>
          <w:r>
            <w:instrText>PAGEREF _Toc14136 \h</w:instrText>
          </w:r>
          <w:r>
            <w:fldChar w:fldCharType="separate"/>
          </w:r>
          <w:ins w:id="44" w:author="Ihor Husar" w:date="2020-03-31T14:58:00Z">
            <w:r w:rsidR="00A13296">
              <w:rPr>
                <w:noProof/>
              </w:rPr>
              <w:t>10</w:t>
            </w:r>
          </w:ins>
          <w:del w:id="45" w:author="Ihor Husar" w:date="2020-03-31T14:57:00Z">
            <w:r w:rsidDel="007F56D6">
              <w:rPr>
                <w:noProof/>
              </w:rPr>
              <w:delText xml:space="preserve">11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"_Toc14137" \h </w:instrText>
          </w:r>
          <w:r>
            <w:fldChar w:fldCharType="separate"/>
          </w:r>
          <w:r>
            <w:t>4.3.</w:t>
          </w:r>
          <w:r>
            <w:rPr>
              <w:rFonts w:ascii="Calibri" w:eastAsia="Calibri" w:hAnsi="Calibri" w:cs="Calibri"/>
              <w:sz w:val="22"/>
            </w:rPr>
            <w:t xml:space="preserve">  </w:t>
          </w:r>
          <w:r>
            <w:t>QRadar Delete Reference Set Item</w:t>
          </w:r>
          <w:r>
            <w:tab/>
          </w:r>
          <w:r>
            <w:fldChar w:fldCharType="begin"/>
          </w:r>
          <w:r>
            <w:instrText>PAGEREF _Toc14137 \h</w:instrText>
          </w:r>
          <w:r>
            <w:fldChar w:fldCharType="separate"/>
          </w:r>
          <w:ins w:id="46" w:author="Ihor Husar" w:date="2020-03-31T14:58:00Z">
            <w:r w:rsidR="00A13296">
              <w:rPr>
                <w:noProof/>
              </w:rPr>
              <w:t>14</w:t>
            </w:r>
          </w:ins>
          <w:del w:id="47" w:author="Ihor Husar" w:date="2020-03-31T14:57:00Z">
            <w:r w:rsidDel="007F56D6">
              <w:rPr>
                <w:noProof/>
              </w:rPr>
              <w:delText xml:space="preserve">14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"_Toc14138" \h </w:instrText>
          </w:r>
          <w:r>
            <w:fldChar w:fldCharType="separate"/>
          </w:r>
          <w:r>
            <w:t>4.4.</w:t>
          </w:r>
          <w:r>
            <w:rPr>
              <w:rFonts w:ascii="Calibri" w:eastAsia="Calibri" w:hAnsi="Calibri" w:cs="Calibri"/>
              <w:sz w:val="22"/>
            </w:rPr>
            <w:t xml:space="preserve">  </w:t>
          </w:r>
          <w:r>
            <w:t>QRadar Find Reference Set Item</w:t>
          </w:r>
          <w:r>
            <w:tab/>
          </w:r>
          <w:r>
            <w:fldChar w:fldCharType="begin"/>
          </w:r>
          <w:r>
            <w:instrText>PAGEREF _Toc14138 \h</w:instrText>
          </w:r>
          <w:r>
            <w:fldChar w:fldCharType="separate"/>
          </w:r>
          <w:ins w:id="48" w:author="Ihor Husar" w:date="2020-03-31T14:58:00Z">
            <w:r w:rsidR="00A13296">
              <w:rPr>
                <w:noProof/>
              </w:rPr>
              <w:t>14</w:t>
            </w:r>
          </w:ins>
          <w:del w:id="49" w:author="Ihor Husar" w:date="2020-03-31T14:57:00Z">
            <w:r w:rsidDel="007F56D6">
              <w:rPr>
                <w:noProof/>
              </w:rPr>
              <w:delText xml:space="preserve">14 </w:delText>
            </w:r>
          </w:del>
          <w:r>
            <w:fldChar w:fldCharType="end"/>
          </w:r>
          <w:r>
            <w:fldChar w:fldCharType="end"/>
          </w:r>
        </w:p>
        <w:p w:rsidR="00AE7373" w:rsidRDefault="00495B51">
          <w:pPr>
            <w:pStyle w:val="TOC2"/>
            <w:tabs>
              <w:tab w:val="right" w:leader="dot" w:pos="10369"/>
            </w:tabs>
          </w:pPr>
          <w:r>
            <w:fldChar w:fldCharType="begin"/>
          </w:r>
          <w:r>
            <w:instrText xml:space="preserve"> HYPERLINK \l "_Toc14139" \h </w:instrText>
          </w:r>
          <w:r>
            <w:fldChar w:fldCharType="separate"/>
          </w:r>
          <w:r>
            <w:t>4.5.</w:t>
          </w:r>
          <w:r>
            <w:rPr>
              <w:rFonts w:ascii="Calibri" w:eastAsia="Calibri" w:hAnsi="Calibri" w:cs="Calibri"/>
              <w:sz w:val="22"/>
            </w:rPr>
            <w:t xml:space="preserve">  </w:t>
          </w:r>
          <w:r>
            <w:t>Q</w:t>
          </w:r>
          <w:r>
            <w:t>Radar Find Reference Sets</w:t>
          </w:r>
          <w:r>
            <w:tab/>
          </w:r>
          <w:r>
            <w:fldChar w:fldCharType="begin"/>
          </w:r>
          <w:r>
            <w:instrText>PAGEREF _Toc14139 \h</w:instrText>
          </w:r>
          <w:r>
            <w:fldChar w:fldCharType="separate"/>
          </w:r>
          <w:ins w:id="50" w:author="Ihor Husar" w:date="2020-03-31T14:58:00Z">
            <w:r w:rsidR="00A13296">
              <w:rPr>
                <w:noProof/>
              </w:rPr>
              <w:t>15</w:t>
            </w:r>
          </w:ins>
          <w:del w:id="51" w:author="Ihor Husar" w:date="2020-03-31T14:57:00Z">
            <w:r w:rsidDel="007F56D6">
              <w:rPr>
                <w:noProof/>
              </w:rPr>
              <w:delText xml:space="preserve">15 </w:delText>
            </w:r>
          </w:del>
          <w:r>
            <w:fldChar w:fldCharType="end"/>
          </w:r>
          <w:r>
            <w:fldChar w:fldCharType="end"/>
          </w:r>
        </w:p>
        <w:p w:rsidR="00AE7373" w:rsidRDefault="00495B51">
          <w:pPr>
            <w:pStyle w:val="TOC1"/>
            <w:tabs>
              <w:tab w:val="right" w:leader="dot" w:pos="10369"/>
            </w:tabs>
          </w:pPr>
          <w:r>
            <w:fldChar w:fldCharType="begin"/>
          </w:r>
          <w:r>
            <w:instrText xml:space="preserve"> HYPERLINK \l "_Toc14140" \h </w:instrText>
          </w:r>
          <w:r>
            <w:fldChar w:fldCharType="separate"/>
          </w:r>
          <w:r>
            <w:t>5.</w:t>
          </w:r>
          <w:r>
            <w:rPr>
              <w:rFonts w:ascii="Calibri" w:eastAsia="Calibri" w:hAnsi="Calibri" w:cs="Calibri"/>
              <w:b w:val="0"/>
              <w:sz w:val="22"/>
            </w:rPr>
            <w:t xml:space="preserve">  </w:t>
          </w:r>
          <w:r>
            <w:t>Troubleshooting</w:t>
          </w:r>
          <w:r>
            <w:tab/>
          </w:r>
          <w:r>
            <w:fldChar w:fldCharType="begin"/>
          </w:r>
          <w:r>
            <w:instrText>PAGEREF _Toc14140 \h</w:instrText>
          </w:r>
          <w:r>
            <w:fldChar w:fldCharType="separate"/>
          </w:r>
          <w:ins w:id="52" w:author="Ihor Husar" w:date="2020-03-31T14:58:00Z">
            <w:r w:rsidR="00A13296">
              <w:rPr>
                <w:noProof/>
              </w:rPr>
              <w:t>15</w:t>
            </w:r>
          </w:ins>
          <w:del w:id="53" w:author="Ihor Husar" w:date="2020-03-31T14:57:00Z">
            <w:r w:rsidDel="007F56D6">
              <w:rPr>
                <w:noProof/>
              </w:rPr>
              <w:delText xml:space="preserve">15 </w:delText>
            </w:r>
          </w:del>
          <w:r>
            <w:fldChar w:fldCharType="end"/>
          </w:r>
          <w:r>
            <w:fldChar w:fldCharType="end"/>
          </w:r>
        </w:p>
        <w:p w:rsidR="00AE7373" w:rsidRDefault="00495B51">
          <w:pPr>
            <w:pStyle w:val="TOC1"/>
            <w:tabs>
              <w:tab w:val="right" w:leader="dot" w:pos="10369"/>
            </w:tabs>
          </w:pPr>
          <w:r>
            <w:fldChar w:fldCharType="begin"/>
          </w:r>
          <w:r>
            <w:instrText xml:space="preserve"> </w:instrText>
          </w:r>
          <w:r>
            <w:instrText xml:space="preserve">HYPERLINK \l "_Toc14141" \h </w:instrText>
          </w:r>
          <w:r>
            <w:fldChar w:fldCharType="separate"/>
          </w:r>
          <w:r>
            <w:t>6.</w:t>
          </w:r>
          <w:r>
            <w:rPr>
              <w:rFonts w:ascii="Calibri" w:eastAsia="Calibri" w:hAnsi="Calibri" w:cs="Calibri"/>
              <w:b w:val="0"/>
              <w:sz w:val="22"/>
            </w:rPr>
            <w:t xml:space="preserve">  </w:t>
          </w:r>
          <w:r>
            <w:t>Support</w:t>
          </w:r>
          <w:r>
            <w:tab/>
          </w:r>
          <w:r>
            <w:fldChar w:fldCharType="begin"/>
          </w:r>
          <w:r>
            <w:instrText>PAGEREF _Toc14141 \h</w:instrText>
          </w:r>
          <w:r>
            <w:fldChar w:fldCharType="separate"/>
          </w:r>
          <w:ins w:id="54" w:author="Ihor Husar" w:date="2020-03-31T14:58:00Z">
            <w:r w:rsidR="00A13296">
              <w:rPr>
                <w:noProof/>
              </w:rPr>
              <w:t>16</w:t>
            </w:r>
          </w:ins>
          <w:del w:id="55" w:author="Ihor Husar" w:date="2020-03-31T14:57:00Z">
            <w:r w:rsidDel="007F56D6">
              <w:rPr>
                <w:noProof/>
              </w:rPr>
              <w:delText xml:space="preserve">16 </w:delText>
            </w:r>
          </w:del>
          <w:r>
            <w:fldChar w:fldCharType="end"/>
          </w:r>
          <w:r>
            <w:fldChar w:fldCharType="end"/>
          </w:r>
        </w:p>
        <w:p w:rsidR="00AE7373" w:rsidRDefault="00495B51">
          <w:r>
            <w:fldChar w:fldCharType="end"/>
          </w:r>
        </w:p>
      </w:sdtContent>
    </w:sdt>
    <w:p w:rsidR="00AE7373" w:rsidRDefault="00AE7373">
      <w:pPr>
        <w:sectPr w:rsidR="00AE7373">
          <w:headerReference w:type="even" r:id="rId11"/>
          <w:headerReference w:type="default" r:id="rId12"/>
          <w:footerReference w:type="even" r:id="rId13"/>
          <w:footerReference w:type="default" r:id="rId14"/>
          <w:headerReference w:type="first" r:id="rId15"/>
          <w:footerReference w:type="first" r:id="rId16"/>
          <w:pgSz w:w="12240" w:h="15840"/>
          <w:pgMar w:top="843" w:right="935" w:bottom="720" w:left="936" w:header="720" w:footer="720" w:gutter="0"/>
          <w:cols w:space="720"/>
          <w:titlePg/>
        </w:sectPr>
      </w:pPr>
    </w:p>
    <w:p w:rsidR="00AE7373" w:rsidRDefault="00AE7373">
      <w:pPr>
        <w:spacing w:after="0" w:line="259" w:lineRule="auto"/>
        <w:ind w:left="0" w:right="0" w:firstLine="0"/>
      </w:pPr>
    </w:p>
    <w:p w:rsidR="00AE7373" w:rsidRDefault="00AE7373">
      <w:pPr>
        <w:sectPr w:rsidR="00AE737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sectPr>
      </w:pPr>
    </w:p>
    <w:p w:rsidR="00AE7373" w:rsidRDefault="00495B51">
      <w:pPr>
        <w:pStyle w:val="Heading1"/>
        <w:ind w:left="705" w:hanging="720"/>
      </w:pPr>
      <w:bookmarkStart w:id="56" w:name="_Toc14125"/>
      <w:r>
        <w:lastRenderedPageBreak/>
        <w:t xml:space="preserve">Overview </w:t>
      </w:r>
      <w:bookmarkEnd w:id="56"/>
    </w:p>
    <w:p w:rsidR="00AE7373" w:rsidRDefault="00495B51">
      <w:pPr>
        <w:spacing w:after="113"/>
        <w:ind w:left="715" w:right="58"/>
      </w:pPr>
      <w:r>
        <w:t>Resilient Functions simplify development of integrations by wrapping each activity into an individual workflow component. These components can be easily installed, then used and combined in Resilient workflows. The Resilient platform sends data to the func</w:t>
      </w:r>
      <w:r>
        <w:t xml:space="preserve">tion component that performs an activity then returns the results to the workflow. The results can be acted upon by scripts, rules, and workflow decision points to dynamically orchestrate the security incident response activities. </w:t>
      </w:r>
    </w:p>
    <w:p w:rsidR="00AE7373" w:rsidRDefault="00495B51">
      <w:pPr>
        <w:spacing w:after="112"/>
        <w:ind w:left="715" w:right="58"/>
      </w:pPr>
      <w:r>
        <w:t>This guide describes the</w:t>
      </w:r>
      <w:r>
        <w:t xml:space="preserve"> </w:t>
      </w:r>
      <w:proofErr w:type="spellStart"/>
      <w:r>
        <w:t>QRadar</w:t>
      </w:r>
      <w:proofErr w:type="spellEnd"/>
      <w:r>
        <w:t xml:space="preserve"> Function. </w:t>
      </w:r>
    </w:p>
    <w:p w:rsidR="00AE7373" w:rsidRDefault="00495B51">
      <w:pPr>
        <w:spacing w:after="126"/>
        <w:ind w:left="715" w:right="58"/>
      </w:pPr>
      <w:r>
        <w:t xml:space="preserve">The </w:t>
      </w:r>
      <w:proofErr w:type="spellStart"/>
      <w:r>
        <w:t>QRadar</w:t>
      </w:r>
      <w:proofErr w:type="spellEnd"/>
      <w:r>
        <w:t xml:space="preserve"> integration with the Resilient platform package provides the following: </w:t>
      </w:r>
    </w:p>
    <w:p w:rsidR="00AE7373" w:rsidRDefault="00495B51">
      <w:pPr>
        <w:numPr>
          <w:ilvl w:val="0"/>
          <w:numId w:val="1"/>
        </w:numPr>
        <w:ind w:right="58" w:hanging="360"/>
      </w:pPr>
      <w:r>
        <w:t xml:space="preserve">Search function to perform a </w:t>
      </w:r>
      <w:proofErr w:type="spellStart"/>
      <w:r>
        <w:t>QRadar</w:t>
      </w:r>
      <w:proofErr w:type="spellEnd"/>
      <w:r>
        <w:t xml:space="preserve"> Ariel query </w:t>
      </w:r>
    </w:p>
    <w:p w:rsidR="00AE7373" w:rsidRDefault="00495B51">
      <w:pPr>
        <w:numPr>
          <w:ilvl w:val="0"/>
          <w:numId w:val="1"/>
        </w:numPr>
        <w:ind w:right="58" w:hanging="360"/>
      </w:pPr>
      <w:r>
        <w:t xml:space="preserve">Search function to query an item in a </w:t>
      </w:r>
      <w:proofErr w:type="spellStart"/>
      <w:r>
        <w:t>QRadar</w:t>
      </w:r>
      <w:proofErr w:type="spellEnd"/>
      <w:r>
        <w:t xml:space="preserve"> reference set  </w:t>
      </w:r>
    </w:p>
    <w:p w:rsidR="00AE7373" w:rsidRDefault="00495B51">
      <w:pPr>
        <w:numPr>
          <w:ilvl w:val="0"/>
          <w:numId w:val="1"/>
        </w:numPr>
        <w:ind w:right="58" w:hanging="360"/>
      </w:pPr>
      <w:r>
        <w:t>Search function to find all the reference s</w:t>
      </w:r>
      <w:r>
        <w:t xml:space="preserve">ets that contain an item </w:t>
      </w:r>
    </w:p>
    <w:p w:rsidR="00AE7373" w:rsidRDefault="00495B51">
      <w:pPr>
        <w:numPr>
          <w:ilvl w:val="0"/>
          <w:numId w:val="1"/>
        </w:numPr>
        <w:ind w:right="58" w:hanging="360"/>
      </w:pPr>
      <w:r>
        <w:t xml:space="preserve">Add function to insert a new item in a </w:t>
      </w:r>
      <w:proofErr w:type="spellStart"/>
      <w:r>
        <w:t>QRadar</w:t>
      </w:r>
      <w:proofErr w:type="spellEnd"/>
      <w:r>
        <w:t xml:space="preserve"> reference set </w:t>
      </w:r>
    </w:p>
    <w:p w:rsidR="00AE7373" w:rsidRDefault="00495B51">
      <w:pPr>
        <w:numPr>
          <w:ilvl w:val="0"/>
          <w:numId w:val="1"/>
        </w:numPr>
        <w:spacing w:after="79"/>
        <w:ind w:right="58" w:hanging="360"/>
      </w:pPr>
      <w:r>
        <w:t xml:space="preserve">Delete function to remove an item from a </w:t>
      </w:r>
      <w:proofErr w:type="spellStart"/>
      <w:r>
        <w:t>QRadar</w:t>
      </w:r>
      <w:proofErr w:type="spellEnd"/>
      <w:r>
        <w:t xml:space="preserve"> reference set </w:t>
      </w:r>
    </w:p>
    <w:p w:rsidR="00AE7373" w:rsidRDefault="00495B51">
      <w:pPr>
        <w:spacing w:after="389"/>
        <w:ind w:left="715" w:right="58"/>
      </w:pPr>
      <w:r>
        <w:t xml:space="preserve">With the above functions, this package includes example workflows that demonstrate how to call the functions, rules that start the example workflows, and custom data tables updated by the example workflows. </w:t>
      </w:r>
    </w:p>
    <w:p w:rsidR="00AE7373" w:rsidRDefault="00495B51">
      <w:pPr>
        <w:pStyle w:val="Heading2"/>
        <w:ind w:left="1425" w:hanging="720"/>
      </w:pPr>
      <w:bookmarkStart w:id="57" w:name="_Toc14126"/>
      <w:r>
        <w:t xml:space="preserve">What’s New in V2.0 </w:t>
      </w:r>
      <w:bookmarkEnd w:id="57"/>
    </w:p>
    <w:p w:rsidR="00AE7373" w:rsidRDefault="00495B51">
      <w:pPr>
        <w:spacing w:after="156"/>
        <w:ind w:left="715" w:right="58"/>
      </w:pPr>
      <w:r>
        <w:t>The following components wer</w:t>
      </w:r>
      <w:r>
        <w:t xml:space="preserve">e added to the function package: </w:t>
      </w:r>
    </w:p>
    <w:p w:rsidR="00AE7373" w:rsidRDefault="00495B51">
      <w:pPr>
        <w:numPr>
          <w:ilvl w:val="0"/>
          <w:numId w:val="2"/>
        </w:numPr>
        <w:ind w:right="58" w:hanging="360"/>
      </w:pPr>
      <w:r>
        <w:t>Function: “</w:t>
      </w:r>
      <w:proofErr w:type="spellStart"/>
      <w:r>
        <w:t>QRadar</w:t>
      </w:r>
      <w:proofErr w:type="spellEnd"/>
      <w:r>
        <w:t xml:space="preserve"> Find Reference Sets” </w:t>
      </w:r>
    </w:p>
    <w:p w:rsidR="00AE7373" w:rsidRDefault="00495B51">
      <w:pPr>
        <w:numPr>
          <w:ilvl w:val="0"/>
          <w:numId w:val="2"/>
        </w:numPr>
        <w:ind w:right="58" w:hanging="360"/>
      </w:pPr>
      <w:r>
        <w:t xml:space="preserve">Workflow: “Example of finding all </w:t>
      </w:r>
      <w:proofErr w:type="spellStart"/>
      <w:r>
        <w:t>QRadar</w:t>
      </w:r>
      <w:proofErr w:type="spellEnd"/>
      <w:r>
        <w:t xml:space="preserve"> reference sets for artifact” </w:t>
      </w:r>
    </w:p>
    <w:p w:rsidR="00AE7373" w:rsidRDefault="00495B51">
      <w:pPr>
        <w:numPr>
          <w:ilvl w:val="0"/>
          <w:numId w:val="2"/>
        </w:numPr>
        <w:ind w:right="58" w:hanging="360"/>
      </w:pPr>
      <w:r>
        <w:t xml:space="preserve">Rule: “Find All </w:t>
      </w:r>
      <w:proofErr w:type="spellStart"/>
      <w:r>
        <w:t>QRadar</w:t>
      </w:r>
      <w:proofErr w:type="spellEnd"/>
      <w:r>
        <w:t xml:space="preserve"> Reference Sets” </w:t>
      </w:r>
    </w:p>
    <w:p w:rsidR="00AE7373" w:rsidRDefault="00495B51">
      <w:pPr>
        <w:numPr>
          <w:ilvl w:val="0"/>
          <w:numId w:val="2"/>
        </w:numPr>
        <w:spacing w:after="412"/>
        <w:ind w:right="58" w:hanging="360"/>
      </w:pPr>
      <w:r>
        <w:t>Data table: “</w:t>
      </w:r>
      <w:proofErr w:type="spellStart"/>
      <w:r>
        <w:t>QRadar</w:t>
      </w:r>
      <w:proofErr w:type="spellEnd"/>
      <w:r>
        <w:t xml:space="preserve"> Reference Sets” </w:t>
      </w:r>
    </w:p>
    <w:p w:rsidR="00AE7373" w:rsidRDefault="00495B51">
      <w:pPr>
        <w:pStyle w:val="Heading1"/>
        <w:ind w:left="705" w:hanging="720"/>
      </w:pPr>
      <w:bookmarkStart w:id="58" w:name="_Toc14127"/>
      <w:r>
        <w:t xml:space="preserve">Check Prerequisites </w:t>
      </w:r>
      <w:bookmarkEnd w:id="58"/>
    </w:p>
    <w:p w:rsidR="00AE7373" w:rsidRDefault="00495B51">
      <w:pPr>
        <w:spacing w:after="127"/>
        <w:ind w:left="715" w:right="58"/>
      </w:pPr>
      <w:r>
        <w:t>Before instal</w:t>
      </w:r>
      <w:r>
        <w:t xml:space="preserve">ling, verify that your environment meets the following prerequisites: </w:t>
      </w:r>
    </w:p>
    <w:p w:rsidR="00AE7373" w:rsidRDefault="00495B51">
      <w:pPr>
        <w:numPr>
          <w:ilvl w:val="0"/>
          <w:numId w:val="3"/>
        </w:numPr>
        <w:spacing w:after="90"/>
        <w:ind w:right="58" w:hanging="360"/>
      </w:pPr>
      <w:r>
        <w:t xml:space="preserve">Resilient platform is version 30 or later.  </w:t>
      </w:r>
    </w:p>
    <w:p w:rsidR="00AE7373" w:rsidRDefault="00495B51">
      <w:pPr>
        <w:numPr>
          <w:ilvl w:val="0"/>
          <w:numId w:val="3"/>
        </w:numPr>
        <w:spacing w:after="129"/>
        <w:ind w:right="58" w:hanging="360"/>
      </w:pPr>
      <w:r>
        <w:t xml:space="preserve">You have access to a Resilient integration server. An </w:t>
      </w:r>
      <w:r>
        <w:rPr>
          <w:i/>
        </w:rPr>
        <w:t>integration server</w:t>
      </w:r>
      <w:r>
        <w:t xml:space="preserve"> is the system that you use to deploy integration packages to the Re</w:t>
      </w:r>
      <w:r>
        <w:t xml:space="preserve">silient platform. See the </w:t>
      </w:r>
      <w:hyperlink r:id="rId23">
        <w:r>
          <w:rPr>
            <w:color w:val="0000FF"/>
            <w:u w:val="single" w:color="0000FF"/>
          </w:rPr>
          <w:t>Resilient Integration</w:t>
        </w:r>
      </w:hyperlink>
      <w:hyperlink r:id="rId24">
        <w:r>
          <w:rPr>
            <w:color w:val="0000FF"/>
          </w:rPr>
          <w:t xml:space="preserve"> </w:t>
        </w:r>
      </w:hyperlink>
      <w:hyperlink r:id="rId25">
        <w:r>
          <w:rPr>
            <w:color w:val="0000FF"/>
            <w:u w:val="single" w:color="0000FF"/>
          </w:rPr>
          <w:t>Server Guide (PDF)</w:t>
        </w:r>
      </w:hyperlink>
      <w:hyperlink r:id="rId26">
        <w:r>
          <w:t xml:space="preserve"> </w:t>
        </w:r>
      </w:hyperlink>
      <w:r>
        <w:t xml:space="preserve">for more information.  </w:t>
      </w:r>
    </w:p>
    <w:p w:rsidR="00AE7373" w:rsidRDefault="00495B51">
      <w:pPr>
        <w:numPr>
          <w:ilvl w:val="0"/>
          <w:numId w:val="3"/>
        </w:numPr>
        <w:ind w:right="58" w:hanging="360"/>
      </w:pPr>
      <w:proofErr w:type="spellStart"/>
      <w:r>
        <w:t>QRadar</w:t>
      </w:r>
      <w:proofErr w:type="spellEnd"/>
      <w:r>
        <w:t xml:space="preserve"> version 7.2.8 or later. </w:t>
      </w:r>
    </w:p>
    <w:p w:rsidR="00AE7373" w:rsidRDefault="00495B51">
      <w:pPr>
        <w:pStyle w:val="Heading1"/>
        <w:ind w:left="705" w:hanging="720"/>
      </w:pPr>
      <w:bookmarkStart w:id="59" w:name="_Toc14128"/>
      <w:r>
        <w:t xml:space="preserve">Install the Integration </w:t>
      </w:r>
      <w:bookmarkEnd w:id="59"/>
    </w:p>
    <w:p w:rsidR="00AE7373" w:rsidRDefault="00495B51">
      <w:pPr>
        <w:spacing w:after="111"/>
        <w:ind w:left="715" w:right="58"/>
      </w:pPr>
      <w:r>
        <w:t>The integration package contains Python components that are called by the Resilient platform. These components run in the Resilient Circuits integration framework. The package also includes Resilient customizations that will be imported into the platform l</w:t>
      </w:r>
      <w:r>
        <w:t xml:space="preserve">ater. </w:t>
      </w:r>
    </w:p>
    <w:p w:rsidR="00AE7373" w:rsidRDefault="00495B51">
      <w:pPr>
        <w:spacing w:after="391"/>
        <w:ind w:left="715" w:right="58"/>
      </w:pPr>
      <w:r>
        <w:t xml:space="preserve">You perform these installation procedures at the Resilient integration server. </w:t>
      </w:r>
    </w:p>
    <w:p w:rsidR="00AE7373" w:rsidRDefault="00495B51">
      <w:pPr>
        <w:pStyle w:val="Heading2"/>
        <w:ind w:left="1425" w:hanging="720"/>
      </w:pPr>
      <w:bookmarkStart w:id="60" w:name="_Toc14129"/>
      <w:r>
        <w:t xml:space="preserve">Install the Python components </w:t>
      </w:r>
      <w:bookmarkEnd w:id="60"/>
    </w:p>
    <w:p w:rsidR="00AE7373" w:rsidRDefault="00495B51">
      <w:pPr>
        <w:spacing w:after="109"/>
        <w:ind w:left="715" w:right="58"/>
      </w:pPr>
      <w:r>
        <w:t xml:space="preserve">Complete the following steps to install the Python components: </w:t>
      </w:r>
    </w:p>
    <w:p w:rsidR="00AE7373" w:rsidRDefault="00495B51">
      <w:pPr>
        <w:numPr>
          <w:ilvl w:val="0"/>
          <w:numId w:val="4"/>
        </w:numPr>
        <w:spacing w:after="78"/>
        <w:ind w:right="58" w:hanging="360"/>
      </w:pPr>
      <w:r>
        <w:t xml:space="preserve">Ensure that the environment is </w:t>
      </w:r>
      <w:proofErr w:type="gramStart"/>
      <w:r>
        <w:t>up-to-date</w:t>
      </w:r>
      <w:proofErr w:type="gramEnd"/>
      <w:r>
        <w:t xml:space="preserve">, as follows: </w:t>
      </w:r>
    </w:p>
    <w:p w:rsidR="00AE7373" w:rsidRDefault="00495B51">
      <w:pPr>
        <w:shd w:val="clear" w:color="auto" w:fill="F2F2F2"/>
        <w:spacing w:after="146"/>
        <w:ind w:left="1263" w:right="3289"/>
      </w:pPr>
      <w:proofErr w:type="spellStart"/>
      <w:r>
        <w:rPr>
          <w:rFonts w:ascii="Courier New" w:eastAsia="Courier New" w:hAnsi="Courier New" w:cs="Courier New"/>
          <w:sz w:val="18"/>
        </w:rPr>
        <w:lastRenderedPageBreak/>
        <w:t>sudo</w:t>
      </w:r>
      <w:proofErr w:type="spellEnd"/>
      <w:r>
        <w:rPr>
          <w:rFonts w:ascii="Courier New" w:eastAsia="Courier New" w:hAnsi="Courier New" w:cs="Courier New"/>
          <w:sz w:val="18"/>
        </w:rPr>
        <w:t xml:space="preserve"> pip install -</w:t>
      </w:r>
      <w:r>
        <w:rPr>
          <w:rFonts w:ascii="Courier New" w:eastAsia="Courier New" w:hAnsi="Courier New" w:cs="Courier New"/>
          <w:sz w:val="18"/>
        </w:rPr>
        <w:t xml:space="preserve">-upgrade pip </w:t>
      </w: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pip install --upgrade </w:t>
      </w:r>
      <w:proofErr w:type="spellStart"/>
      <w:r>
        <w:rPr>
          <w:rFonts w:ascii="Courier New" w:eastAsia="Courier New" w:hAnsi="Courier New" w:cs="Courier New"/>
          <w:sz w:val="18"/>
        </w:rPr>
        <w:t>setuptools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pip install --upgrade resilient-circuits </w:t>
      </w:r>
    </w:p>
    <w:p w:rsidR="00AE7373" w:rsidRDefault="00495B51">
      <w:pPr>
        <w:numPr>
          <w:ilvl w:val="0"/>
          <w:numId w:val="4"/>
        </w:numPr>
        <w:ind w:right="58" w:hanging="360"/>
      </w:pPr>
      <w:r>
        <w:t xml:space="preserve">To install the package, you must first unzip it then install the package as follows: </w:t>
      </w:r>
    </w:p>
    <w:p w:rsidR="00AE7373" w:rsidRDefault="00495B51">
      <w:pPr>
        <w:shd w:val="clear" w:color="auto" w:fill="F2F2F2"/>
        <w:spacing w:after="424"/>
        <w:ind w:left="1263"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pip install </w:t>
      </w:r>
      <w:proofErr w:type="spellStart"/>
      <w:r>
        <w:rPr>
          <w:rFonts w:ascii="Courier New" w:eastAsia="Courier New" w:hAnsi="Courier New" w:cs="Courier New"/>
          <w:sz w:val="18"/>
        </w:rPr>
        <w:t>fn_qradar_integration</w:t>
      </w:r>
      <w:proofErr w:type="spellEnd"/>
      <w:r>
        <w:rPr>
          <w:rFonts w:ascii="Courier New" w:eastAsia="Courier New" w:hAnsi="Courier New" w:cs="Courier New"/>
          <w:sz w:val="18"/>
        </w:rPr>
        <w:t>-&lt;</w:t>
      </w:r>
      <w:r>
        <w:rPr>
          <w:rFonts w:ascii="Courier New" w:eastAsia="Courier New" w:hAnsi="Courier New" w:cs="Courier New"/>
          <w:i/>
          <w:sz w:val="18"/>
        </w:rPr>
        <w:t>version</w:t>
      </w:r>
      <w:proofErr w:type="gramStart"/>
      <w:r>
        <w:rPr>
          <w:rFonts w:ascii="Courier New" w:eastAsia="Courier New" w:hAnsi="Courier New" w:cs="Courier New"/>
          <w:sz w:val="18"/>
        </w:rPr>
        <w:t>&gt;.tar.gz</w:t>
      </w:r>
      <w:proofErr w:type="gramEnd"/>
      <w:r>
        <w:rPr>
          <w:rFonts w:ascii="Courier New" w:eastAsia="Courier New" w:hAnsi="Courier New" w:cs="Courier New"/>
          <w:sz w:val="18"/>
        </w:rPr>
        <w:t xml:space="preserve"> </w:t>
      </w:r>
    </w:p>
    <w:p w:rsidR="00AE7373" w:rsidRDefault="00495B51">
      <w:pPr>
        <w:pStyle w:val="Heading2"/>
        <w:ind w:left="1425" w:hanging="720"/>
      </w:pPr>
      <w:bookmarkStart w:id="61" w:name="_Toc14130"/>
      <w:r>
        <w:t>Configure the P</w:t>
      </w:r>
      <w:r>
        <w:t xml:space="preserve">ython components </w:t>
      </w:r>
      <w:bookmarkEnd w:id="61"/>
    </w:p>
    <w:p w:rsidR="00AE7373" w:rsidRDefault="00495B51">
      <w:pPr>
        <w:spacing w:after="114"/>
        <w:ind w:left="715" w:right="58"/>
      </w:pPr>
      <w:r>
        <w:t xml:space="preserve">The Resilient Circuits components run as an unprivileged user, typically named integration. If you do not already have an integration user configured on your appliance, create it now.  </w:t>
      </w:r>
    </w:p>
    <w:p w:rsidR="00AE7373" w:rsidRDefault="00495B51">
      <w:pPr>
        <w:spacing w:after="111"/>
        <w:ind w:left="715" w:right="58"/>
      </w:pPr>
      <w:r>
        <w:t>Complete the following steps to configure and run th</w:t>
      </w:r>
      <w:r>
        <w:t xml:space="preserve">e integration: </w:t>
      </w:r>
    </w:p>
    <w:p w:rsidR="00AE7373" w:rsidRDefault="00495B51">
      <w:pPr>
        <w:numPr>
          <w:ilvl w:val="0"/>
          <w:numId w:val="5"/>
        </w:numPr>
        <w:spacing w:after="78"/>
        <w:ind w:right="58" w:hanging="360"/>
      </w:pPr>
      <w:r>
        <w:t xml:space="preserve">Using </w:t>
      </w:r>
      <w:proofErr w:type="spellStart"/>
      <w:r>
        <w:t>sudo</w:t>
      </w:r>
      <w:proofErr w:type="spellEnd"/>
      <w:r>
        <w:t xml:space="preserve">, switch to the integration user, as follows: </w:t>
      </w:r>
    </w:p>
    <w:p w:rsidR="00AE7373" w:rsidRDefault="00495B51">
      <w:pPr>
        <w:shd w:val="clear" w:color="auto" w:fill="F2F2F2"/>
        <w:spacing w:after="144"/>
        <w:ind w:left="1450"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su</w:t>
      </w:r>
      <w:proofErr w:type="spellEnd"/>
      <w:r>
        <w:rPr>
          <w:rFonts w:ascii="Courier New" w:eastAsia="Courier New" w:hAnsi="Courier New" w:cs="Courier New"/>
          <w:sz w:val="18"/>
        </w:rPr>
        <w:t xml:space="preserve"> - integration </w:t>
      </w:r>
    </w:p>
    <w:p w:rsidR="00AE7373" w:rsidRDefault="00495B51">
      <w:pPr>
        <w:numPr>
          <w:ilvl w:val="0"/>
          <w:numId w:val="5"/>
        </w:numPr>
        <w:ind w:right="58" w:hanging="360"/>
      </w:pPr>
      <w:r>
        <w:t xml:space="preserve">Use one of the following commands to create or update the resilient-circuits configuration file. </w:t>
      </w:r>
    </w:p>
    <w:p w:rsidR="00AE7373" w:rsidRDefault="00495B51">
      <w:pPr>
        <w:spacing w:after="106"/>
        <w:ind w:left="1090" w:right="58"/>
      </w:pPr>
      <w:r>
        <w:t xml:space="preserve">Use </w:t>
      </w:r>
      <w:r>
        <w:rPr>
          <w:rFonts w:ascii="Courier New" w:eastAsia="Courier New" w:hAnsi="Courier New" w:cs="Courier New"/>
        </w:rPr>
        <w:t>–c</w:t>
      </w:r>
      <w:r>
        <w:t xml:space="preserve"> for new environments or </w:t>
      </w:r>
      <w:r>
        <w:rPr>
          <w:rFonts w:ascii="Courier New" w:eastAsia="Courier New" w:hAnsi="Courier New" w:cs="Courier New"/>
        </w:rPr>
        <w:t>–u</w:t>
      </w:r>
      <w:r>
        <w:t xml:space="preserve"> </w:t>
      </w:r>
      <w:r>
        <w:t xml:space="preserve">for existing environments. </w:t>
      </w:r>
    </w:p>
    <w:p w:rsidR="00AE7373" w:rsidRDefault="00495B51">
      <w:pPr>
        <w:shd w:val="clear" w:color="auto" w:fill="F2F2F2"/>
        <w:spacing w:after="142"/>
        <w:ind w:left="1450" w:right="0"/>
      </w:pPr>
      <w:r>
        <w:rPr>
          <w:rFonts w:ascii="Courier New" w:eastAsia="Courier New" w:hAnsi="Courier New" w:cs="Courier New"/>
          <w:sz w:val="18"/>
        </w:rPr>
        <w:t xml:space="preserve">resilient-circuits config -c </w:t>
      </w:r>
    </w:p>
    <w:p w:rsidR="00AE7373" w:rsidRDefault="00495B51">
      <w:pPr>
        <w:spacing w:after="78"/>
        <w:ind w:left="1450" w:right="58"/>
      </w:pPr>
      <w:r>
        <w:t xml:space="preserve">or </w:t>
      </w:r>
    </w:p>
    <w:p w:rsidR="00AE7373" w:rsidRDefault="00495B51">
      <w:pPr>
        <w:shd w:val="clear" w:color="auto" w:fill="F2F2F2"/>
        <w:spacing w:after="144"/>
        <w:ind w:left="1450" w:right="0"/>
      </w:pPr>
      <w:r>
        <w:rPr>
          <w:rFonts w:ascii="Courier New" w:eastAsia="Courier New" w:hAnsi="Courier New" w:cs="Courier New"/>
          <w:sz w:val="18"/>
        </w:rPr>
        <w:t xml:space="preserve">resilient-circuits config -u </w:t>
      </w:r>
    </w:p>
    <w:p w:rsidR="00AE7373" w:rsidRDefault="00495B51">
      <w:pPr>
        <w:numPr>
          <w:ilvl w:val="0"/>
          <w:numId w:val="5"/>
        </w:numPr>
        <w:spacing w:after="112"/>
        <w:ind w:right="58" w:hanging="360"/>
      </w:pPr>
      <w:r>
        <w:t xml:space="preserve">Edit the resilient-circuits configuration file, as follows:  </w:t>
      </w:r>
    </w:p>
    <w:p w:rsidR="00AE7373" w:rsidRDefault="00495B51">
      <w:pPr>
        <w:numPr>
          <w:ilvl w:val="1"/>
          <w:numId w:val="5"/>
        </w:numPr>
        <w:spacing w:after="113"/>
        <w:ind w:right="58" w:hanging="360"/>
      </w:pPr>
      <w:r>
        <w:t>In the [resilient] section, ensure that you provide all the information required to connect to the Res</w:t>
      </w:r>
      <w:r>
        <w:t xml:space="preserve">ilient platform. </w:t>
      </w:r>
    </w:p>
    <w:p w:rsidR="00AE7373" w:rsidRDefault="00495B51">
      <w:pPr>
        <w:numPr>
          <w:ilvl w:val="1"/>
          <w:numId w:val="5"/>
        </w:numPr>
        <w:ind w:right="58" w:hanging="360"/>
      </w:pPr>
      <w:r>
        <w:t>In the [</w:t>
      </w:r>
      <w:proofErr w:type="spellStart"/>
      <w:r>
        <w:t>fn_qradar_integration</w:t>
      </w:r>
      <w:proofErr w:type="spellEnd"/>
      <w:r>
        <w:t xml:space="preserve">] section, edit the settings as follows: </w:t>
      </w:r>
    </w:p>
    <w:tbl>
      <w:tblPr>
        <w:tblStyle w:val="TableGrid"/>
        <w:tblW w:w="7979" w:type="dxa"/>
        <w:tblInd w:w="1412" w:type="dxa"/>
        <w:tblCellMar>
          <w:top w:w="41" w:type="dxa"/>
          <w:left w:w="29" w:type="dxa"/>
          <w:bottom w:w="0" w:type="dxa"/>
          <w:right w:w="115" w:type="dxa"/>
        </w:tblCellMar>
        <w:tblLook w:val="04A0" w:firstRow="1" w:lastRow="0" w:firstColumn="1" w:lastColumn="0" w:noHBand="0" w:noVBand="1"/>
      </w:tblPr>
      <w:tblGrid>
        <w:gridCol w:w="7979"/>
      </w:tblGrid>
      <w:tr w:rsidR="00AE7373">
        <w:trPr>
          <w:trHeight w:val="1018"/>
        </w:trPr>
        <w:tc>
          <w:tcPr>
            <w:tcW w:w="7979" w:type="dxa"/>
            <w:tcBorders>
              <w:top w:val="nil"/>
              <w:left w:val="nil"/>
              <w:bottom w:val="nil"/>
              <w:right w:val="nil"/>
            </w:tcBorders>
            <w:shd w:val="clear" w:color="auto" w:fill="F2F2F2"/>
          </w:tcPr>
          <w:p w:rsidR="00170F40" w:rsidRDefault="00495B51" w:rsidP="00170F40">
            <w:pPr>
              <w:spacing w:after="1" w:line="240" w:lineRule="auto"/>
              <w:ind w:left="0" w:right="4326" w:firstLine="0"/>
              <w:rPr>
                <w:ins w:id="62" w:author="Ihor Husar" w:date="2020-03-31T14:46:00Z"/>
                <w:rFonts w:ascii="Courier New" w:eastAsia="Courier New" w:hAnsi="Courier New" w:cs="Courier New"/>
                <w:sz w:val="18"/>
              </w:rPr>
            </w:pPr>
            <w:r>
              <w:rPr>
                <w:rFonts w:ascii="Courier New" w:eastAsia="Courier New" w:hAnsi="Courier New" w:cs="Courier New"/>
                <w:sz w:val="18"/>
              </w:rPr>
              <w:t>host=&lt;</w:t>
            </w:r>
            <w:proofErr w:type="spellStart"/>
            <w:r>
              <w:rPr>
                <w:rFonts w:ascii="Courier New" w:eastAsia="Courier New" w:hAnsi="Courier New" w:cs="Courier New"/>
                <w:i/>
                <w:sz w:val="18"/>
              </w:rPr>
              <w:t>qradar</w:t>
            </w:r>
            <w:proofErr w:type="spellEnd"/>
            <w:r>
              <w:rPr>
                <w:rFonts w:ascii="Courier New" w:eastAsia="Courier New" w:hAnsi="Courier New" w:cs="Courier New"/>
                <w:i/>
                <w:sz w:val="18"/>
              </w:rPr>
              <w:t xml:space="preserve"> </w:t>
            </w:r>
            <w:proofErr w:type="spellStart"/>
            <w:r>
              <w:rPr>
                <w:rFonts w:ascii="Courier New" w:eastAsia="Courier New" w:hAnsi="Courier New" w:cs="Courier New"/>
                <w:i/>
                <w:sz w:val="18"/>
              </w:rPr>
              <w:t>url</w:t>
            </w:r>
            <w:proofErr w:type="spellEnd"/>
            <w:r>
              <w:rPr>
                <w:rFonts w:ascii="Courier New" w:eastAsia="Courier New" w:hAnsi="Courier New" w:cs="Courier New"/>
                <w:sz w:val="18"/>
              </w:rPr>
              <w:t xml:space="preserve">&gt; </w:t>
            </w:r>
          </w:p>
          <w:p w:rsidR="00170F40" w:rsidRDefault="00495B51" w:rsidP="00170F40">
            <w:pPr>
              <w:spacing w:after="1" w:line="240" w:lineRule="auto"/>
              <w:ind w:left="0" w:right="8" w:firstLine="0"/>
              <w:rPr>
                <w:ins w:id="63" w:author="Ihor Husar" w:date="2020-03-31T14:44:00Z"/>
                <w:rFonts w:ascii="Courier New" w:eastAsia="Courier New" w:hAnsi="Courier New" w:cs="Courier New"/>
                <w:sz w:val="18"/>
              </w:rPr>
              <w:pPrChange w:id="64" w:author="Ihor Husar" w:date="2020-03-31T14:48:00Z">
                <w:pPr>
                  <w:spacing w:after="1" w:line="238" w:lineRule="auto"/>
                  <w:ind w:left="0" w:right="4326" w:firstLine="0"/>
                </w:pPr>
              </w:pPrChange>
            </w:pPr>
            <w:r>
              <w:rPr>
                <w:rFonts w:ascii="Courier New" w:eastAsia="Courier New" w:hAnsi="Courier New" w:cs="Courier New"/>
                <w:sz w:val="18"/>
              </w:rPr>
              <w:t>port=&lt;8089 or</w:t>
            </w:r>
            <w:r>
              <w:rPr>
                <w:rFonts w:ascii="Courier New" w:eastAsia="Courier New" w:hAnsi="Courier New" w:cs="Courier New"/>
                <w:sz w:val="18"/>
              </w:rPr>
              <w:t xml:space="preserve"> </w:t>
            </w:r>
            <w:r>
              <w:rPr>
                <w:rFonts w:ascii="Courier New" w:eastAsia="Courier New" w:hAnsi="Courier New" w:cs="Courier New"/>
                <w:sz w:val="18"/>
              </w:rPr>
              <w:t>t</w:t>
            </w:r>
            <w:r>
              <w:rPr>
                <w:rFonts w:ascii="Courier New" w:eastAsia="Courier New" w:hAnsi="Courier New" w:cs="Courier New"/>
                <w:sz w:val="18"/>
              </w:rPr>
              <w:t>he customized</w:t>
            </w:r>
            <w:ins w:id="65" w:author="Ihor Husar" w:date="2020-03-31T14:47:00Z">
              <w:r w:rsidR="00170F40">
                <w:rPr>
                  <w:rFonts w:ascii="Courier New" w:eastAsia="Courier New" w:hAnsi="Courier New" w:cs="Courier New"/>
                  <w:sz w:val="18"/>
                </w:rPr>
                <w:t xml:space="preserve"> </w:t>
              </w:r>
            </w:ins>
            <w:del w:id="66" w:author="Ihor Husar" w:date="2020-03-31T14:47:00Z">
              <w:r w:rsidDel="00170F40">
                <w:rPr>
                  <w:rFonts w:ascii="Courier New" w:eastAsia="Courier New" w:hAnsi="Courier New" w:cs="Courier New"/>
                  <w:sz w:val="18"/>
                </w:rPr>
                <w:delText xml:space="preserve"> </w:delText>
              </w:r>
            </w:del>
            <w:ins w:id="67" w:author="Ihor Husar" w:date="2020-03-31T14:47:00Z">
              <w:r w:rsidR="00170F40">
                <w:rPr>
                  <w:rFonts w:ascii="Courier New" w:eastAsia="Courier New" w:hAnsi="Courier New" w:cs="Courier New"/>
                  <w:sz w:val="18"/>
                </w:rPr>
                <w:t>p</w:t>
              </w:r>
            </w:ins>
            <w:del w:id="68" w:author="Ihor Husar" w:date="2020-03-31T14:47:00Z">
              <w:r w:rsidDel="00170F40">
                <w:rPr>
                  <w:rFonts w:ascii="Courier New" w:eastAsia="Courier New" w:hAnsi="Courier New" w:cs="Courier New"/>
                  <w:sz w:val="18"/>
                </w:rPr>
                <w:delText>p</w:delText>
              </w:r>
            </w:del>
            <w:r>
              <w:rPr>
                <w:rFonts w:ascii="Courier New" w:eastAsia="Courier New" w:hAnsi="Courier New" w:cs="Courier New"/>
                <w:sz w:val="18"/>
              </w:rPr>
              <w:t xml:space="preserve">ort&gt; </w:t>
            </w:r>
          </w:p>
          <w:p w:rsidR="00AE7373" w:rsidRDefault="00495B51" w:rsidP="00170F40">
            <w:pPr>
              <w:spacing w:after="1" w:line="240" w:lineRule="auto"/>
              <w:ind w:left="0" w:right="4326" w:firstLine="0"/>
              <w:pPrChange w:id="69" w:author="Ihor Husar" w:date="2020-03-31T14:46:00Z">
                <w:pPr>
                  <w:spacing w:after="1" w:line="238" w:lineRule="auto"/>
                  <w:ind w:left="0" w:right="4326" w:firstLine="0"/>
                </w:pPr>
              </w:pPrChange>
            </w:pPr>
            <w:r>
              <w:rPr>
                <w:rFonts w:ascii="Courier New" w:eastAsia="Courier New" w:hAnsi="Courier New" w:cs="Courier New"/>
                <w:sz w:val="18"/>
              </w:rPr>
              <w:t>username=&lt;</w:t>
            </w:r>
            <w:proofErr w:type="spellStart"/>
            <w:r>
              <w:rPr>
                <w:rFonts w:ascii="Courier New" w:eastAsia="Courier New" w:hAnsi="Courier New" w:cs="Courier New"/>
                <w:i/>
                <w:sz w:val="18"/>
              </w:rPr>
              <w:t>qradar</w:t>
            </w:r>
            <w:proofErr w:type="spellEnd"/>
            <w:r>
              <w:rPr>
                <w:rFonts w:ascii="Courier New" w:eastAsia="Courier New" w:hAnsi="Courier New" w:cs="Courier New"/>
                <w:i/>
                <w:sz w:val="18"/>
              </w:rPr>
              <w:t xml:space="preserve"> access user</w:t>
            </w:r>
            <w:r>
              <w:rPr>
                <w:rFonts w:ascii="Courier New" w:eastAsia="Courier New" w:hAnsi="Courier New" w:cs="Courier New"/>
                <w:sz w:val="18"/>
              </w:rPr>
              <w:t xml:space="preserve">&gt; </w:t>
            </w:r>
          </w:p>
          <w:p w:rsidR="00170F40" w:rsidRDefault="00495B51" w:rsidP="00170F40">
            <w:pPr>
              <w:spacing w:after="0" w:line="240" w:lineRule="auto"/>
              <w:ind w:left="0" w:right="0" w:firstLine="0"/>
              <w:rPr>
                <w:ins w:id="70" w:author="Ihor Husar" w:date="2020-03-31T14:46:00Z"/>
                <w:rFonts w:ascii="Courier New" w:eastAsia="Courier New" w:hAnsi="Courier New" w:cs="Courier New"/>
                <w:sz w:val="18"/>
              </w:rPr>
            </w:pPr>
            <w:proofErr w:type="spellStart"/>
            <w:r>
              <w:rPr>
                <w:rFonts w:ascii="Courier New" w:eastAsia="Courier New" w:hAnsi="Courier New" w:cs="Courier New"/>
                <w:sz w:val="18"/>
              </w:rPr>
              <w:t>qradarpassword</w:t>
            </w:r>
            <w:proofErr w:type="spellEnd"/>
            <w:r>
              <w:rPr>
                <w:rFonts w:ascii="Courier New" w:eastAsia="Courier New" w:hAnsi="Courier New" w:cs="Courier New"/>
                <w:sz w:val="18"/>
              </w:rPr>
              <w:t>=&lt;</w:t>
            </w:r>
            <w:proofErr w:type="spellStart"/>
            <w:r>
              <w:rPr>
                <w:rFonts w:ascii="Courier New" w:eastAsia="Courier New" w:hAnsi="Courier New" w:cs="Courier New"/>
                <w:i/>
                <w:sz w:val="18"/>
              </w:rPr>
              <w:t>qradar</w:t>
            </w:r>
            <w:proofErr w:type="spellEnd"/>
            <w:r>
              <w:rPr>
                <w:rFonts w:ascii="Courier New" w:eastAsia="Courier New" w:hAnsi="Courier New" w:cs="Courier New"/>
                <w:i/>
                <w:sz w:val="18"/>
              </w:rPr>
              <w:t xml:space="preserve"> access password, key-</w:t>
            </w:r>
            <w:r>
              <w:rPr>
                <w:rFonts w:ascii="Courier New" w:eastAsia="Courier New" w:hAnsi="Courier New" w:cs="Courier New"/>
                <w:i/>
                <w:sz w:val="18"/>
              </w:rPr>
              <w:t>ring protection recommended</w:t>
            </w:r>
            <w:r>
              <w:rPr>
                <w:rFonts w:ascii="Courier New" w:eastAsia="Courier New" w:hAnsi="Courier New" w:cs="Courier New"/>
                <w:sz w:val="18"/>
              </w:rPr>
              <w:t>&gt; verify_cert=[true|false]</w:t>
            </w:r>
          </w:p>
          <w:p w:rsidR="00170F40" w:rsidRPr="007F56D6" w:rsidRDefault="00170F40" w:rsidP="00170F40">
            <w:pPr>
              <w:spacing w:after="0" w:line="240" w:lineRule="auto"/>
              <w:ind w:left="0" w:right="0" w:firstLine="0"/>
              <w:rPr>
                <w:ins w:id="71" w:author="Ihor Husar" w:date="2020-03-31T14:45:00Z"/>
                <w:rFonts w:ascii="Courier New" w:eastAsia="Courier New" w:hAnsi="Courier New" w:cs="Courier New"/>
                <w:sz w:val="18"/>
                <w:rPrChange w:id="72" w:author="Ihor Husar" w:date="2020-03-31T14:58:00Z">
                  <w:rPr>
                    <w:ins w:id="73" w:author="Ihor Husar" w:date="2020-03-31T14:45:00Z"/>
                    <w:color w:val="D1D2D3"/>
                    <w:sz w:val="18"/>
                    <w:szCs w:val="18"/>
                  </w:rPr>
                </w:rPrChange>
              </w:rPr>
              <w:pPrChange w:id="74" w:author="Ihor Husar" w:date="2020-03-31T14:46:00Z">
                <w:pPr>
                  <w:pStyle w:val="HTMLPreformatted"/>
                  <w:spacing w:before="60" w:after="60"/>
                </w:pPr>
              </w:pPrChange>
            </w:pPr>
            <w:proofErr w:type="spellStart"/>
            <w:ins w:id="75" w:author="Ihor Husar" w:date="2020-03-31T14:45:00Z">
              <w:r w:rsidRPr="007F56D6">
                <w:rPr>
                  <w:rFonts w:ascii="Courier New" w:eastAsia="Courier New" w:hAnsi="Courier New" w:cs="Courier New"/>
                  <w:sz w:val="18"/>
                  <w:rPrChange w:id="76" w:author="Ihor Husar" w:date="2020-03-31T14:58:00Z">
                    <w:rPr>
                      <w:color w:val="D1D2D3"/>
                      <w:sz w:val="18"/>
                      <w:szCs w:val="18"/>
                    </w:rPr>
                  </w:rPrChange>
                </w:rPr>
                <w:t>qradartoken</w:t>
              </w:r>
              <w:proofErr w:type="spellEnd"/>
              <w:r w:rsidRPr="007F56D6">
                <w:rPr>
                  <w:rFonts w:ascii="Courier New" w:eastAsia="Courier New" w:hAnsi="Courier New" w:cs="Courier New"/>
                  <w:sz w:val="18"/>
                  <w:rPrChange w:id="77" w:author="Ihor Husar" w:date="2020-03-31T14:58:00Z">
                    <w:rPr>
                      <w:color w:val="D1D2D3"/>
                      <w:sz w:val="18"/>
                      <w:szCs w:val="18"/>
                    </w:rPr>
                  </w:rPrChange>
                </w:rPr>
                <w:t>=</w:t>
              </w:r>
              <w:proofErr w:type="spellStart"/>
              <w:r w:rsidRPr="007F56D6">
                <w:rPr>
                  <w:rFonts w:ascii="Courier New" w:eastAsia="Courier New" w:hAnsi="Courier New" w:cs="Courier New"/>
                  <w:sz w:val="18"/>
                  <w:rPrChange w:id="78" w:author="Ihor Husar" w:date="2020-03-31T14:58:00Z">
                    <w:rPr>
                      <w:color w:val="D1D2D3"/>
                      <w:sz w:val="18"/>
                      <w:szCs w:val="18"/>
                    </w:rPr>
                  </w:rPrChange>
                </w:rPr>
                <w:t>xxxxxxxx-xxxx-xxxx-xxxx-</w:t>
              </w:r>
            </w:ins>
            <w:ins w:id="79" w:author="Ihor Husar" w:date="2020-03-31T14:46:00Z">
              <w:r w:rsidRPr="007F56D6">
                <w:rPr>
                  <w:rFonts w:ascii="Courier New" w:eastAsia="Courier New" w:hAnsi="Courier New" w:cs="Courier New"/>
                  <w:sz w:val="18"/>
                  <w:rPrChange w:id="80" w:author="Ihor Husar" w:date="2020-03-31T14:58:00Z">
                    <w:rPr>
                      <w:color w:val="D1D2D3"/>
                      <w:sz w:val="18"/>
                      <w:szCs w:val="18"/>
                    </w:rPr>
                  </w:rPrChange>
                </w:rPr>
                <w:t>xxxxxxxxxxxx</w:t>
              </w:r>
            </w:ins>
            <w:proofErr w:type="spellEnd"/>
          </w:p>
          <w:p w:rsidR="00170F40" w:rsidRPr="00170F40" w:rsidRDefault="00495B51" w:rsidP="00170F40">
            <w:pPr>
              <w:pStyle w:val="HTMLPreformatted"/>
              <w:spacing w:before="60" w:after="60"/>
              <w:rPr>
                <w:rFonts w:eastAsia="Courier New"/>
                <w:sz w:val="18"/>
                <w:rPrChange w:id="81" w:author="Ihor Husar" w:date="2020-03-31T14:48:00Z">
                  <w:rPr/>
                </w:rPrChange>
              </w:rPr>
              <w:pPrChange w:id="82" w:author="Ihor Husar" w:date="2020-03-31T14:46:00Z">
                <w:pPr>
                  <w:spacing w:after="0" w:line="259" w:lineRule="auto"/>
                  <w:ind w:left="0" w:right="0" w:firstLine="0"/>
                </w:pPr>
              </w:pPrChange>
            </w:pPr>
            <w:del w:id="83" w:author="Ihor Husar" w:date="2020-03-31T14:46:00Z">
              <w:r w:rsidDel="00170F40">
                <w:rPr>
                  <w:rFonts w:eastAsia="Courier New"/>
                  <w:sz w:val="18"/>
                </w:rPr>
                <w:delText xml:space="preserve">  </w:delText>
              </w:r>
            </w:del>
          </w:p>
        </w:tc>
      </w:tr>
    </w:tbl>
    <w:p w:rsidR="00AE7373" w:rsidRDefault="00495B51">
      <w:pPr>
        <w:ind w:left="1090" w:right="58"/>
        <w:rPr>
          <w:ins w:id="84" w:author="Ihor Husar" w:date="2020-03-31T14:53:00Z"/>
        </w:rPr>
      </w:pPr>
      <w:r>
        <w:t>U</w:t>
      </w:r>
      <w:r>
        <w:t xml:space="preserve">se ‘false’ for self-signed certificates. </w:t>
      </w:r>
    </w:p>
    <w:p w:rsidR="00150383" w:rsidRDefault="00150383">
      <w:pPr>
        <w:ind w:left="1090" w:right="58"/>
        <w:rPr>
          <w:ins w:id="85" w:author="Ihor Husar" w:date="2020-03-31T14:53:00Z"/>
        </w:rPr>
      </w:pPr>
      <w:ins w:id="86" w:author="Ihor Husar" w:date="2020-03-31T14:53:00Z">
        <w:r>
          <w:t xml:space="preserve">You have two choices for authentication with </w:t>
        </w:r>
        <w:proofErr w:type="spellStart"/>
        <w:r>
          <w:t>QRadar</w:t>
        </w:r>
        <w:proofErr w:type="spellEnd"/>
        <w:r>
          <w:t xml:space="preserve"> – username and a password, or</w:t>
        </w:r>
      </w:ins>
      <w:ins w:id="87" w:author="Ihor Husar" w:date="2020-03-31T14:54:00Z">
        <w:r>
          <w:t xml:space="preserve"> a</w:t>
        </w:r>
      </w:ins>
      <w:ins w:id="88" w:author="Ihor Husar" w:date="2020-03-31T14:53:00Z">
        <w:r>
          <w:t xml:space="preserve"> token.</w:t>
        </w:r>
      </w:ins>
      <w:ins w:id="89" w:author="Ihor Husar" w:date="2020-03-31T14:54:00Z">
        <w:r>
          <w:t xml:space="preserve"> </w:t>
        </w:r>
      </w:ins>
      <w:proofErr w:type="spellStart"/>
      <w:ins w:id="90" w:author="Ihor Husar" w:date="2020-03-31T14:52:00Z">
        <w:r>
          <w:t>QRadar</w:t>
        </w:r>
        <w:proofErr w:type="spellEnd"/>
        <w:r>
          <w:t xml:space="preserve"> token is an authentication token created in </w:t>
        </w:r>
        <w:proofErr w:type="spellStart"/>
        <w:r>
          <w:t>QRadar’s</w:t>
        </w:r>
        <w:proofErr w:type="spellEnd"/>
        <w:r>
          <w:t xml:space="preserve"> Au</w:t>
        </w:r>
      </w:ins>
      <w:ins w:id="91" w:author="Ihor Husar" w:date="2020-03-31T14:53:00Z">
        <w:r>
          <w:t>thorized Services manager.</w:t>
        </w:r>
      </w:ins>
    </w:p>
    <w:p w:rsidR="00150383" w:rsidRDefault="00150383">
      <w:pPr>
        <w:ind w:left="1090" w:right="58"/>
        <w:rPr>
          <w:ins w:id="92" w:author="Ihor Husar" w:date="2020-03-31T14:49:00Z"/>
        </w:rPr>
      </w:pPr>
    </w:p>
    <w:p w:rsidR="00170F40" w:rsidRDefault="00150383">
      <w:pPr>
        <w:ind w:left="1090" w:right="58"/>
        <w:rPr>
          <w:ins w:id="93" w:author="Ihor Husar" w:date="2020-03-31T14:54:00Z"/>
        </w:rPr>
      </w:pPr>
      <w:ins w:id="94" w:author="Ihor Husar" w:date="2020-03-31T14:52:00Z">
        <w:r>
          <w:t>N</w:t>
        </w:r>
      </w:ins>
      <w:ins w:id="95" w:author="Ihor Husar" w:date="2020-03-31T14:49:00Z">
        <w:r w:rsidR="00170F40">
          <w:t xml:space="preserve">ote that if both username/password and the token are given, username and password authentication will take precedence. </w:t>
        </w:r>
      </w:ins>
    </w:p>
    <w:p w:rsidR="00150383" w:rsidRDefault="00150383">
      <w:pPr>
        <w:ind w:left="1090" w:right="58"/>
      </w:pPr>
    </w:p>
    <w:p w:rsidR="00AE7373" w:rsidRDefault="00495B51">
      <w:pPr>
        <w:pStyle w:val="Heading2"/>
        <w:ind w:left="1425" w:hanging="720"/>
      </w:pPr>
      <w:bookmarkStart w:id="96" w:name="_Toc14131"/>
      <w:r>
        <w:t xml:space="preserve">Deploy customizations to the Resilient platform </w:t>
      </w:r>
      <w:bookmarkEnd w:id="96"/>
    </w:p>
    <w:p w:rsidR="00AE7373" w:rsidRDefault="00495B51">
      <w:pPr>
        <w:spacing w:after="113"/>
        <w:ind w:left="715" w:right="58"/>
      </w:pPr>
      <w:r>
        <w:t xml:space="preserve">The package contains five example functions, six example workflows </w:t>
      </w:r>
      <w:r>
        <w:t xml:space="preserve">that access the functions, and six rules that trigger the workflows, along with custom fields and two data tables for input and output parameters. </w:t>
      </w:r>
    </w:p>
    <w:p w:rsidR="00AE7373" w:rsidRDefault="00495B51">
      <w:pPr>
        <w:numPr>
          <w:ilvl w:val="0"/>
          <w:numId w:val="6"/>
        </w:numPr>
        <w:spacing w:after="78"/>
        <w:ind w:right="58" w:hanging="360"/>
      </w:pPr>
      <w:r>
        <w:t xml:space="preserve">Use the following command to deploy these customizations to the Resilient platform: </w:t>
      </w:r>
    </w:p>
    <w:p w:rsidR="00AE7373" w:rsidRDefault="00495B51">
      <w:pPr>
        <w:shd w:val="clear" w:color="auto" w:fill="F2F2F2"/>
        <w:spacing w:after="144"/>
        <w:ind w:left="1263" w:right="0"/>
      </w:pPr>
      <w:proofErr w:type="gramStart"/>
      <w:r>
        <w:rPr>
          <w:rFonts w:ascii="Courier New" w:eastAsia="Courier New" w:hAnsi="Courier New" w:cs="Courier New"/>
          <w:sz w:val="18"/>
        </w:rPr>
        <w:t>resilient-</w:t>
      </w:r>
      <w:r>
        <w:rPr>
          <w:rFonts w:ascii="Courier New" w:eastAsia="Courier New" w:hAnsi="Courier New" w:cs="Courier New"/>
          <w:sz w:val="18"/>
        </w:rPr>
        <w:t>circuits</w:t>
      </w:r>
      <w:proofErr w:type="gramEnd"/>
      <w:r>
        <w:rPr>
          <w:rFonts w:ascii="Courier New" w:eastAsia="Courier New" w:hAnsi="Courier New" w:cs="Courier New"/>
          <w:sz w:val="18"/>
        </w:rPr>
        <w:t xml:space="preserve"> customize </w:t>
      </w:r>
    </w:p>
    <w:p w:rsidR="00AE7373" w:rsidRDefault="00495B51">
      <w:pPr>
        <w:numPr>
          <w:ilvl w:val="0"/>
          <w:numId w:val="6"/>
        </w:numPr>
        <w:spacing w:after="388"/>
        <w:ind w:right="58" w:hanging="360"/>
      </w:pPr>
      <w:r>
        <w:t xml:space="preserve">Respond to the prompts to deploy functions, message destinations, workflows and rules. </w:t>
      </w:r>
    </w:p>
    <w:p w:rsidR="00AE7373" w:rsidRDefault="00495B51">
      <w:pPr>
        <w:pStyle w:val="Heading2"/>
        <w:ind w:left="1425" w:hanging="720"/>
      </w:pPr>
      <w:bookmarkStart w:id="97" w:name="_Toc14132"/>
      <w:r>
        <w:lastRenderedPageBreak/>
        <w:t xml:space="preserve">Run the integration framework </w:t>
      </w:r>
      <w:bookmarkEnd w:id="97"/>
    </w:p>
    <w:p w:rsidR="00AE7373" w:rsidRDefault="00495B51">
      <w:pPr>
        <w:spacing w:after="77"/>
        <w:ind w:left="715" w:right="58"/>
      </w:pPr>
      <w:r>
        <w:t xml:space="preserve">To test the integration package before running it in a production environment, you must run the integration manually </w:t>
      </w:r>
      <w:r>
        <w:t xml:space="preserve">with the following command: </w:t>
      </w:r>
    </w:p>
    <w:p w:rsidR="00AE7373" w:rsidRDefault="00495B51">
      <w:pPr>
        <w:shd w:val="clear" w:color="auto" w:fill="F2F2F2"/>
        <w:spacing w:after="144"/>
        <w:ind w:left="1263" w:right="0"/>
      </w:pPr>
      <w:proofErr w:type="gramStart"/>
      <w:r>
        <w:rPr>
          <w:rFonts w:ascii="Courier New" w:eastAsia="Courier New" w:hAnsi="Courier New" w:cs="Courier New"/>
          <w:sz w:val="18"/>
        </w:rPr>
        <w:t>resilient-circuits</w:t>
      </w:r>
      <w:proofErr w:type="gramEnd"/>
      <w:r>
        <w:rPr>
          <w:rFonts w:ascii="Courier New" w:eastAsia="Courier New" w:hAnsi="Courier New" w:cs="Courier New"/>
          <w:sz w:val="18"/>
        </w:rPr>
        <w:t xml:space="preserve"> run </w:t>
      </w:r>
    </w:p>
    <w:p w:rsidR="00AE7373" w:rsidRDefault="00495B51">
      <w:pPr>
        <w:spacing w:after="394"/>
        <w:ind w:left="715" w:right="58"/>
      </w:pPr>
      <w:r>
        <w:t xml:space="preserve">The resilient-circuits command starts, loads its components, and continues to run until interrupted. If it stops immediately with an error message, check your configuration values and retry. </w:t>
      </w:r>
    </w:p>
    <w:p w:rsidR="00AE7373" w:rsidRDefault="00495B51">
      <w:pPr>
        <w:pStyle w:val="Heading2"/>
        <w:ind w:left="1425" w:hanging="720"/>
      </w:pPr>
      <w:bookmarkStart w:id="98" w:name="_Toc14133"/>
      <w:r>
        <w:t>Configure R</w:t>
      </w:r>
      <w:r>
        <w:t xml:space="preserve">esilient Circuits for restart </w:t>
      </w:r>
      <w:bookmarkEnd w:id="98"/>
    </w:p>
    <w:p w:rsidR="00AE7373" w:rsidRDefault="00495B51">
      <w:pPr>
        <w:spacing w:after="140"/>
        <w:ind w:left="715" w:right="58"/>
      </w:pPr>
      <w:r>
        <w:t xml:space="preserve">For normal operation, Resilient Circuits must run </w:t>
      </w:r>
      <w:r>
        <w:rPr>
          <w:u w:val="single" w:color="000000"/>
        </w:rPr>
        <w:t>continuously</w:t>
      </w:r>
      <w:r>
        <w:t xml:space="preserve">.  The recommend way to do this is to configure it to automatically run at startup. On a Red Hat appliance, this is done using a </w:t>
      </w:r>
      <w:proofErr w:type="spellStart"/>
      <w:r>
        <w:t>systemd</w:t>
      </w:r>
      <w:proofErr w:type="spellEnd"/>
      <w:r>
        <w:t xml:space="preserve"> unit file such as the one </w:t>
      </w:r>
      <w:r>
        <w:t xml:space="preserve">below. You may need to change the paths to your working directory and </w:t>
      </w:r>
      <w:proofErr w:type="spellStart"/>
      <w:r>
        <w:t>app.config</w:t>
      </w:r>
      <w:proofErr w:type="spellEnd"/>
      <w:r>
        <w:t xml:space="preserve">. </w:t>
      </w:r>
    </w:p>
    <w:p w:rsidR="00AE7373" w:rsidRDefault="00495B51">
      <w:pPr>
        <w:numPr>
          <w:ilvl w:val="0"/>
          <w:numId w:val="7"/>
        </w:numPr>
        <w:spacing w:after="74"/>
        <w:ind w:right="58" w:hanging="360"/>
      </w:pPr>
      <w:r>
        <w:t xml:space="preserve">The unit file must be named </w:t>
      </w:r>
      <w:proofErr w:type="spellStart"/>
      <w:r>
        <w:rPr>
          <w:rFonts w:ascii="Courier New" w:eastAsia="Courier New" w:hAnsi="Courier New" w:cs="Courier New"/>
        </w:rPr>
        <w:t>resilient_</w:t>
      </w:r>
      <w:proofErr w:type="gramStart"/>
      <w:r>
        <w:rPr>
          <w:rFonts w:ascii="Courier New" w:eastAsia="Courier New" w:hAnsi="Courier New" w:cs="Courier New"/>
        </w:rPr>
        <w:t>circuits.service</w:t>
      </w:r>
      <w:proofErr w:type="spellEnd"/>
      <w:proofErr w:type="gramEnd"/>
      <w:r>
        <w:t xml:space="preserve"> To create the file, enter the following command: </w:t>
      </w:r>
    </w:p>
    <w:p w:rsidR="00AE7373" w:rsidRDefault="00495B51">
      <w:pPr>
        <w:shd w:val="clear" w:color="auto" w:fill="F2F2F2"/>
        <w:spacing w:after="144"/>
        <w:ind w:left="1263"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vi /</w:t>
      </w:r>
      <w:proofErr w:type="spellStart"/>
      <w:r>
        <w:rPr>
          <w:rFonts w:ascii="Courier New" w:eastAsia="Courier New" w:hAnsi="Courier New" w:cs="Courier New"/>
          <w:sz w:val="18"/>
        </w:rPr>
        <w:t>etc</w:t>
      </w:r>
      <w:proofErr w:type="spellEnd"/>
      <w:r>
        <w:rPr>
          <w:rFonts w:ascii="Courier New" w:eastAsia="Courier New" w:hAnsi="Courier New" w:cs="Courier New"/>
          <w:sz w:val="18"/>
        </w:rPr>
        <w:t>/</w:t>
      </w:r>
      <w:proofErr w:type="spellStart"/>
      <w:r>
        <w:rPr>
          <w:rFonts w:ascii="Courier New" w:eastAsia="Courier New" w:hAnsi="Courier New" w:cs="Courier New"/>
          <w:sz w:val="18"/>
        </w:rPr>
        <w:t>systemd</w:t>
      </w:r>
      <w:proofErr w:type="spellEnd"/>
      <w:r>
        <w:rPr>
          <w:rFonts w:ascii="Courier New" w:eastAsia="Courier New" w:hAnsi="Courier New" w:cs="Courier New"/>
          <w:sz w:val="18"/>
        </w:rPr>
        <w:t>/system/</w:t>
      </w:r>
      <w:proofErr w:type="spellStart"/>
      <w:r>
        <w:rPr>
          <w:rFonts w:ascii="Courier New" w:eastAsia="Courier New" w:hAnsi="Courier New" w:cs="Courier New"/>
          <w:sz w:val="18"/>
        </w:rPr>
        <w:t>resilient_circuits.service</w:t>
      </w:r>
      <w:proofErr w:type="spellEnd"/>
      <w:r>
        <w:rPr>
          <w:rFonts w:ascii="Courier New" w:eastAsia="Courier New" w:hAnsi="Courier New" w:cs="Courier New"/>
          <w:sz w:val="18"/>
        </w:rPr>
        <w:t xml:space="preserve"> </w:t>
      </w:r>
    </w:p>
    <w:p w:rsidR="00AE7373" w:rsidRDefault="00495B51">
      <w:pPr>
        <w:numPr>
          <w:ilvl w:val="0"/>
          <w:numId w:val="7"/>
        </w:numPr>
        <w:spacing w:after="78"/>
        <w:ind w:right="58" w:hanging="360"/>
      </w:pPr>
      <w:r>
        <w:t>Add the foll</w:t>
      </w:r>
      <w:r>
        <w:t xml:space="preserve">owing contents to the file and change as necessary: </w:t>
      </w:r>
      <w:r>
        <w:rPr>
          <w:i/>
        </w:rPr>
        <w:t xml:space="preserve"> </w:t>
      </w:r>
    </w:p>
    <w:p w:rsidR="00AE7373" w:rsidRDefault="00495B51">
      <w:pPr>
        <w:shd w:val="clear" w:color="auto" w:fill="F2F2F2"/>
        <w:spacing w:after="10"/>
        <w:ind w:left="1263" w:right="0"/>
      </w:pPr>
      <w:r>
        <w:rPr>
          <w:rFonts w:ascii="Courier New" w:eastAsia="Courier New" w:hAnsi="Courier New" w:cs="Courier New"/>
          <w:sz w:val="18"/>
        </w:rPr>
        <w:t xml:space="preserve"> [Unit] </w:t>
      </w:r>
    </w:p>
    <w:p w:rsidR="00AE7373" w:rsidRDefault="00495B51">
      <w:pPr>
        <w:shd w:val="clear" w:color="auto" w:fill="F2F2F2"/>
        <w:spacing w:after="10"/>
        <w:ind w:left="1263" w:right="0"/>
      </w:pPr>
      <w:r>
        <w:rPr>
          <w:rFonts w:ascii="Courier New" w:eastAsia="Courier New" w:hAnsi="Courier New" w:cs="Courier New"/>
          <w:sz w:val="18"/>
        </w:rPr>
        <w:t xml:space="preserve">Description=Resilient-Circuits Service </w:t>
      </w:r>
    </w:p>
    <w:p w:rsidR="00AE7373" w:rsidRDefault="00495B51">
      <w:pPr>
        <w:shd w:val="clear" w:color="auto" w:fill="F2F2F2"/>
        <w:spacing w:after="10"/>
        <w:ind w:left="1263" w:right="0"/>
      </w:pPr>
      <w:r>
        <w:rPr>
          <w:rFonts w:ascii="Courier New" w:eastAsia="Courier New" w:hAnsi="Courier New" w:cs="Courier New"/>
          <w:sz w:val="18"/>
        </w:rPr>
        <w:t>After=</w:t>
      </w:r>
      <w:proofErr w:type="spellStart"/>
      <w:r>
        <w:rPr>
          <w:rFonts w:ascii="Courier New" w:eastAsia="Courier New" w:hAnsi="Courier New" w:cs="Courier New"/>
          <w:sz w:val="18"/>
        </w:rPr>
        <w:t>resilient.service</w:t>
      </w:r>
      <w:proofErr w:type="spellEnd"/>
      <w:r>
        <w:rPr>
          <w:rFonts w:ascii="Courier New" w:eastAsia="Courier New" w:hAnsi="Courier New" w:cs="Courier New"/>
          <w:sz w:val="18"/>
        </w:rPr>
        <w:t xml:space="preserve"> </w:t>
      </w:r>
    </w:p>
    <w:p w:rsidR="00AE7373" w:rsidRDefault="00495B51">
      <w:pPr>
        <w:shd w:val="clear" w:color="auto" w:fill="F2F2F2"/>
        <w:spacing w:after="111"/>
        <w:ind w:left="1263" w:right="0"/>
      </w:pPr>
      <w:r>
        <w:rPr>
          <w:rFonts w:ascii="Courier New" w:eastAsia="Courier New" w:hAnsi="Courier New" w:cs="Courier New"/>
          <w:sz w:val="18"/>
        </w:rPr>
        <w:t>Requires=</w:t>
      </w:r>
      <w:proofErr w:type="spellStart"/>
      <w:r>
        <w:rPr>
          <w:rFonts w:ascii="Courier New" w:eastAsia="Courier New" w:hAnsi="Courier New" w:cs="Courier New"/>
          <w:sz w:val="18"/>
        </w:rPr>
        <w:t>resilient.service</w:t>
      </w:r>
      <w:proofErr w:type="spellEnd"/>
      <w:r>
        <w:rPr>
          <w:rFonts w:ascii="Courier New" w:eastAsia="Courier New" w:hAnsi="Courier New" w:cs="Courier New"/>
          <w:sz w:val="18"/>
        </w:rPr>
        <w:t xml:space="preserve"> </w:t>
      </w:r>
    </w:p>
    <w:p w:rsidR="00AE7373" w:rsidRDefault="00495B51">
      <w:pPr>
        <w:shd w:val="clear" w:color="auto" w:fill="F2F2F2"/>
        <w:spacing w:after="10"/>
        <w:ind w:left="1263" w:right="0"/>
      </w:pPr>
      <w:r>
        <w:rPr>
          <w:rFonts w:ascii="Courier New" w:eastAsia="Courier New" w:hAnsi="Courier New" w:cs="Courier New"/>
          <w:sz w:val="18"/>
        </w:rPr>
        <w:t xml:space="preserve">[Service] </w:t>
      </w:r>
    </w:p>
    <w:p w:rsidR="00AE7373" w:rsidRDefault="00495B51">
      <w:pPr>
        <w:shd w:val="clear" w:color="auto" w:fill="F2F2F2"/>
        <w:spacing w:after="10"/>
        <w:ind w:left="1263" w:right="0"/>
      </w:pPr>
      <w:r>
        <w:rPr>
          <w:rFonts w:ascii="Courier New" w:eastAsia="Courier New" w:hAnsi="Courier New" w:cs="Courier New"/>
          <w:sz w:val="18"/>
        </w:rPr>
        <w:t xml:space="preserve">Type=simple </w:t>
      </w:r>
    </w:p>
    <w:p w:rsidR="00AE7373" w:rsidRDefault="00495B51">
      <w:pPr>
        <w:shd w:val="clear" w:color="auto" w:fill="F2F2F2"/>
        <w:spacing w:after="10"/>
        <w:ind w:left="1263" w:right="0"/>
      </w:pPr>
      <w:r>
        <w:rPr>
          <w:rFonts w:ascii="Courier New" w:eastAsia="Courier New" w:hAnsi="Courier New" w:cs="Courier New"/>
          <w:sz w:val="18"/>
        </w:rPr>
        <w:t xml:space="preserve">User=integration </w:t>
      </w:r>
    </w:p>
    <w:p w:rsidR="00AE7373" w:rsidRDefault="00495B51">
      <w:pPr>
        <w:shd w:val="clear" w:color="auto" w:fill="F2F2F2"/>
        <w:spacing w:after="10"/>
        <w:ind w:left="1263" w:right="0"/>
      </w:pPr>
      <w:proofErr w:type="spellStart"/>
      <w:r>
        <w:rPr>
          <w:rFonts w:ascii="Courier New" w:eastAsia="Courier New" w:hAnsi="Courier New" w:cs="Courier New"/>
          <w:sz w:val="18"/>
        </w:rPr>
        <w:t>WorkingDirectory</w:t>
      </w:r>
      <w:proofErr w:type="spellEnd"/>
      <w:r>
        <w:rPr>
          <w:rFonts w:ascii="Courier New" w:eastAsia="Courier New" w:hAnsi="Courier New" w:cs="Courier New"/>
          <w:sz w:val="18"/>
        </w:rPr>
        <w:t xml:space="preserve">=/home/integration </w:t>
      </w:r>
    </w:p>
    <w:p w:rsidR="00AE7373" w:rsidRDefault="00495B51">
      <w:pPr>
        <w:shd w:val="clear" w:color="auto" w:fill="F2F2F2"/>
        <w:spacing w:after="10"/>
        <w:ind w:left="1263" w:right="0"/>
      </w:pPr>
      <w:proofErr w:type="spellStart"/>
      <w:r>
        <w:rPr>
          <w:rFonts w:ascii="Courier New" w:eastAsia="Courier New" w:hAnsi="Courier New" w:cs="Courier New"/>
          <w:sz w:val="18"/>
        </w:rPr>
        <w:t>ExecStart</w:t>
      </w:r>
      <w:proofErr w:type="spellEnd"/>
      <w:r>
        <w:rPr>
          <w:rFonts w:ascii="Courier New" w:eastAsia="Courier New" w:hAnsi="Courier New" w:cs="Courier New"/>
          <w:sz w:val="18"/>
        </w:rPr>
        <w:t>=/</w:t>
      </w:r>
      <w:proofErr w:type="spellStart"/>
      <w:r>
        <w:rPr>
          <w:rFonts w:ascii="Courier New" w:eastAsia="Courier New" w:hAnsi="Courier New" w:cs="Courier New"/>
          <w:sz w:val="18"/>
        </w:rPr>
        <w:t>usr</w:t>
      </w:r>
      <w:proofErr w:type="spellEnd"/>
      <w:r>
        <w:rPr>
          <w:rFonts w:ascii="Courier New" w:eastAsia="Courier New" w:hAnsi="Courier New" w:cs="Courier New"/>
          <w:sz w:val="18"/>
        </w:rPr>
        <w:t>/local/bin/</w:t>
      </w:r>
      <w:proofErr w:type="gramStart"/>
      <w:r>
        <w:rPr>
          <w:rFonts w:ascii="Courier New" w:eastAsia="Courier New" w:hAnsi="Courier New" w:cs="Courier New"/>
          <w:sz w:val="18"/>
        </w:rPr>
        <w:t>resilient-circuits</w:t>
      </w:r>
      <w:proofErr w:type="gramEnd"/>
      <w:r>
        <w:rPr>
          <w:rFonts w:ascii="Courier New" w:eastAsia="Courier New" w:hAnsi="Courier New" w:cs="Courier New"/>
          <w:sz w:val="18"/>
        </w:rPr>
        <w:t xml:space="preserve"> run </w:t>
      </w:r>
    </w:p>
    <w:p w:rsidR="00AE7373" w:rsidRDefault="00495B51">
      <w:pPr>
        <w:shd w:val="clear" w:color="auto" w:fill="F2F2F2"/>
        <w:spacing w:after="10"/>
        <w:ind w:left="1263" w:right="0"/>
      </w:pPr>
      <w:r>
        <w:rPr>
          <w:rFonts w:ascii="Courier New" w:eastAsia="Courier New" w:hAnsi="Courier New" w:cs="Courier New"/>
          <w:sz w:val="18"/>
        </w:rPr>
        <w:t xml:space="preserve">Restart=always </w:t>
      </w:r>
    </w:p>
    <w:p w:rsidR="00AE7373" w:rsidRDefault="00495B51">
      <w:pPr>
        <w:shd w:val="clear" w:color="auto" w:fill="F2F2F2"/>
        <w:spacing w:after="10"/>
        <w:ind w:left="1263" w:right="0"/>
      </w:pPr>
      <w:proofErr w:type="spellStart"/>
      <w:r>
        <w:rPr>
          <w:rFonts w:ascii="Courier New" w:eastAsia="Courier New" w:hAnsi="Courier New" w:cs="Courier New"/>
          <w:sz w:val="18"/>
        </w:rPr>
        <w:t>TimeoutSec</w:t>
      </w:r>
      <w:proofErr w:type="spellEnd"/>
      <w:r>
        <w:rPr>
          <w:rFonts w:ascii="Courier New" w:eastAsia="Courier New" w:hAnsi="Courier New" w:cs="Courier New"/>
          <w:sz w:val="18"/>
        </w:rPr>
        <w:t xml:space="preserve">=10 </w:t>
      </w:r>
    </w:p>
    <w:p w:rsidR="00AE7373" w:rsidRDefault="00495B51">
      <w:pPr>
        <w:shd w:val="clear" w:color="auto" w:fill="F2F2F2"/>
        <w:spacing w:after="113"/>
        <w:ind w:left="1263" w:right="0"/>
      </w:pPr>
      <w:r>
        <w:rPr>
          <w:rFonts w:ascii="Courier New" w:eastAsia="Courier New" w:hAnsi="Courier New" w:cs="Courier New"/>
          <w:sz w:val="18"/>
        </w:rPr>
        <w:t>Environment=APP_CONFIG_FILE=/home/integration/.resilient/app.config Environment=APP_LOCK_FILE=/home/integration</w:t>
      </w:r>
      <w:proofErr w:type="gramStart"/>
      <w:r>
        <w:rPr>
          <w:rFonts w:ascii="Courier New" w:eastAsia="Courier New" w:hAnsi="Courier New" w:cs="Courier New"/>
          <w:sz w:val="18"/>
        </w:rPr>
        <w:t>/.resilient</w:t>
      </w:r>
      <w:proofErr w:type="gramEnd"/>
      <w:r>
        <w:rPr>
          <w:rFonts w:ascii="Courier New" w:eastAsia="Courier New" w:hAnsi="Courier New" w:cs="Courier New"/>
          <w:sz w:val="18"/>
        </w:rPr>
        <w:t>/resilient_circuit</w:t>
      </w:r>
      <w:r>
        <w:rPr>
          <w:rFonts w:ascii="Courier New" w:eastAsia="Courier New" w:hAnsi="Courier New" w:cs="Courier New"/>
          <w:sz w:val="18"/>
        </w:rPr>
        <w:t xml:space="preserve">s. lock </w:t>
      </w:r>
    </w:p>
    <w:p w:rsidR="00AE7373" w:rsidRDefault="00495B51">
      <w:pPr>
        <w:shd w:val="clear" w:color="auto" w:fill="F2F2F2"/>
        <w:spacing w:after="10"/>
        <w:ind w:left="1263" w:right="0"/>
      </w:pPr>
      <w:r>
        <w:rPr>
          <w:rFonts w:ascii="Courier New" w:eastAsia="Courier New" w:hAnsi="Courier New" w:cs="Courier New"/>
          <w:sz w:val="18"/>
        </w:rPr>
        <w:t xml:space="preserve">[Install] </w:t>
      </w:r>
    </w:p>
    <w:p w:rsidR="00AE7373" w:rsidRDefault="00495B51">
      <w:pPr>
        <w:shd w:val="clear" w:color="auto" w:fill="F2F2F2"/>
        <w:spacing w:after="144"/>
        <w:ind w:left="1263" w:right="0"/>
      </w:pPr>
      <w:proofErr w:type="spellStart"/>
      <w:r>
        <w:rPr>
          <w:rFonts w:ascii="Courier New" w:eastAsia="Courier New" w:hAnsi="Courier New" w:cs="Courier New"/>
          <w:sz w:val="18"/>
        </w:rPr>
        <w:t>WantedBy</w:t>
      </w:r>
      <w:proofErr w:type="spellEnd"/>
      <w:r>
        <w:rPr>
          <w:rFonts w:ascii="Courier New" w:eastAsia="Courier New" w:hAnsi="Courier New" w:cs="Courier New"/>
          <w:sz w:val="18"/>
        </w:rPr>
        <w:t>=multi-</w:t>
      </w:r>
      <w:proofErr w:type="spellStart"/>
      <w:proofErr w:type="gramStart"/>
      <w:r>
        <w:rPr>
          <w:rFonts w:ascii="Courier New" w:eastAsia="Courier New" w:hAnsi="Courier New" w:cs="Courier New"/>
          <w:sz w:val="18"/>
        </w:rPr>
        <w:t>user.target</w:t>
      </w:r>
      <w:proofErr w:type="spellEnd"/>
      <w:proofErr w:type="gramEnd"/>
      <w:r>
        <w:rPr>
          <w:rFonts w:ascii="Courier New" w:eastAsia="Courier New" w:hAnsi="Courier New" w:cs="Courier New"/>
          <w:sz w:val="18"/>
        </w:rPr>
        <w:t xml:space="preserve"> </w:t>
      </w:r>
    </w:p>
    <w:p w:rsidR="00AE7373" w:rsidRDefault="00495B51">
      <w:pPr>
        <w:numPr>
          <w:ilvl w:val="0"/>
          <w:numId w:val="8"/>
        </w:numPr>
        <w:spacing w:after="76"/>
        <w:ind w:right="58" w:hanging="360"/>
      </w:pPr>
      <w:r>
        <w:t xml:space="preserve">Ensure that the service unit file is correctly permissioned, as follows: </w:t>
      </w:r>
    </w:p>
    <w:p w:rsidR="00AE7373" w:rsidRDefault="00495B51">
      <w:pPr>
        <w:shd w:val="clear" w:color="auto" w:fill="F2F2F2"/>
        <w:spacing w:after="144"/>
        <w:ind w:left="1263"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chmod</w:t>
      </w:r>
      <w:proofErr w:type="spellEnd"/>
      <w:r>
        <w:rPr>
          <w:rFonts w:ascii="Courier New" w:eastAsia="Courier New" w:hAnsi="Courier New" w:cs="Courier New"/>
          <w:sz w:val="18"/>
        </w:rPr>
        <w:t xml:space="preserve"> 664 /</w:t>
      </w:r>
      <w:proofErr w:type="spellStart"/>
      <w:r>
        <w:rPr>
          <w:rFonts w:ascii="Courier New" w:eastAsia="Courier New" w:hAnsi="Courier New" w:cs="Courier New"/>
          <w:sz w:val="18"/>
        </w:rPr>
        <w:t>etc</w:t>
      </w:r>
      <w:proofErr w:type="spellEnd"/>
      <w:r>
        <w:rPr>
          <w:rFonts w:ascii="Courier New" w:eastAsia="Courier New" w:hAnsi="Courier New" w:cs="Courier New"/>
          <w:sz w:val="18"/>
        </w:rPr>
        <w:t>/</w:t>
      </w:r>
      <w:proofErr w:type="spellStart"/>
      <w:r>
        <w:rPr>
          <w:rFonts w:ascii="Courier New" w:eastAsia="Courier New" w:hAnsi="Courier New" w:cs="Courier New"/>
          <w:sz w:val="18"/>
        </w:rPr>
        <w:t>systemd</w:t>
      </w:r>
      <w:proofErr w:type="spellEnd"/>
      <w:r>
        <w:rPr>
          <w:rFonts w:ascii="Courier New" w:eastAsia="Courier New" w:hAnsi="Courier New" w:cs="Courier New"/>
          <w:sz w:val="18"/>
        </w:rPr>
        <w:t>/system/</w:t>
      </w:r>
      <w:proofErr w:type="spellStart"/>
      <w:r>
        <w:rPr>
          <w:rFonts w:ascii="Courier New" w:eastAsia="Courier New" w:hAnsi="Courier New" w:cs="Courier New"/>
          <w:sz w:val="18"/>
        </w:rPr>
        <w:t>resilient_circuits.service</w:t>
      </w:r>
      <w:proofErr w:type="spellEnd"/>
      <w:r>
        <w:rPr>
          <w:rFonts w:ascii="Courier New" w:eastAsia="Courier New" w:hAnsi="Courier New" w:cs="Courier New"/>
          <w:sz w:val="18"/>
        </w:rPr>
        <w:t xml:space="preserve"> </w:t>
      </w:r>
    </w:p>
    <w:p w:rsidR="00AE7373" w:rsidRDefault="00495B51">
      <w:pPr>
        <w:numPr>
          <w:ilvl w:val="0"/>
          <w:numId w:val="8"/>
        </w:numPr>
        <w:spacing w:after="78"/>
        <w:ind w:right="58" w:hanging="360"/>
      </w:pPr>
      <w:r>
        <w:t xml:space="preserve">Use the </w:t>
      </w:r>
      <w:proofErr w:type="spellStart"/>
      <w:r>
        <w:t>systemctl</w:t>
      </w:r>
      <w:proofErr w:type="spellEnd"/>
      <w:r>
        <w:t xml:space="preserve"> command to manually start, stop, restart and return s</w:t>
      </w:r>
      <w:r>
        <w:t xml:space="preserve">tatus on the service: </w:t>
      </w:r>
    </w:p>
    <w:p w:rsidR="00AE7373" w:rsidRDefault="00495B51">
      <w:pPr>
        <w:shd w:val="clear" w:color="auto" w:fill="F2F2F2"/>
        <w:spacing w:after="10"/>
        <w:ind w:left="1263"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systemctl</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resilient_circuits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start|stop|restart|status</w:t>
      </w:r>
      <w:proofErr w:type="spellEnd"/>
      <w:r>
        <w:rPr>
          <w:rFonts w:ascii="Courier New" w:eastAsia="Courier New" w:hAnsi="Courier New" w:cs="Courier New"/>
          <w:sz w:val="18"/>
        </w:rPr>
        <w:t xml:space="preserve">] </w:t>
      </w:r>
    </w:p>
    <w:p w:rsidR="00AE7373" w:rsidRDefault="00495B51">
      <w:pPr>
        <w:spacing w:after="80"/>
        <w:ind w:left="715" w:right="58"/>
      </w:pPr>
      <w:r>
        <w:t xml:space="preserve">You can view log files for </w:t>
      </w:r>
      <w:proofErr w:type="spellStart"/>
      <w:r>
        <w:t>systemd</w:t>
      </w:r>
      <w:proofErr w:type="spellEnd"/>
      <w:r>
        <w:t xml:space="preserve"> and the resilient-circuits service using the </w:t>
      </w:r>
      <w:proofErr w:type="spellStart"/>
      <w:r>
        <w:t>journalctl</w:t>
      </w:r>
      <w:proofErr w:type="spellEnd"/>
      <w:r>
        <w:t xml:space="preserve"> command, as follows: </w:t>
      </w:r>
    </w:p>
    <w:p w:rsidR="00AE7373" w:rsidRDefault="00495B51">
      <w:pPr>
        <w:shd w:val="clear" w:color="auto" w:fill="F2F2F2"/>
        <w:spacing w:after="481"/>
        <w:ind w:left="1263" w:right="0"/>
      </w:pPr>
      <w:proofErr w:type="spellStart"/>
      <w:r>
        <w:rPr>
          <w:rFonts w:ascii="Courier New" w:eastAsia="Courier New" w:hAnsi="Courier New" w:cs="Courier New"/>
          <w:sz w:val="18"/>
        </w:rPr>
        <w:t>sudo</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journalctl</w:t>
      </w:r>
      <w:proofErr w:type="spellEnd"/>
      <w:r>
        <w:rPr>
          <w:rFonts w:ascii="Courier New" w:eastAsia="Courier New" w:hAnsi="Courier New" w:cs="Courier New"/>
          <w:sz w:val="18"/>
        </w:rPr>
        <w:t xml:space="preserve"> -</w:t>
      </w:r>
      <w:r>
        <w:rPr>
          <w:rFonts w:ascii="Courier New" w:eastAsia="Courier New" w:hAnsi="Courier New" w:cs="Courier New"/>
          <w:sz w:val="18"/>
        </w:rPr>
        <w:t xml:space="preserve">u </w:t>
      </w:r>
      <w:proofErr w:type="spellStart"/>
      <w:r>
        <w:rPr>
          <w:rFonts w:ascii="Courier New" w:eastAsia="Courier New" w:hAnsi="Courier New" w:cs="Courier New"/>
          <w:sz w:val="18"/>
        </w:rPr>
        <w:t>resilient_circuits</w:t>
      </w:r>
      <w:proofErr w:type="spellEnd"/>
      <w:r>
        <w:rPr>
          <w:rFonts w:ascii="Courier New" w:eastAsia="Courier New" w:hAnsi="Courier New" w:cs="Courier New"/>
          <w:sz w:val="18"/>
        </w:rPr>
        <w:t xml:space="preserve"> --since "2 hours ago" </w:t>
      </w:r>
    </w:p>
    <w:p w:rsidR="00AE7373" w:rsidRDefault="00495B51">
      <w:pPr>
        <w:pStyle w:val="Heading1"/>
        <w:ind w:left="705" w:hanging="720"/>
      </w:pPr>
      <w:bookmarkStart w:id="99" w:name="_Toc14134"/>
      <w:r>
        <w:t xml:space="preserve">Function Descriptions </w:t>
      </w:r>
      <w:bookmarkEnd w:id="99"/>
    </w:p>
    <w:p w:rsidR="00AE7373" w:rsidRDefault="00495B51">
      <w:pPr>
        <w:spacing w:after="388"/>
        <w:ind w:left="715" w:right="58"/>
      </w:pPr>
      <w:r>
        <w:t xml:space="preserve">Resilient platform that the following </w:t>
      </w:r>
      <w:proofErr w:type="spellStart"/>
      <w:r>
        <w:t>QRadar</w:t>
      </w:r>
      <w:proofErr w:type="spellEnd"/>
      <w:r>
        <w:t xml:space="preserve"> specific functions, workflows, rules, and message destination are available by clicking their respective tabs. The data table and custom fields </w:t>
      </w:r>
      <w:r>
        <w:t>need to be added to your custom layout as per your design.</w:t>
      </w:r>
      <w:r>
        <w:rPr>
          <w:color w:val="4F81BD"/>
        </w:rPr>
        <w:t xml:space="preserve"> </w:t>
      </w:r>
    </w:p>
    <w:p w:rsidR="00AE7373" w:rsidRDefault="00495B51">
      <w:pPr>
        <w:pStyle w:val="Heading2"/>
        <w:ind w:left="1425" w:hanging="720"/>
      </w:pPr>
      <w:bookmarkStart w:id="100" w:name="_Toc14135"/>
      <w:proofErr w:type="spellStart"/>
      <w:r>
        <w:lastRenderedPageBreak/>
        <w:t>QRadar</w:t>
      </w:r>
      <w:proofErr w:type="spellEnd"/>
      <w:r>
        <w:t xml:space="preserve"> Search </w:t>
      </w:r>
      <w:bookmarkEnd w:id="100"/>
    </w:p>
    <w:p w:rsidR="00AE7373" w:rsidRDefault="00495B51">
      <w:pPr>
        <w:ind w:left="715" w:right="58"/>
      </w:pPr>
      <w:r>
        <w:t xml:space="preserve">This sample function performs an Ariel query to fetch data from the </w:t>
      </w:r>
      <w:proofErr w:type="spellStart"/>
      <w:r>
        <w:t>QRadar</w:t>
      </w:r>
      <w:proofErr w:type="spellEnd"/>
      <w:r>
        <w:t xml:space="preserve"> server.</w:t>
      </w:r>
      <w:r>
        <w:rPr>
          <w:i/>
          <w:color w:val="4F81BD"/>
        </w:rPr>
        <w:t xml:space="preserve"> </w:t>
      </w:r>
    </w:p>
    <w:p w:rsidR="00AE7373" w:rsidRDefault="00495B51">
      <w:pPr>
        <w:spacing w:after="0" w:line="259" w:lineRule="auto"/>
        <w:ind w:left="653" w:right="-1006" w:firstLine="0"/>
      </w:pPr>
      <w:r>
        <w:rPr>
          <w:rFonts w:ascii="Calibri" w:eastAsia="Calibri" w:hAnsi="Calibri" w:cs="Calibri"/>
          <w:noProof/>
          <w:sz w:val="22"/>
        </w:rPr>
        <mc:AlternateContent>
          <mc:Choice Requires="wpg">
            <w:drawing>
              <wp:inline distT="0" distB="0" distL="0" distR="0">
                <wp:extent cx="6204204" cy="4849368"/>
                <wp:effectExtent l="0" t="0" r="0" b="0"/>
                <wp:docPr id="11311" name="Group 11311"/>
                <wp:cNvGraphicFramePr/>
                <a:graphic xmlns:a="http://schemas.openxmlformats.org/drawingml/2006/main">
                  <a:graphicData uri="http://schemas.microsoft.com/office/word/2010/wordprocessingGroup">
                    <wpg:wgp>
                      <wpg:cNvGrpSpPr/>
                      <wpg:grpSpPr>
                        <a:xfrm>
                          <a:off x="0" y="0"/>
                          <a:ext cx="6204204" cy="4849368"/>
                          <a:chOff x="0" y="0"/>
                          <a:chExt cx="6204204" cy="4849368"/>
                        </a:xfrm>
                      </wpg:grpSpPr>
                      <pic:pic xmlns:pic="http://schemas.openxmlformats.org/drawingml/2006/picture">
                        <pic:nvPicPr>
                          <pic:cNvPr id="1984" name="Picture 1984"/>
                          <pic:cNvPicPr/>
                        </pic:nvPicPr>
                        <pic:blipFill>
                          <a:blip r:embed="rId27"/>
                          <a:stretch>
                            <a:fillRect/>
                          </a:stretch>
                        </pic:blipFill>
                        <pic:spPr>
                          <a:xfrm>
                            <a:off x="5964936" y="4573525"/>
                            <a:ext cx="239268" cy="275844"/>
                          </a:xfrm>
                          <a:prstGeom prst="rect">
                            <a:avLst/>
                          </a:prstGeom>
                        </pic:spPr>
                      </pic:pic>
                      <wps:wsp>
                        <wps:cNvPr id="1985" name="Rectangle 1985"/>
                        <wps:cNvSpPr/>
                        <wps:spPr>
                          <a:xfrm>
                            <a:off x="6043930" y="4615767"/>
                            <a:ext cx="46741" cy="187580"/>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28"/>
                          <a:stretch>
                            <a:fillRect/>
                          </a:stretch>
                        </pic:blipFill>
                        <pic:spPr>
                          <a:xfrm>
                            <a:off x="0" y="0"/>
                            <a:ext cx="6074664" cy="4768596"/>
                          </a:xfrm>
                          <a:prstGeom prst="rect">
                            <a:avLst/>
                          </a:prstGeom>
                        </pic:spPr>
                      </pic:pic>
                      <pic:pic xmlns:pic="http://schemas.openxmlformats.org/drawingml/2006/picture">
                        <pic:nvPicPr>
                          <pic:cNvPr id="1989" name="Picture 1989"/>
                          <pic:cNvPicPr/>
                        </pic:nvPicPr>
                        <pic:blipFill>
                          <a:blip r:embed="rId29"/>
                          <a:stretch>
                            <a:fillRect/>
                          </a:stretch>
                        </pic:blipFill>
                        <pic:spPr>
                          <a:xfrm>
                            <a:off x="195072" y="195452"/>
                            <a:ext cx="5486400" cy="4179570"/>
                          </a:xfrm>
                          <a:prstGeom prst="rect">
                            <a:avLst/>
                          </a:prstGeom>
                        </pic:spPr>
                      </pic:pic>
                    </wpg:wgp>
                  </a:graphicData>
                </a:graphic>
              </wp:inline>
            </w:drawing>
          </mc:Choice>
          <mc:Fallback>
            <w:pict>
              <v:group id="Group 11311" o:spid="_x0000_s1034" style="width:488.5pt;height:381.85pt;mso-position-horizontal-relative:char;mso-position-vertical-relative:line" coordsize="62042,4849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xLxx+zlqF98RtS8eeAvH2pfDzxNq0EVvqphs4b+zvliG2N3glGPMCgLuB4A4AJYna+D&#13;&#10;vwIh+GGs6/4k1TxFqHjLxnr3ljUNc1JEjJSMYSKKJBtijGc7R7dgAPU6KFpsD97c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">
                <v:shape id="Picture 1984" o:spid="_x0000_s1035" type="#_x0000_t75" style="position:absolute;left:59649;top:45735;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">
                  <v:imagedata r:id="rId30" o:title=""/>
                </v:shape>
                <v:rect id="Rectangle 1985" o:spid="_x0000_s1036" style="position:absolute;left:60439;top:4615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NJ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" filled="f" stroked="f">
                  <v:textbox inset="0,0,0,0">
                    <w:txbxContent>
                      <w:p w:rsidR="00AE7373" w:rsidRDefault="00495B51">
                        <w:pPr>
                          <w:spacing w:after="160" w:line="259" w:lineRule="auto"/>
                          <w:ind w:left="0" w:right="0" w:firstLine="0"/>
                        </w:pPr>
                        <w:r>
                          <w:t xml:space="preserve"> </w:t>
                        </w:r>
                      </w:p>
                    </w:txbxContent>
                  </v:textbox>
                </v:rect>
                <v:shape id="Picture 1987" o:spid="_x0000_s1037" type="#_x0000_t75" style="position:absolute;width:60746;height:47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">
                  <v:imagedata r:id="rId31" o:title=""/>
                </v:shape>
                <v:shape id="Picture 1989" o:spid="_x0000_s1038" type="#_x0000_t75" style="position:absolute;left:1950;top:1954;width:54864;height:4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">
                  <v:imagedata r:id="rId32" o:title=""/>
                </v:shape>
                <w10:anchorlock/>
              </v:group>
            </w:pict>
          </mc:Fallback>
        </mc:AlternateContent>
      </w:r>
    </w:p>
    <w:p w:rsidR="00AE7373" w:rsidRDefault="00495B51">
      <w:pPr>
        <w:spacing w:after="126"/>
        <w:ind w:left="715" w:right="58"/>
      </w:pPr>
      <w:r>
        <w:t xml:space="preserve">This function takes the following parameters: </w:t>
      </w:r>
    </w:p>
    <w:p w:rsidR="00AE7373" w:rsidRDefault="00495B51">
      <w:pPr>
        <w:numPr>
          <w:ilvl w:val="0"/>
          <w:numId w:val="9"/>
        </w:numPr>
        <w:spacing w:after="126"/>
        <w:ind w:right="58" w:hanging="360"/>
      </w:pPr>
      <w:proofErr w:type="spellStart"/>
      <w:r>
        <w:t>qradar_query</w:t>
      </w:r>
      <w:proofErr w:type="spellEnd"/>
      <w:r>
        <w:t xml:space="preserve">:  Query to perform. It contains demo template queries you can select from within the calling workflow. The demo queries contain parameters that are replaced by the </w:t>
      </w:r>
      <w:proofErr w:type="spellStart"/>
      <w:r>
        <w:t>qradar_query_param</w:t>
      </w:r>
      <w:proofErr w:type="spellEnd"/>
      <w:r>
        <w:t xml:space="preserve">[n] below. For example, one template query is: </w:t>
      </w:r>
      <w:r>
        <w:rPr>
          <w:i/>
        </w:rPr>
        <w:t>SELECT %param1</w:t>
      </w:r>
      <w:r>
        <w:rPr>
          <w:i/>
        </w:rPr>
        <w:t>% FROM events WHERE INOFFENSE(%param2%) LAST %param3% MINUTES</w:t>
      </w:r>
      <w:r>
        <w:t xml:space="preserve">.  Users can set values for qradar_query_param1, qradar_query_param2, and qradar_query_param3 in the workflow. </w:t>
      </w:r>
    </w:p>
    <w:p w:rsidR="00AE7373" w:rsidRDefault="00495B51">
      <w:pPr>
        <w:numPr>
          <w:ilvl w:val="0"/>
          <w:numId w:val="9"/>
        </w:numPr>
        <w:spacing w:after="94"/>
        <w:ind w:right="58" w:hanging="360"/>
      </w:pPr>
      <w:proofErr w:type="spellStart"/>
      <w:r>
        <w:t>qradar_query_param</w:t>
      </w:r>
      <w:proofErr w:type="spellEnd"/>
      <w:r>
        <w:t xml:space="preserve">[n]: Optional. Parameters used in the query. </w:t>
      </w:r>
    </w:p>
    <w:p w:rsidR="00AE7373" w:rsidRDefault="00495B51">
      <w:pPr>
        <w:numPr>
          <w:ilvl w:val="0"/>
          <w:numId w:val="9"/>
        </w:numPr>
        <w:spacing w:after="92"/>
        <w:ind w:right="58" w:hanging="360"/>
      </w:pPr>
      <w:proofErr w:type="spellStart"/>
      <w:r>
        <w:t>qradar_query_range_start</w:t>
      </w:r>
      <w:proofErr w:type="spellEnd"/>
      <w:r>
        <w:t xml:space="preserve">: Optional. An integer specifying </w:t>
      </w:r>
      <w:proofErr w:type="spellStart"/>
      <w:r>
        <w:t>QRadar</w:t>
      </w:r>
      <w:proofErr w:type="spellEnd"/>
      <w:r>
        <w:t xml:space="preserve"> return start range. </w:t>
      </w:r>
    </w:p>
    <w:p w:rsidR="00AE7373" w:rsidRDefault="00495B51">
      <w:pPr>
        <w:numPr>
          <w:ilvl w:val="0"/>
          <w:numId w:val="9"/>
        </w:numPr>
        <w:spacing w:after="38"/>
        <w:ind w:right="58" w:hanging="360"/>
      </w:pPr>
      <w:proofErr w:type="spellStart"/>
      <w:r>
        <w:t>qradar_query_range_end</w:t>
      </w:r>
      <w:proofErr w:type="spellEnd"/>
      <w:r>
        <w:t xml:space="preserve">: Optional. An integer specifying </w:t>
      </w:r>
      <w:proofErr w:type="spellStart"/>
      <w:r>
        <w:t>QRadar</w:t>
      </w:r>
      <w:proofErr w:type="spellEnd"/>
      <w:r>
        <w:t xml:space="preserve"> return end range. The workflow (object type</w:t>
      </w:r>
      <w:r>
        <w:t xml:space="preserve"> = Incident), “Example of searching </w:t>
      </w:r>
      <w:proofErr w:type="spellStart"/>
      <w:r>
        <w:t>QRadar</w:t>
      </w:r>
      <w:proofErr w:type="spellEnd"/>
      <w:r>
        <w:t xml:space="preserve"> events using offense id”, sets the function’s input fields and runs the function. The Input tab maps the function’s input fields. </w:t>
      </w:r>
    </w:p>
    <w:p w:rsidR="00AE7373" w:rsidRDefault="00495B51">
      <w:pPr>
        <w:spacing w:after="0" w:line="259" w:lineRule="auto"/>
        <w:ind w:left="653" w:right="-1006" w:firstLine="0"/>
      </w:pPr>
      <w:r>
        <w:rPr>
          <w:rFonts w:ascii="Calibri" w:eastAsia="Calibri" w:hAnsi="Calibri" w:cs="Calibri"/>
          <w:noProof/>
          <w:sz w:val="22"/>
        </w:rPr>
        <w:lastRenderedPageBreak/>
        <mc:AlternateContent>
          <mc:Choice Requires="wpg">
            <w:drawing>
              <wp:inline distT="0" distB="0" distL="0" distR="0">
                <wp:extent cx="6204204" cy="2734056"/>
                <wp:effectExtent l="0" t="0" r="0" b="0"/>
                <wp:docPr id="11476" name="Group 11476"/>
                <wp:cNvGraphicFramePr/>
                <a:graphic xmlns:a="http://schemas.openxmlformats.org/drawingml/2006/main">
                  <a:graphicData uri="http://schemas.microsoft.com/office/word/2010/wordprocessingGroup">
                    <wpg:wgp>
                      <wpg:cNvGrpSpPr/>
                      <wpg:grpSpPr>
                        <a:xfrm>
                          <a:off x="0" y="0"/>
                          <a:ext cx="6204204" cy="2734056"/>
                          <a:chOff x="0" y="0"/>
                          <a:chExt cx="6204204" cy="2734056"/>
                        </a:xfrm>
                      </wpg:grpSpPr>
                      <pic:pic xmlns:pic="http://schemas.openxmlformats.org/drawingml/2006/picture">
                        <pic:nvPicPr>
                          <pic:cNvPr id="2046" name="Picture 2046"/>
                          <pic:cNvPicPr/>
                        </pic:nvPicPr>
                        <pic:blipFill>
                          <a:blip r:embed="rId27"/>
                          <a:stretch>
                            <a:fillRect/>
                          </a:stretch>
                        </pic:blipFill>
                        <pic:spPr>
                          <a:xfrm>
                            <a:off x="5964936" y="2458212"/>
                            <a:ext cx="239268" cy="275844"/>
                          </a:xfrm>
                          <a:prstGeom prst="rect">
                            <a:avLst/>
                          </a:prstGeom>
                        </pic:spPr>
                      </pic:pic>
                      <wps:wsp>
                        <wps:cNvPr id="2047" name="Rectangle 2047"/>
                        <wps:cNvSpPr/>
                        <wps:spPr>
                          <a:xfrm>
                            <a:off x="6043930" y="2500074"/>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33"/>
                          <a:stretch>
                            <a:fillRect/>
                          </a:stretch>
                        </pic:blipFill>
                        <pic:spPr>
                          <a:xfrm>
                            <a:off x="0" y="0"/>
                            <a:ext cx="6074664" cy="2647188"/>
                          </a:xfrm>
                          <a:prstGeom prst="rect">
                            <a:avLst/>
                          </a:prstGeom>
                        </pic:spPr>
                      </pic:pic>
                      <pic:pic xmlns:pic="http://schemas.openxmlformats.org/drawingml/2006/picture">
                        <pic:nvPicPr>
                          <pic:cNvPr id="2065" name="Picture 2065"/>
                          <pic:cNvPicPr/>
                        </pic:nvPicPr>
                        <pic:blipFill>
                          <a:blip r:embed="rId34"/>
                          <a:stretch>
                            <a:fillRect/>
                          </a:stretch>
                        </pic:blipFill>
                        <pic:spPr>
                          <a:xfrm>
                            <a:off x="195072" y="195326"/>
                            <a:ext cx="5486400" cy="2058670"/>
                          </a:xfrm>
                          <a:prstGeom prst="rect">
                            <a:avLst/>
                          </a:prstGeom>
                        </pic:spPr>
                      </pic:pic>
                    </wpg:wgp>
                  </a:graphicData>
                </a:graphic>
              </wp:inline>
            </w:drawing>
          </mc:Choice>
          <mc:Fallback>
            <w:pict>
              <v:group id="Group 11476" o:spid="_x0000_s1039" style="width:488.5pt;height:215.3pt;mso-position-horizontal-relative:char;mso-position-vertical-relative:line" coordsize="62042,2734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">
                <v:shape id="Picture 2046" o:spid="_x0000_s1040" type="#_x0000_t75" style="position:absolute;left:59649;top:24582;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">
                  <v:imagedata r:id="rId30" o:title=""/>
                </v:shape>
                <v:rect id="Rectangle 2047" o:spid="_x0000_s1041" style="position:absolute;left:60439;top:25000;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rsidR="00AE7373" w:rsidRDefault="00495B51">
                        <w:pPr>
                          <w:spacing w:after="160" w:line="259" w:lineRule="auto"/>
                          <w:ind w:left="0" w:right="0" w:firstLine="0"/>
                        </w:pPr>
                        <w:r>
                          <w:t xml:space="preserve"> </w:t>
                        </w:r>
                      </w:p>
                    </w:txbxContent>
                  </v:textbox>
                </v:rect>
                <v:shape id="Picture 2063" o:spid="_x0000_s1042" type="#_x0000_t75" style="position:absolute;width:60746;height:26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">
                  <v:imagedata r:id="rId35" o:title=""/>
                </v:shape>
                <v:shape id="Picture 2065" o:spid="_x0000_s1043" type="#_x0000_t75" style="position:absolute;left:1950;top:1953;width:54864;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">
                  <v:imagedata r:id="rId36" o:title=""/>
                </v:shape>
                <w10:anchorlock/>
              </v:group>
            </w:pict>
          </mc:Fallback>
        </mc:AlternateContent>
      </w:r>
    </w:p>
    <w:p w:rsidR="00AE7373" w:rsidRDefault="00495B51">
      <w:pPr>
        <w:ind w:left="715" w:right="58"/>
      </w:pPr>
      <w:r>
        <w:t xml:space="preserve">In the Pre-Process Script, the input field, “qradar_query_param2” is set to </w:t>
      </w:r>
      <w:r>
        <w:t>the incident’s custom field, “</w:t>
      </w:r>
      <w:proofErr w:type="spellStart"/>
      <w:r>
        <w:t>qradar_id</w:t>
      </w:r>
      <w:proofErr w:type="spellEnd"/>
      <w:r>
        <w:t xml:space="preserve">”. </w:t>
      </w:r>
    </w:p>
    <w:p w:rsidR="00AE7373" w:rsidRDefault="00495B51">
      <w:pPr>
        <w:spacing w:after="83" w:line="259" w:lineRule="auto"/>
        <w:ind w:left="653" w:right="-809" w:firstLine="0"/>
      </w:pPr>
      <w:r>
        <w:rPr>
          <w:rFonts w:ascii="Calibri" w:eastAsia="Calibri" w:hAnsi="Calibri" w:cs="Calibri"/>
          <w:noProof/>
          <w:sz w:val="22"/>
        </w:rPr>
        <mc:AlternateContent>
          <mc:Choice Requires="wpg">
            <w:drawing>
              <wp:inline distT="0" distB="0" distL="0" distR="0">
                <wp:extent cx="6079073" cy="1384193"/>
                <wp:effectExtent l="0" t="0" r="0" b="0"/>
                <wp:docPr id="11477" name="Group 11477" descr="/Users/yongjian.feng@ibm.com/Desktop/Screen Shot 2018-04-13 at 9.45.47 AM.png"/>
                <wp:cNvGraphicFramePr/>
                <a:graphic xmlns:a="http://schemas.openxmlformats.org/drawingml/2006/main">
                  <a:graphicData uri="http://schemas.microsoft.com/office/word/2010/wordprocessingGroup">
                    <wpg:wgp>
                      <wpg:cNvGrpSpPr/>
                      <wpg:grpSpPr>
                        <a:xfrm>
                          <a:off x="0" y="0"/>
                          <a:ext cx="6079073" cy="1384193"/>
                          <a:chOff x="0" y="0"/>
                          <a:chExt cx="6079073" cy="1384193"/>
                        </a:xfrm>
                      </wpg:grpSpPr>
                      <wps:wsp>
                        <wps:cNvPr id="2053" name="Rectangle 2053"/>
                        <wps:cNvSpPr/>
                        <wps:spPr>
                          <a:xfrm>
                            <a:off x="6043930" y="1243155"/>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7" name="Picture 2067"/>
                          <pic:cNvPicPr/>
                        </pic:nvPicPr>
                        <pic:blipFill>
                          <a:blip r:embed="rId37"/>
                          <a:stretch>
                            <a:fillRect/>
                          </a:stretch>
                        </pic:blipFill>
                        <pic:spPr>
                          <a:xfrm>
                            <a:off x="0" y="0"/>
                            <a:ext cx="6068568" cy="1382268"/>
                          </a:xfrm>
                          <a:prstGeom prst="rect">
                            <a:avLst/>
                          </a:prstGeom>
                        </pic:spPr>
                      </pic:pic>
                      <pic:pic xmlns:pic="http://schemas.openxmlformats.org/drawingml/2006/picture">
                        <pic:nvPicPr>
                          <pic:cNvPr id="2069" name="Picture 2069"/>
                          <pic:cNvPicPr/>
                        </pic:nvPicPr>
                        <pic:blipFill>
                          <a:blip r:embed="rId38"/>
                          <a:stretch>
                            <a:fillRect/>
                          </a:stretch>
                        </pic:blipFill>
                        <pic:spPr>
                          <a:xfrm>
                            <a:off x="195072" y="195580"/>
                            <a:ext cx="5480050" cy="794385"/>
                          </a:xfrm>
                          <a:prstGeom prst="rect">
                            <a:avLst/>
                          </a:prstGeom>
                        </pic:spPr>
                      </pic:pic>
                    </wpg:wgp>
                  </a:graphicData>
                </a:graphic>
              </wp:inline>
            </w:drawing>
          </mc:Choice>
          <mc:Fallback>
            <w:pict>
              <v:group id="Group 11477" o:spid="_x0000_s1044" alt="/Users/yongjian.feng@ibm.com/Desktop/Screen Shot 2018-04-13 at 9.45.47 AM.png" style="width:478.65pt;height:109pt;mso-position-horizontal-relative:char;mso-position-vertical-relative:line" coordsize="60790,1384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ZACNTQAAjU0AABQAAABkcnMvbWVkaWEvaW1hZ2Uy&#13;&#10;LmpwZ//Y/+AAEEpGSUYAAQEBAGAAYAAA/9sAQwADAgIDAgIDAwMDBAMDBAUIBQUEBAUKBwcGCAwK&#13;&#10;DAwLCgsLDQ4SEA0OEQ4LCxAWEBETFBUVFQwPFxgWFBgSFBUU/9sAQwEDBAQFBAUJBQUJFA0LDRQU&#13;&#10;FBQUFBQUFBQUFBQUFBQUFBQUFBQUFBQUFBQUFBQUFBQUFBQUFBQUFBQUFBQUFBQU/8AAEQgAaQLT&#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">
                <v:rect id="Rectangle 2053" o:spid="_x0000_s1045" style="position:absolute;left:60439;top:12431;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rsidR="00AE7373" w:rsidRDefault="00495B51">
                        <w:pPr>
                          <w:spacing w:after="160" w:line="259" w:lineRule="auto"/>
                          <w:ind w:left="0" w:right="0" w:firstLine="0"/>
                        </w:pPr>
                        <w:r>
                          <w:t xml:space="preserve"> </w:t>
                        </w:r>
                      </w:p>
                    </w:txbxContent>
                  </v:textbox>
                </v:rect>
                <v:shape id="Picture 2067" o:spid="_x0000_s1046" type="#_x0000_t75" style="position:absolute;width:60685;height:13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">
                  <v:imagedata r:id="rId39" o:title=""/>
                </v:shape>
                <v:shape id="Picture 2069" o:spid="_x0000_s1047" type="#_x0000_t75" style="position:absolute;left:1950;top:1955;width:54801;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">
                  <v:imagedata r:id="rId40" o:title=""/>
                </v:shape>
                <w10:anchorlock/>
              </v:group>
            </w:pict>
          </mc:Fallback>
        </mc:AlternateContent>
      </w:r>
    </w:p>
    <w:p w:rsidR="004513E8" w:rsidRDefault="00495B51" w:rsidP="004513E8">
      <w:pPr>
        <w:ind w:left="715" w:right="58"/>
      </w:pPr>
      <w:r>
        <w:rPr>
          <w:b/>
        </w:rPr>
        <w:t>NOTE</w:t>
      </w:r>
      <w:r w:rsidR="004513E8">
        <w:rPr>
          <w:b/>
        </w:rPr>
        <w:t>S</w:t>
      </w:r>
      <w:r>
        <w:t xml:space="preserve">: </w:t>
      </w:r>
    </w:p>
    <w:p w:rsidR="004513E8" w:rsidRDefault="00495B51" w:rsidP="004513E8">
      <w:pPr>
        <w:pStyle w:val="ListParagraph"/>
        <w:numPr>
          <w:ilvl w:val="0"/>
          <w:numId w:val="12"/>
        </w:numPr>
        <w:ind w:right="58"/>
      </w:pPr>
      <w:r>
        <w:t xml:space="preserve">You should create the custom field, </w:t>
      </w:r>
      <w:proofErr w:type="spellStart"/>
      <w:r>
        <w:t>qradar_id</w:t>
      </w:r>
      <w:proofErr w:type="spellEnd"/>
      <w:r>
        <w:t xml:space="preserve">, and add it to your layout for accessibility, along with the custom data tables. </w:t>
      </w:r>
    </w:p>
    <w:p w:rsidR="004513E8" w:rsidRDefault="004513E8" w:rsidP="004513E8">
      <w:pPr>
        <w:pStyle w:val="ListParagraph"/>
        <w:numPr>
          <w:ilvl w:val="0"/>
          <w:numId w:val="12"/>
        </w:numPr>
        <w:ind w:right="58"/>
      </w:pPr>
      <w:r>
        <w:t xml:space="preserve">If a reduced number of </w:t>
      </w:r>
      <w:proofErr w:type="spellStart"/>
      <w:r>
        <w:t>QRadar</w:t>
      </w:r>
      <w:proofErr w:type="spellEnd"/>
      <w:r>
        <w:t xml:space="preserve"> events are returned when the</w:t>
      </w:r>
      <w:r>
        <w:t xml:space="preserve"> </w:t>
      </w:r>
      <w:r>
        <w:t xml:space="preserve">search is run in Resilient, allocate more time to the Resilient input parameter: </w:t>
      </w:r>
      <w:proofErr w:type="spellStart"/>
      <w:r>
        <w:t>qradar_query</w:t>
      </w:r>
      <w:proofErr w:type="spellEnd"/>
      <w:r>
        <w:t xml:space="preserve">. This will allow Resilient to return the same number of </w:t>
      </w:r>
      <w:proofErr w:type="spellStart"/>
      <w:r>
        <w:t>QRadar</w:t>
      </w:r>
      <w:proofErr w:type="spellEnd"/>
      <w:r>
        <w:t xml:space="preserve"> events.</w:t>
      </w:r>
    </w:p>
    <w:p w:rsidR="004513E8" w:rsidRDefault="004513E8">
      <w:pPr>
        <w:spacing w:after="0" w:line="240" w:lineRule="auto"/>
        <w:ind w:left="0" w:right="0" w:firstLine="0"/>
      </w:pPr>
      <w:r>
        <w:br w:type="page"/>
      </w:r>
    </w:p>
    <w:p w:rsidR="00AE7373" w:rsidRDefault="00495B51">
      <w:pPr>
        <w:ind w:left="715" w:right="58"/>
      </w:pPr>
      <w:r>
        <w:lastRenderedPageBreak/>
        <w:t xml:space="preserve">The example rule, “Search </w:t>
      </w:r>
      <w:proofErr w:type="spellStart"/>
      <w:r>
        <w:t>QRadar</w:t>
      </w:r>
      <w:proofErr w:type="spellEnd"/>
      <w:r>
        <w:t xml:space="preserve"> for offense id”, is a menu item rule for</w:t>
      </w:r>
      <w:r>
        <w:t xml:space="preserve"> an Incident. The user can select this menu item to initiate the workflow. </w:t>
      </w:r>
    </w:p>
    <w:p w:rsidR="00AE7373" w:rsidRDefault="00495B51">
      <w:pPr>
        <w:spacing w:after="83" w:line="259" w:lineRule="auto"/>
        <w:ind w:left="653" w:right="-809" w:firstLine="0"/>
      </w:pPr>
      <w:r>
        <w:rPr>
          <w:rFonts w:ascii="Calibri" w:eastAsia="Calibri" w:hAnsi="Calibri" w:cs="Calibri"/>
          <w:noProof/>
          <w:sz w:val="22"/>
        </w:rPr>
        <mc:AlternateContent>
          <mc:Choice Requires="wpg">
            <w:drawing>
              <wp:inline distT="0" distB="0" distL="0" distR="0">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41"/>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42"/>
                          <a:stretch>
                            <a:fillRect/>
                          </a:stretch>
                        </pic:blipFill>
                        <pic:spPr>
                          <a:xfrm>
                            <a:off x="195072" y="196088"/>
                            <a:ext cx="5486400" cy="2336800"/>
                          </a:xfrm>
                          <a:prstGeom prst="rect">
                            <a:avLst/>
                          </a:prstGeom>
                        </pic:spPr>
                      </pic:pic>
                    </wpg:wgp>
                  </a:graphicData>
                </a:graphic>
              </wp:inline>
            </w:drawing>
          </mc:Choice>
          <mc:Fallback>
            <w:pict>
              <v:group id="Group 12044" o:spid="_x0000_s1048"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">
                <v:rect id="Rectangle 2096" o:spid="_x0000_s1049"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rsidR="00AE7373" w:rsidRDefault="00495B51">
                        <w:pPr>
                          <w:spacing w:after="160" w:line="259" w:lineRule="auto"/>
                          <w:ind w:left="0" w:right="0" w:firstLine="0"/>
                        </w:pPr>
                        <w:r>
                          <w:t xml:space="preserve"> </w:t>
                        </w:r>
                      </w:p>
                    </w:txbxContent>
                  </v:textbox>
                </v:rect>
                <v:shape id="Picture 2104" o:spid="_x0000_s1050"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43" o:title=""/>
                </v:shape>
                <v:shape id="Picture 2106" o:spid="_x0000_s1051"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44" o:title=""/>
                </v:shape>
                <w10:anchorlock/>
              </v:group>
            </w:pict>
          </mc:Fallback>
        </mc:AlternateContent>
      </w:r>
    </w:p>
    <w:p w:rsidR="00AE7373" w:rsidRDefault="00495B51">
      <w:pPr>
        <w:ind w:left="715" w:right="58"/>
      </w:pPr>
      <w:r>
        <w:t xml:space="preserve">This workflow can work together with the Resilient </w:t>
      </w:r>
      <w:proofErr w:type="spellStart"/>
      <w:r>
        <w:t>QRadar</w:t>
      </w:r>
      <w:proofErr w:type="spellEnd"/>
      <w:r>
        <w:t xml:space="preserve"> App. An incident escalated from a </w:t>
      </w:r>
      <w:proofErr w:type="spellStart"/>
      <w:r>
        <w:t>QRadar</w:t>
      </w:r>
      <w:proofErr w:type="spellEnd"/>
      <w:r>
        <w:t xml:space="preserve"> offense stores the offense ID. This workflow can make use of that offense ID to perform an Ariel query and update a custom data table, which is also included</w:t>
      </w:r>
      <w:r>
        <w:t xml:space="preserve"> in the package. </w:t>
      </w:r>
    </w:p>
    <w:p w:rsidR="00AE7373" w:rsidRDefault="00495B51">
      <w:pPr>
        <w:spacing w:after="0" w:line="259" w:lineRule="auto"/>
        <w:ind w:left="653" w:right="-803" w:firstLine="0"/>
      </w:pPr>
      <w:r>
        <w:rPr>
          <w:rFonts w:ascii="Calibri" w:eastAsia="Calibri" w:hAnsi="Calibri" w:cs="Calibri"/>
          <w:noProof/>
          <w:sz w:val="22"/>
        </w:rPr>
        <mc:AlternateContent>
          <mc:Choice Requires="wpg">
            <w:drawing>
              <wp:inline distT="0" distB="0" distL="0" distR="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rsidR="00AE7373" w:rsidRDefault="00495B51">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45"/>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46"/>
                          <a:stretch>
                            <a:fillRect/>
                          </a:stretch>
                        </pic:blipFill>
                        <pic:spPr>
                          <a:xfrm>
                            <a:off x="195072" y="195326"/>
                            <a:ext cx="5486400" cy="2704465"/>
                          </a:xfrm>
                          <a:prstGeom prst="rect">
                            <a:avLst/>
                          </a:prstGeom>
                        </pic:spPr>
                      </pic:pic>
                    </wpg:wgp>
                  </a:graphicData>
                </a:graphic>
              </wp:inline>
            </w:drawing>
          </mc:Choice>
          <mc:Fallback>
            <w:pict>
              <v:group id="Group 12045" o:spid="_x0000_s1052"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K/xA8g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YcF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zIof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r/EDyA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53"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rsidR="00AE7373" w:rsidRDefault="00495B51">
                        <w:pPr>
                          <w:spacing w:after="160" w:line="259" w:lineRule="auto"/>
                          <w:ind w:left="0" w:right="0" w:firstLine="0"/>
                        </w:pPr>
                        <w:r>
                          <w:rPr>
                            <w:sz w:val="18"/>
                          </w:rPr>
                          <w:t xml:space="preserve"> </w:t>
                        </w:r>
                      </w:p>
                    </w:txbxContent>
                  </v:textbox>
                </v:rect>
                <v:shape id="Picture 2108" o:spid="_x0000_s1054"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47" o:title=""/>
                </v:shape>
                <v:shape id="Picture 2110" o:spid="_x0000_s1055"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48" o:title=""/>
                </v:shape>
                <w10:anchorlock/>
              </v:group>
            </w:pict>
          </mc:Fallback>
        </mc:AlternateContent>
      </w:r>
    </w:p>
    <w:p w:rsidR="00AE7373" w:rsidRDefault="00495B51">
      <w:pPr>
        <w:pStyle w:val="Heading2"/>
        <w:ind w:left="1425" w:hanging="720"/>
      </w:pPr>
      <w:bookmarkStart w:id="101" w:name="_Toc14136"/>
      <w:proofErr w:type="spellStart"/>
      <w:r>
        <w:t>QRadar</w:t>
      </w:r>
      <w:proofErr w:type="spellEnd"/>
      <w:r>
        <w:t xml:space="preserve"> Add Reference Set Item </w:t>
      </w:r>
      <w:bookmarkEnd w:id="101"/>
    </w:p>
    <w:p w:rsidR="00AE7373" w:rsidRDefault="00495B51">
      <w:pPr>
        <w:ind w:left="715" w:right="58"/>
      </w:pPr>
      <w:r>
        <w:t xml:space="preserve">This function adds a new item to an existing </w:t>
      </w:r>
      <w:proofErr w:type="spellStart"/>
      <w:r>
        <w:t>QRadar</w:t>
      </w:r>
      <w:proofErr w:type="spellEnd"/>
      <w:r>
        <w:t xml:space="preserve"> reference set. It uses two input parameters:  </w:t>
      </w:r>
      <w:proofErr w:type="spellStart"/>
      <w:r>
        <w:t>qradar_reference_set_name</w:t>
      </w:r>
      <w:proofErr w:type="spellEnd"/>
      <w:r>
        <w:t xml:space="preserve"> is the name of an existing reference set in </w:t>
      </w:r>
      <w:proofErr w:type="spellStart"/>
      <w:r>
        <w:t>QRadar</w:t>
      </w:r>
      <w:proofErr w:type="spellEnd"/>
      <w:r>
        <w:t xml:space="preserve">, and </w:t>
      </w:r>
      <w:proofErr w:type="spellStart"/>
      <w:r>
        <w:t>qradar_reference_set_</w:t>
      </w:r>
      <w:r>
        <w:t>item_value</w:t>
      </w:r>
      <w:proofErr w:type="spellEnd"/>
      <w:r>
        <w:t xml:space="preserve"> is the value to be added. The input is populated by the workflow, “Example of adding an item to </w:t>
      </w:r>
      <w:proofErr w:type="spellStart"/>
      <w:r>
        <w:t>QRadar</w:t>
      </w:r>
      <w:proofErr w:type="spellEnd"/>
      <w:r>
        <w:t xml:space="preserve"> reference set”. </w:t>
      </w:r>
    </w:p>
    <w:p w:rsidR="00AE7373" w:rsidRDefault="00495B51">
      <w:pPr>
        <w:spacing w:after="0" w:line="259" w:lineRule="auto"/>
        <w:ind w:left="653" w:right="-809" w:firstLine="0"/>
      </w:pPr>
      <w:r>
        <w:rPr>
          <w:rFonts w:ascii="Calibri" w:eastAsia="Calibri" w:hAnsi="Calibri" w:cs="Calibri"/>
          <w:noProof/>
          <w:sz w:val="22"/>
        </w:rPr>
        <w:lastRenderedPageBreak/>
        <mc:AlternateContent>
          <mc:Choice Requires="wpg">
            <w:drawing>
              <wp:inline distT="0" distB="0" distL="0" distR="0">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49"/>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50"/>
                          <a:stretch>
                            <a:fillRect/>
                          </a:stretch>
                        </pic:blipFill>
                        <pic:spPr>
                          <a:xfrm>
                            <a:off x="195072" y="195961"/>
                            <a:ext cx="5486400" cy="3625851"/>
                          </a:xfrm>
                          <a:prstGeom prst="rect">
                            <a:avLst/>
                          </a:prstGeom>
                        </pic:spPr>
                      </pic:pic>
                    </wpg:wgp>
                  </a:graphicData>
                </a:graphic>
              </wp:inline>
            </w:drawing>
          </mc:Choice>
          <mc:Fallback>
            <w:pict>
              <v:group id="Group 13044" o:spid="_x0000_s1056"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">
                <v:rect id="Rectangle 2142" o:spid="_x0000_s1057"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rsidR="00AE7373" w:rsidRDefault="00495B51">
                        <w:pPr>
                          <w:spacing w:after="160" w:line="259" w:lineRule="auto"/>
                          <w:ind w:left="0" w:right="0" w:firstLine="0"/>
                        </w:pPr>
                        <w:r>
                          <w:t xml:space="preserve"> </w:t>
                        </w:r>
                      </w:p>
                    </w:txbxContent>
                  </v:textbox>
                </v:rect>
                <v:shape id="Picture 2144" o:spid="_x0000_s1058"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51" o:title=""/>
                </v:shape>
                <v:shape id="Picture 2146" o:spid="_x0000_s1059"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52" o:title=""/>
                </v:shape>
                <w10:anchorlock/>
              </v:group>
            </w:pict>
          </mc:Fallback>
        </mc:AlternateContent>
      </w:r>
    </w:p>
    <w:p w:rsidR="00AE7373" w:rsidRDefault="00495B51">
      <w:pPr>
        <w:spacing w:after="26"/>
        <w:ind w:left="715" w:right="58"/>
      </w:pPr>
      <w:r>
        <w:t xml:space="preserve">The workflow, “Example of adding an item to </w:t>
      </w:r>
      <w:proofErr w:type="spellStart"/>
      <w:r>
        <w:t>QRadar</w:t>
      </w:r>
      <w:proofErr w:type="spellEnd"/>
      <w:r>
        <w:t xml:space="preserve"> reference set”, sets the function’s input fields: “</w:t>
      </w:r>
      <w:proofErr w:type="spellStart"/>
      <w:r>
        <w:t>qradar_reference_</w:t>
      </w:r>
      <w:r>
        <w:t>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rsidR="00AE7373" w:rsidRDefault="00495B51">
      <w:pPr>
        <w:ind w:left="715" w:right="58"/>
      </w:pPr>
      <w:r>
        <w:t>The workflow is initiated by the rule, “</w:t>
      </w:r>
      <w:proofErr w:type="spellStart"/>
      <w:r>
        <w:t>QRadar</w:t>
      </w:r>
      <w:proofErr w:type="spellEnd"/>
      <w:r>
        <w:t xml:space="preserve"> Add to Reference Set”.   </w:t>
      </w:r>
    </w:p>
    <w:p w:rsidR="00AE7373" w:rsidRDefault="00495B51">
      <w:pPr>
        <w:spacing w:after="0" w:line="259" w:lineRule="auto"/>
        <w:ind w:left="653" w:right="-809" w:firstLine="0"/>
      </w:pPr>
      <w:r>
        <w:rPr>
          <w:rFonts w:ascii="Calibri" w:eastAsia="Calibri" w:hAnsi="Calibri" w:cs="Calibri"/>
          <w:noProof/>
          <w:sz w:val="22"/>
        </w:rPr>
        <w:lastRenderedPageBreak/>
        <mc:AlternateContent>
          <mc:Choice Requires="wpg">
            <w:drawing>
              <wp:inline distT="0" distB="0" distL="0" distR="0">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53"/>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54"/>
                          <a:stretch>
                            <a:fillRect/>
                          </a:stretch>
                        </pic:blipFill>
                        <pic:spPr>
                          <a:xfrm>
                            <a:off x="195072" y="195580"/>
                            <a:ext cx="5486400" cy="3786505"/>
                          </a:xfrm>
                          <a:prstGeom prst="rect">
                            <a:avLst/>
                          </a:prstGeom>
                        </pic:spPr>
                      </pic:pic>
                    </wpg:wgp>
                  </a:graphicData>
                </a:graphic>
              </wp:inline>
            </w:drawing>
          </mc:Choice>
          <mc:Fallback>
            <w:pict>
              <v:group id="Group 12402" o:spid="_x0000_s1060"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">
                <v:rect id="Rectangle 2174" o:spid="_x0000_s1061"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rsidR="00AE7373" w:rsidRDefault="00495B51">
                        <w:pPr>
                          <w:spacing w:after="160" w:line="259" w:lineRule="auto"/>
                          <w:ind w:left="0" w:right="0" w:firstLine="0"/>
                        </w:pPr>
                        <w:r>
                          <w:t xml:space="preserve"> </w:t>
                        </w:r>
                      </w:p>
                    </w:txbxContent>
                  </v:textbox>
                </v:rect>
                <v:shape id="Picture 2176" o:spid="_x0000_s1062"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55" o:title=""/>
                </v:shape>
                <v:shape id="Picture 2178" o:spid="_x0000_s1063"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56" o:title=""/>
                </v:shape>
                <w10:anchorlock/>
              </v:group>
            </w:pict>
          </mc:Fallback>
        </mc:AlternateContent>
      </w:r>
    </w:p>
    <w:p w:rsidR="00AE7373" w:rsidRDefault="00495B51">
      <w:pPr>
        <w:ind w:left="715" w:right="58"/>
      </w:pPr>
      <w:r>
        <w:t>The example rule, “</w:t>
      </w:r>
      <w:proofErr w:type="spellStart"/>
      <w:r>
        <w:t>QRadar</w:t>
      </w:r>
      <w:proofErr w:type="spellEnd"/>
      <w:r>
        <w:t xml:space="preserve"> Add to Reference Set”, is a menu item rule for an artifact.   </w:t>
      </w:r>
    </w:p>
    <w:p w:rsidR="00AE7373" w:rsidRDefault="00495B51">
      <w:pPr>
        <w:spacing w:after="83" w:line="259" w:lineRule="auto"/>
        <w:ind w:left="653" w:right="-809" w:firstLine="0"/>
      </w:pPr>
      <w:r>
        <w:rPr>
          <w:rFonts w:ascii="Calibri" w:eastAsia="Calibri" w:hAnsi="Calibri" w:cs="Calibri"/>
          <w:noProof/>
          <w:sz w:val="22"/>
        </w:rPr>
        <w:lastRenderedPageBreak/>
        <mc:AlternateContent>
          <mc:Choice Requires="wpg">
            <w:drawing>
              <wp:inline distT="0" distB="0" distL="0" distR="0">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57"/>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58"/>
                          <a:stretch>
                            <a:fillRect/>
                          </a:stretch>
                        </pic:blipFill>
                        <pic:spPr>
                          <a:xfrm>
                            <a:off x="195072" y="194818"/>
                            <a:ext cx="5486400" cy="3173095"/>
                          </a:xfrm>
                          <a:prstGeom prst="rect">
                            <a:avLst/>
                          </a:prstGeom>
                        </pic:spPr>
                      </pic:pic>
                    </wpg:wgp>
                  </a:graphicData>
                </a:graphic>
              </wp:inline>
            </w:drawing>
          </mc:Choice>
          <mc:Fallback>
            <w:pict>
              <v:group id="Group 12254" o:spid="_x0000_s1064"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lTdLnhEDAADw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lTdLnhEDAADw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65"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rsidR="00AE7373" w:rsidRDefault="00495B51">
                        <w:pPr>
                          <w:spacing w:after="160" w:line="259" w:lineRule="auto"/>
                          <w:ind w:left="0" w:right="0" w:firstLine="0"/>
                        </w:pPr>
                        <w:r>
                          <w:t xml:space="preserve"> </w:t>
                        </w:r>
                      </w:p>
                    </w:txbxContent>
                  </v:textbox>
                </v:rect>
                <v:shape id="Picture 2209" o:spid="_x0000_s1066"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59" o:title=""/>
                </v:shape>
                <v:shape id="Picture 2211" o:spid="_x0000_s1067"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60" o:title=""/>
                </v:shape>
                <w10:anchorlock/>
              </v:group>
            </w:pict>
          </mc:Fallback>
        </mc:AlternateContent>
      </w:r>
    </w:p>
    <w:p w:rsidR="00AE7373" w:rsidRDefault="00495B51">
      <w:pPr>
        <w:ind w:left="715" w:right="58"/>
      </w:pPr>
      <w:r>
        <w:t xml:space="preserve">The user can select this action in the menu to initiate the workflow. </w:t>
      </w:r>
    </w:p>
    <w:p w:rsidR="00AE7373" w:rsidRDefault="00495B51">
      <w:pPr>
        <w:spacing w:after="0" w:line="259" w:lineRule="auto"/>
        <w:ind w:left="653" w:right="-809" w:firstLine="0"/>
      </w:pPr>
      <w:r>
        <w:rPr>
          <w:rFonts w:ascii="Calibri" w:eastAsia="Calibri" w:hAnsi="Calibri" w:cs="Calibri"/>
          <w:noProof/>
          <w:sz w:val="22"/>
        </w:rPr>
        <mc:AlternateContent>
          <mc:Choice Requires="wpg">
            <w:drawing>
              <wp:inline distT="0" distB="0" distL="0" distR="0">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rsidR="00AE7373" w:rsidRDefault="00495B5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61"/>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62"/>
                          <a:stretch>
                            <a:fillRect/>
                          </a:stretch>
                        </pic:blipFill>
                        <pic:spPr>
                          <a:xfrm>
                            <a:off x="195072" y="196088"/>
                            <a:ext cx="5486400" cy="3291840"/>
                          </a:xfrm>
                          <a:prstGeom prst="rect">
                            <a:avLst/>
                          </a:prstGeom>
                        </pic:spPr>
                      </pic:pic>
                    </wpg:wgp>
                  </a:graphicData>
                </a:graphic>
              </wp:inline>
            </w:drawing>
          </mc:Choice>
          <mc:Fallback>
            <w:pict>
              <v:group id="Group 12255" o:spid="_x0000_s1068"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jvHHINAwAA8A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jvHHINAwAA8A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69"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rsidR="00AE7373" w:rsidRDefault="00495B51">
                        <w:pPr>
                          <w:spacing w:after="160" w:line="259" w:lineRule="auto"/>
                          <w:ind w:left="0" w:right="0" w:firstLine="0"/>
                        </w:pPr>
                        <w:r>
                          <w:t xml:space="preserve"> </w:t>
                        </w:r>
                      </w:p>
                    </w:txbxContent>
                  </v:textbox>
                </v:rect>
                <v:shape id="Picture 2213" o:spid="_x0000_s1070"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63" o:title=""/>
                </v:shape>
                <v:shape id="Picture 2215" o:spid="_x0000_s1071"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64" o:title=""/>
                </v:shape>
                <w10:anchorlock/>
              </v:group>
            </w:pict>
          </mc:Fallback>
        </mc:AlternateContent>
      </w:r>
    </w:p>
    <w:p w:rsidR="00AE7373" w:rsidRDefault="00495B51">
      <w:pPr>
        <w:pStyle w:val="Heading2"/>
        <w:ind w:left="1425" w:hanging="720"/>
      </w:pPr>
      <w:bookmarkStart w:id="102" w:name="_Toc14137"/>
      <w:proofErr w:type="spellStart"/>
      <w:r>
        <w:lastRenderedPageBreak/>
        <w:t>QRadar</w:t>
      </w:r>
      <w:proofErr w:type="spellEnd"/>
      <w:r>
        <w:t xml:space="preserve"> Delete Reference Set Item </w:t>
      </w:r>
      <w:bookmarkEnd w:id="102"/>
    </w:p>
    <w:p w:rsidR="00AE7373" w:rsidRDefault="00495B51">
      <w:pPr>
        <w:spacing w:line="308" w:lineRule="auto"/>
        <w:ind w:left="715" w:right="164"/>
      </w:pPr>
      <w:r>
        <w:t xml:space="preserve">This function deletes an item from an existing </w:t>
      </w:r>
      <w:proofErr w:type="spellStart"/>
      <w:r>
        <w:t>QRadar</w:t>
      </w:r>
      <w:proofErr w:type="spellEnd"/>
      <w:r>
        <w:t xml:space="preserve"> reference set. It has two input fields</w:t>
      </w:r>
      <w:proofErr w:type="gramStart"/>
      <w:r>
        <w:t>:  “</w:t>
      </w:r>
      <w:proofErr w:type="spellStart"/>
      <w:proofErr w:type="gramEnd"/>
      <w:r>
        <w:t>qradar_reference_set_name</w:t>
      </w:r>
      <w:proofErr w:type="spellEnd"/>
      <w:r>
        <w:t>” and “</w:t>
      </w:r>
      <w:proofErr w:type="spellStart"/>
      <w:r>
        <w:t>qradar_reference_set_item_value</w:t>
      </w:r>
      <w:proofErr w:type="spellEnd"/>
      <w:r>
        <w:t xml:space="preserve">”.  The function is called by the workflow, “Example of deleting </w:t>
      </w:r>
      <w:proofErr w:type="spellStart"/>
      <w:r>
        <w:t>QRadar</w:t>
      </w:r>
      <w:proofErr w:type="spellEnd"/>
      <w:r>
        <w:t xml:space="preserve"> reference set item”. The </w:t>
      </w:r>
      <w:r>
        <w:t xml:space="preserve">workflow, “Example of deleting </w:t>
      </w:r>
      <w:proofErr w:type="spellStart"/>
      <w:r>
        <w:t>QRadar</w:t>
      </w:r>
      <w:proofErr w:type="spellEnd"/>
      <w:r>
        <w:t xml:space="preserve"> reference set item”, sets the function’s input fields:  </w:t>
      </w:r>
    </w:p>
    <w:p w:rsidR="00AE7373" w:rsidRDefault="00495B51">
      <w:pPr>
        <w:ind w:left="715" w:right="58"/>
      </w:pPr>
      <w:r>
        <w:t>“</w:t>
      </w:r>
      <w:proofErr w:type="spellStart"/>
      <w:r>
        <w:t>qradar_reference_set_name</w:t>
      </w:r>
      <w:proofErr w:type="spellEnd"/>
      <w:r>
        <w:t xml:space="preserve">” is mapped to “Sample Suspect IPs”, and </w:t>
      </w:r>
    </w:p>
    <w:p w:rsidR="00AE7373" w:rsidRDefault="00495B51">
      <w:pPr>
        <w:spacing w:after="109"/>
        <w:ind w:left="715" w:right="58"/>
      </w:pPr>
      <w:r>
        <w:t>“</w:t>
      </w:r>
      <w:proofErr w:type="spellStart"/>
      <w:r>
        <w:t>qradar_reference_set_item_value</w:t>
      </w:r>
      <w:proofErr w:type="spellEnd"/>
      <w:r>
        <w:t>” is mapped to the artifact value, and then runs the function</w:t>
      </w:r>
      <w:r>
        <w:t xml:space="preserve">.  The workflow is initiated by the rule, “Delete from </w:t>
      </w:r>
      <w:proofErr w:type="spellStart"/>
      <w:r>
        <w:t>QRadar</w:t>
      </w:r>
      <w:proofErr w:type="spellEnd"/>
      <w:r>
        <w:t xml:space="preserve"> Reference Set”.   </w:t>
      </w:r>
    </w:p>
    <w:p w:rsidR="00AE7373" w:rsidRDefault="00495B51">
      <w:pPr>
        <w:spacing w:after="394"/>
        <w:ind w:left="715" w:right="58"/>
      </w:pPr>
      <w:r>
        <w:t xml:space="preserve">The rule, “Delete from </w:t>
      </w:r>
      <w:proofErr w:type="spellStart"/>
      <w:r>
        <w:t>QRadar</w:t>
      </w:r>
      <w:proofErr w:type="spellEnd"/>
      <w:r>
        <w:t xml:space="preserve"> Reference Set” is a menu item rule for artifacts. The user can select this menu item to initiate the workflow. </w:t>
      </w:r>
    </w:p>
    <w:p w:rsidR="00AE7373" w:rsidRDefault="00495B51">
      <w:pPr>
        <w:pStyle w:val="Heading2"/>
        <w:ind w:left="1425" w:hanging="720"/>
      </w:pPr>
      <w:bookmarkStart w:id="103" w:name="_Toc14138"/>
      <w:proofErr w:type="spellStart"/>
      <w:r>
        <w:t>QRadar</w:t>
      </w:r>
      <w:proofErr w:type="spellEnd"/>
      <w:r>
        <w:t xml:space="preserve"> Find Reference Set Item </w:t>
      </w:r>
      <w:bookmarkEnd w:id="103"/>
    </w:p>
    <w:p w:rsidR="00AE7373" w:rsidRDefault="00495B51">
      <w:pPr>
        <w:spacing w:after="145"/>
        <w:ind w:left="715" w:right="58"/>
      </w:pPr>
      <w:r>
        <w:t xml:space="preserve">This function looks for an item in an existing </w:t>
      </w:r>
      <w:proofErr w:type="spellStart"/>
      <w:r>
        <w:t>QRadar</w:t>
      </w:r>
      <w:proofErr w:type="spellEnd"/>
      <w:r>
        <w:t xml:space="preserve"> reference set.  It has two input fields</w:t>
      </w:r>
      <w:proofErr w:type="gramStart"/>
      <w:r>
        <w:t>:  “</w:t>
      </w:r>
      <w:proofErr w:type="spellStart"/>
      <w:proofErr w:type="gramEnd"/>
      <w:r>
        <w:t>qradar_reference_set_name</w:t>
      </w:r>
      <w:proofErr w:type="spellEnd"/>
      <w:r>
        <w:t>” and “</w:t>
      </w:r>
      <w:proofErr w:type="spellStart"/>
      <w:r>
        <w:t>qradar_reference_set_item_value</w:t>
      </w:r>
      <w:proofErr w:type="spellEnd"/>
      <w:r>
        <w:t xml:space="preserve">”.  The function is called by the workflow, “Example of finding an item from a </w:t>
      </w:r>
      <w:proofErr w:type="spellStart"/>
      <w:r>
        <w:t>QRadar</w:t>
      </w:r>
      <w:proofErr w:type="spellEnd"/>
      <w:r>
        <w:t xml:space="preserve"> reference </w:t>
      </w:r>
      <w:r>
        <w:t xml:space="preserve">set”. </w:t>
      </w:r>
    </w:p>
    <w:p w:rsidR="00AE7373" w:rsidRDefault="00495B51">
      <w:pPr>
        <w:ind w:left="715" w:right="58"/>
      </w:pPr>
      <w:r>
        <w:t xml:space="preserve">The workflow, “Example of finding an item from a </w:t>
      </w:r>
      <w:proofErr w:type="spellStart"/>
      <w:r>
        <w:t>QRadar</w:t>
      </w:r>
      <w:proofErr w:type="spellEnd"/>
      <w:r>
        <w:t xml:space="preserve"> reference set”, sets the function’s input fields: “</w:t>
      </w:r>
      <w:proofErr w:type="spellStart"/>
      <w:r>
        <w:t>qradar_reference_set_name</w:t>
      </w:r>
      <w:proofErr w:type="spellEnd"/>
      <w:r>
        <w:t xml:space="preserve">” is mapped to “Sample Blocked IPs”, and </w:t>
      </w:r>
    </w:p>
    <w:p w:rsidR="00AE7373" w:rsidRDefault="00495B51">
      <w:pPr>
        <w:spacing w:after="141"/>
        <w:ind w:left="715" w:right="58"/>
      </w:pPr>
      <w:r>
        <w:t>“</w:t>
      </w:r>
      <w:proofErr w:type="spellStart"/>
      <w:r>
        <w:t>qradar_reference_set_item_value</w:t>
      </w:r>
      <w:proofErr w:type="spellEnd"/>
      <w:r>
        <w:t>” is mapped to the artifact value. After ru</w:t>
      </w:r>
      <w:r>
        <w:t xml:space="preserve">nning the function, the workflow adds a note to the corresponding incident. </w:t>
      </w:r>
    </w:p>
    <w:p w:rsidR="00AE7373" w:rsidRDefault="00495B51">
      <w:pPr>
        <w:ind w:left="715" w:right="58"/>
      </w:pPr>
      <w:r>
        <w:t xml:space="preserve">The rule, “Find in </w:t>
      </w:r>
      <w:proofErr w:type="spellStart"/>
      <w:r>
        <w:t>QRadar</w:t>
      </w:r>
      <w:proofErr w:type="spellEnd"/>
      <w:r>
        <w:t xml:space="preserve"> Reference Set,” is a menu item rule for artifacts. The user can select this action from the menu to initiate the workflow. </w:t>
      </w:r>
      <w:r>
        <w:br w:type="page"/>
      </w:r>
    </w:p>
    <w:p w:rsidR="00AE7373" w:rsidRDefault="00495B51">
      <w:pPr>
        <w:pStyle w:val="Heading2"/>
        <w:ind w:left="1425" w:hanging="720"/>
      </w:pPr>
      <w:bookmarkStart w:id="104" w:name="_Toc14139"/>
      <w:proofErr w:type="spellStart"/>
      <w:r>
        <w:lastRenderedPageBreak/>
        <w:t>QRadar</w:t>
      </w:r>
      <w:proofErr w:type="spellEnd"/>
      <w:r>
        <w:t xml:space="preserve"> Find Reference Sets </w:t>
      </w:r>
      <w:bookmarkEnd w:id="104"/>
    </w:p>
    <w:p w:rsidR="00AE7373" w:rsidRDefault="00495B51">
      <w:pPr>
        <w:spacing w:after="111"/>
        <w:ind w:left="715" w:right="58"/>
      </w:pPr>
      <w:r>
        <w:t xml:space="preserve">This function looks for all </w:t>
      </w:r>
      <w:proofErr w:type="spellStart"/>
      <w:r>
        <w:t>QRadar</w:t>
      </w:r>
      <w:proofErr w:type="spellEnd"/>
      <w:r>
        <w:t xml:space="preserve"> reference sets that contain a given item. It has one input field, “</w:t>
      </w:r>
      <w:proofErr w:type="spellStart"/>
      <w:r>
        <w:t>qradar_reference_set_item_value</w:t>
      </w:r>
      <w:proofErr w:type="spellEnd"/>
      <w:r>
        <w:t xml:space="preserve">.” The function is called by the workflow, “Example of finding all </w:t>
      </w:r>
      <w:proofErr w:type="spellStart"/>
      <w:r>
        <w:t>QRadar</w:t>
      </w:r>
      <w:proofErr w:type="spellEnd"/>
      <w:r>
        <w:t xml:space="preserve"> reference sets for artifact.” </w:t>
      </w:r>
    </w:p>
    <w:p w:rsidR="00AE7373" w:rsidRDefault="00495B51">
      <w:pPr>
        <w:spacing w:after="144"/>
        <w:ind w:left="715" w:right="58"/>
      </w:pPr>
      <w:r>
        <w:t>The workflow, “Exa</w:t>
      </w:r>
      <w:r>
        <w:t xml:space="preserve">mple of finding all </w:t>
      </w:r>
      <w:proofErr w:type="spellStart"/>
      <w:r>
        <w:t>QRadar</w:t>
      </w:r>
      <w:proofErr w:type="spellEnd"/>
      <w:r>
        <w:t xml:space="preserve"> reference sets for artifact”, sets the input field, “</w:t>
      </w:r>
      <w:proofErr w:type="spellStart"/>
      <w:r>
        <w:t>qradar_reference_set_item_value</w:t>
      </w:r>
      <w:proofErr w:type="spellEnd"/>
      <w:r>
        <w:t>” to the artifact value.  After running the function, the workflow populates the “</w:t>
      </w:r>
      <w:proofErr w:type="spellStart"/>
      <w:r>
        <w:t>QRadar</w:t>
      </w:r>
      <w:proofErr w:type="spellEnd"/>
      <w:r>
        <w:t xml:space="preserve"> Reference Sets” data table with the returned reference s</w:t>
      </w:r>
      <w:r>
        <w:t xml:space="preserve">ets. </w:t>
      </w:r>
    </w:p>
    <w:p w:rsidR="00AE7373" w:rsidRDefault="00495B51">
      <w:pPr>
        <w:spacing w:after="108"/>
        <w:ind w:left="715" w:right="58"/>
      </w:pPr>
      <w:r>
        <w:t xml:space="preserve">The rule, “Find All </w:t>
      </w:r>
      <w:proofErr w:type="spellStart"/>
      <w:r>
        <w:t>QRadar</w:t>
      </w:r>
      <w:proofErr w:type="spellEnd"/>
      <w:r>
        <w:t xml:space="preserve"> Reference Sets,” is a menu item rule for the artifact. The user can click this menu item for a selected artifact, and the example workflow commences.  </w:t>
      </w:r>
    </w:p>
    <w:p w:rsidR="00AE7373" w:rsidRDefault="00495B51">
      <w:pPr>
        <w:spacing w:after="391" w:line="259" w:lineRule="auto"/>
        <w:ind w:left="0" w:right="0" w:firstLine="0"/>
        <w:jc w:val="right"/>
      </w:pPr>
      <w:r>
        <w:rPr>
          <w:noProof/>
        </w:rPr>
        <w:drawing>
          <wp:inline distT="0" distB="0" distL="0" distR="0">
            <wp:extent cx="5486400" cy="2746375"/>
            <wp:effectExtent l="0" t="0" r="0" b="0"/>
            <wp:docPr id="2400" name="Picture 2400"/>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65"/>
                    <a:stretch>
                      <a:fillRect/>
                    </a:stretch>
                  </pic:blipFill>
                  <pic:spPr>
                    <a:xfrm>
                      <a:off x="0" y="0"/>
                      <a:ext cx="5486400" cy="2746375"/>
                    </a:xfrm>
                    <a:prstGeom prst="rect">
                      <a:avLst/>
                    </a:prstGeom>
                  </pic:spPr>
                </pic:pic>
              </a:graphicData>
            </a:graphic>
          </wp:inline>
        </w:drawing>
      </w:r>
      <w:r>
        <w:t xml:space="preserve"> </w:t>
      </w:r>
    </w:p>
    <w:p w:rsidR="00AE7373" w:rsidRDefault="00495B51">
      <w:pPr>
        <w:pStyle w:val="Heading1"/>
        <w:ind w:left="705" w:hanging="720"/>
      </w:pPr>
      <w:bookmarkStart w:id="105" w:name="_Toc14140"/>
      <w:r>
        <w:t xml:space="preserve">Troubleshooting </w:t>
      </w:r>
      <w:bookmarkEnd w:id="105"/>
    </w:p>
    <w:p w:rsidR="00AE7373" w:rsidRDefault="00495B51">
      <w:pPr>
        <w:spacing w:after="127"/>
        <w:ind w:left="715" w:right="58"/>
      </w:pPr>
      <w:r>
        <w:t>There are several ways to verify the successful ope</w:t>
      </w:r>
      <w:r>
        <w:t xml:space="preserve">ration of a function.  </w:t>
      </w:r>
    </w:p>
    <w:p w:rsidR="00AE7373" w:rsidRDefault="00495B51">
      <w:pPr>
        <w:numPr>
          <w:ilvl w:val="0"/>
          <w:numId w:val="10"/>
        </w:numPr>
        <w:spacing w:after="77"/>
        <w:ind w:right="58" w:hanging="360"/>
      </w:pPr>
      <w:r>
        <w:t xml:space="preserve">Resilient Action Status </w:t>
      </w:r>
    </w:p>
    <w:p w:rsidR="00AE7373" w:rsidRDefault="00495B51">
      <w:pPr>
        <w:spacing w:after="130"/>
        <w:ind w:left="1090" w:right="58"/>
      </w:pPr>
      <w:r>
        <w:t xml:space="preserve">When viewing an incident, use the Actions menu to view Action Status. By default, pending and errors are displayed. Modify the filter for actions to also show Completed actions. Clicking on an action displays additional information on the progress made or </w:t>
      </w:r>
      <w:r>
        <w:t xml:space="preserve">what error occurred. </w:t>
      </w:r>
    </w:p>
    <w:p w:rsidR="00AE7373" w:rsidRDefault="00495B51">
      <w:pPr>
        <w:numPr>
          <w:ilvl w:val="0"/>
          <w:numId w:val="10"/>
        </w:numPr>
        <w:spacing w:after="77"/>
        <w:ind w:right="58" w:hanging="360"/>
      </w:pPr>
      <w:r>
        <w:t xml:space="preserve">Resilient Scripting Log </w:t>
      </w:r>
    </w:p>
    <w:p w:rsidR="00AE7373" w:rsidRDefault="00495B51">
      <w:pPr>
        <w:spacing w:after="67"/>
        <w:ind w:left="1090" w:right="58"/>
      </w:pPr>
      <w:r>
        <w:t xml:space="preserve">A separate log file is available to review scripting errors. This is useful when issues occur in the pre-processing or post-processing scripts.  The default location for this log file is: </w:t>
      </w:r>
    </w:p>
    <w:p w:rsidR="00AE7373" w:rsidRDefault="00495B51">
      <w:pPr>
        <w:spacing w:after="125" w:line="259" w:lineRule="auto"/>
        <w:ind w:left="1080" w:right="0" w:firstLine="0"/>
      </w:pPr>
      <w:r>
        <w:rPr>
          <w:rFonts w:ascii="Courier New" w:eastAsia="Courier New" w:hAnsi="Courier New" w:cs="Courier New"/>
          <w:sz w:val="18"/>
          <w:shd w:val="clear" w:color="auto" w:fill="F2F2F2"/>
        </w:rPr>
        <w:t>/var/log/resilient-s</w:t>
      </w:r>
      <w:r>
        <w:rPr>
          <w:rFonts w:ascii="Courier New" w:eastAsia="Courier New" w:hAnsi="Courier New" w:cs="Courier New"/>
          <w:sz w:val="18"/>
          <w:shd w:val="clear" w:color="auto" w:fill="F2F2F2"/>
        </w:rPr>
        <w:t>cripting/resilient-scripting.log</w:t>
      </w:r>
      <w:r>
        <w:t xml:space="preserve">. </w:t>
      </w:r>
    </w:p>
    <w:p w:rsidR="00AE7373" w:rsidRDefault="00495B51">
      <w:pPr>
        <w:numPr>
          <w:ilvl w:val="0"/>
          <w:numId w:val="10"/>
        </w:numPr>
        <w:spacing w:after="109"/>
        <w:ind w:right="58" w:hanging="360"/>
      </w:pPr>
      <w:r>
        <w:t xml:space="preserve">Resilient Logs </w:t>
      </w:r>
    </w:p>
    <w:p w:rsidR="00AE7373" w:rsidRDefault="00495B51">
      <w:pPr>
        <w:spacing w:after="128"/>
        <w:ind w:left="1090" w:right="58"/>
      </w:pPr>
      <w:r>
        <w:t xml:space="preserve">By default, Resilient logs are retained at </w:t>
      </w:r>
      <w:r>
        <w:rPr>
          <w:rFonts w:ascii="Courier New" w:eastAsia="Courier New" w:hAnsi="Courier New" w:cs="Courier New"/>
          <w:sz w:val="28"/>
          <w:shd w:val="clear" w:color="auto" w:fill="F2F2F2"/>
          <w:vertAlign w:val="subscript"/>
        </w:rPr>
        <w:t>/</w:t>
      </w:r>
      <w:proofErr w:type="spellStart"/>
      <w:r>
        <w:rPr>
          <w:rFonts w:ascii="Courier New" w:eastAsia="Courier New" w:hAnsi="Courier New" w:cs="Courier New"/>
          <w:sz w:val="28"/>
          <w:shd w:val="clear" w:color="auto" w:fill="F2F2F2"/>
          <w:vertAlign w:val="subscript"/>
        </w:rPr>
        <w:t>usr</w:t>
      </w:r>
      <w:proofErr w:type="spellEnd"/>
      <w:r>
        <w:rPr>
          <w:rFonts w:ascii="Courier New" w:eastAsia="Courier New" w:hAnsi="Courier New" w:cs="Courier New"/>
          <w:sz w:val="28"/>
          <w:shd w:val="clear" w:color="auto" w:fill="F2F2F2"/>
          <w:vertAlign w:val="subscript"/>
        </w:rPr>
        <w:t>/share/co3/logs</w:t>
      </w:r>
      <w:r>
        <w:t xml:space="preserve">. The </w:t>
      </w:r>
      <w:r>
        <w:rPr>
          <w:rFonts w:ascii="Courier New" w:eastAsia="Courier New" w:hAnsi="Courier New" w:cs="Courier New"/>
          <w:sz w:val="28"/>
          <w:shd w:val="clear" w:color="auto" w:fill="F2F2F2"/>
          <w:vertAlign w:val="subscript"/>
        </w:rPr>
        <w:t>client.log</w:t>
      </w:r>
      <w:r>
        <w:t xml:space="preserve"> may contain additional information regarding the execution of functions. </w:t>
      </w:r>
    </w:p>
    <w:p w:rsidR="00AE7373" w:rsidRDefault="00495B51">
      <w:pPr>
        <w:numPr>
          <w:ilvl w:val="0"/>
          <w:numId w:val="10"/>
        </w:numPr>
        <w:spacing w:after="112"/>
        <w:ind w:right="58" w:hanging="360"/>
      </w:pPr>
      <w:r>
        <w:t xml:space="preserve">Resilient-Circuits </w:t>
      </w:r>
    </w:p>
    <w:p w:rsidR="00AE7373" w:rsidRDefault="00495B51">
      <w:pPr>
        <w:ind w:left="1090" w:right="58"/>
      </w:pPr>
      <w:r>
        <w:rPr>
          <w:rFonts w:ascii="Calibri" w:eastAsia="Calibri" w:hAnsi="Calibri" w:cs="Calibri"/>
          <w:noProof/>
          <w:sz w:val="22"/>
        </w:rPr>
        <w:lastRenderedPageBreak/>
        <mc:AlternateContent>
          <mc:Choice Requires="wpg">
            <w:drawing>
              <wp:anchor distT="0" distB="0" distL="114300" distR="114300" simplePos="0" relativeHeight="251659264" behindDoc="1" locked="0" layoutInCell="1" allowOverlap="1">
                <wp:simplePos x="0" y="0"/>
                <wp:positionH relativeFrom="column">
                  <wp:posOffset>2204339</wp:posOffset>
                </wp:positionH>
                <wp:positionV relativeFrom="paragraph">
                  <wp:posOffset>-21109</wp:posOffset>
                </wp:positionV>
                <wp:extent cx="1464564" cy="301752"/>
                <wp:effectExtent l="0" t="0" r="0" b="0"/>
                <wp:wrapNone/>
                <wp:docPr id="12738" name="Group 12738"/>
                <wp:cNvGraphicFramePr/>
                <a:graphic xmlns:a="http://schemas.openxmlformats.org/drawingml/2006/main">
                  <a:graphicData uri="http://schemas.microsoft.com/office/word/2010/wordprocessingGroup">
                    <wpg:wgp>
                      <wpg:cNvGrpSpPr/>
                      <wpg:grpSpPr>
                        <a:xfrm>
                          <a:off x="0" y="0"/>
                          <a:ext cx="1464564" cy="301752"/>
                          <a:chOff x="0" y="0"/>
                          <a:chExt cx="1464564" cy="301752"/>
                        </a:xfrm>
                      </wpg:grpSpPr>
                      <wps:wsp>
                        <wps:cNvPr id="14557" name="Shape 14557"/>
                        <wps:cNvSpPr/>
                        <wps:spPr>
                          <a:xfrm>
                            <a:off x="0" y="0"/>
                            <a:ext cx="1374648" cy="149352"/>
                          </a:xfrm>
                          <a:custGeom>
                            <a:avLst/>
                            <a:gdLst/>
                            <a:ahLst/>
                            <a:cxnLst/>
                            <a:rect l="0" t="0" r="0" b="0"/>
                            <a:pathLst>
                              <a:path w="1374648" h="149352">
                                <a:moveTo>
                                  <a:pt x="0" y="0"/>
                                </a:moveTo>
                                <a:lnTo>
                                  <a:pt x="1374648" y="0"/>
                                </a:lnTo>
                                <a:lnTo>
                                  <a:pt x="1374648" y="149352"/>
                                </a:lnTo>
                                <a:lnTo>
                                  <a:pt x="0" y="1493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558" name="Shape 14558"/>
                        <wps:cNvSpPr/>
                        <wps:spPr>
                          <a:xfrm>
                            <a:off x="1005840" y="152400"/>
                            <a:ext cx="458724" cy="149352"/>
                          </a:xfrm>
                          <a:custGeom>
                            <a:avLst/>
                            <a:gdLst/>
                            <a:ahLst/>
                            <a:cxnLst/>
                            <a:rect l="0" t="0" r="0" b="0"/>
                            <a:pathLst>
                              <a:path w="458724" h="149352">
                                <a:moveTo>
                                  <a:pt x="0" y="0"/>
                                </a:moveTo>
                                <a:lnTo>
                                  <a:pt x="458724" y="0"/>
                                </a:lnTo>
                                <a:lnTo>
                                  <a:pt x="458724" y="149352"/>
                                </a:lnTo>
                                <a:lnTo>
                                  <a:pt x="0" y="1493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2738" style="width:115.32pt;height:23.76pt;position:absolute;z-index:-2147483542;mso-position-horizontal-relative:text;mso-position-horizontal:absolute;margin-left:173.57pt;mso-position-vertical-relative:text;margin-top:-1.66223pt;" coordsize="14645,3017">
                <v:shape id="Shape 14559" style="position:absolute;width:13746;height:1493;left:0;top:0;" coordsize="1374648,149352" path="m0,0l1374648,0l1374648,149352l0,149352l0,0">
                  <v:stroke weight="0pt" endcap="flat" joinstyle="miter" miterlimit="10" on="false" color="#000000" opacity="0"/>
                  <v:fill on="true" color="#f2f2f2"/>
                </v:shape>
                <v:shape id="Shape 14560" style="position:absolute;width:4587;height:1493;left:10058;top:1524;" coordsize="458724,149352" path="m0,0l458724,0l458724,149352l0,149352l0,0">
                  <v:stroke weight="0pt" endcap="flat" joinstyle="miter" miterlimit="10" on="false" color="#000000" opacity="0"/>
                  <v:fill on="true" color="#f2f2f2"/>
                </v:shape>
              </v:group>
            </w:pict>
          </mc:Fallback>
        </mc:AlternateContent>
      </w:r>
      <w:r>
        <w:t xml:space="preserve">The log is controlled in the </w:t>
      </w:r>
      <w:r>
        <w:rPr>
          <w:rFonts w:ascii="Courier New" w:eastAsia="Courier New" w:hAnsi="Courier New" w:cs="Courier New"/>
          <w:sz w:val="18"/>
        </w:rPr>
        <w:t>.r</w:t>
      </w:r>
      <w:r>
        <w:rPr>
          <w:rFonts w:ascii="Courier New" w:eastAsia="Courier New" w:hAnsi="Courier New" w:cs="Courier New"/>
          <w:sz w:val="18"/>
        </w:rPr>
        <w:t>esilient/</w:t>
      </w:r>
      <w:proofErr w:type="spellStart"/>
      <w:r>
        <w:rPr>
          <w:rFonts w:ascii="Courier New" w:eastAsia="Courier New" w:hAnsi="Courier New" w:cs="Courier New"/>
          <w:sz w:val="18"/>
        </w:rPr>
        <w:t>app.config</w:t>
      </w:r>
      <w:proofErr w:type="spellEnd"/>
      <w:r>
        <w:t xml:space="preserve"> file under the section </w:t>
      </w:r>
      <w:r>
        <w:rPr>
          <w:rFonts w:ascii="Courier New" w:eastAsia="Courier New" w:hAnsi="Courier New" w:cs="Courier New"/>
          <w:sz w:val="18"/>
          <w:shd w:val="clear" w:color="auto" w:fill="F2F2F2"/>
        </w:rPr>
        <w:t>[resilient]</w:t>
      </w:r>
      <w:r>
        <w:t xml:space="preserve"> and the property </w:t>
      </w:r>
      <w:proofErr w:type="spellStart"/>
      <w:r>
        <w:rPr>
          <w:rFonts w:ascii="Courier New" w:eastAsia="Courier New" w:hAnsi="Courier New" w:cs="Courier New"/>
          <w:sz w:val="28"/>
          <w:shd w:val="clear" w:color="auto" w:fill="F2F2F2"/>
          <w:vertAlign w:val="subscript"/>
        </w:rPr>
        <w:t>logdir</w:t>
      </w:r>
      <w:proofErr w:type="spellEnd"/>
      <w:r>
        <w:t xml:space="preserve">. The default file name is </w:t>
      </w:r>
      <w:r>
        <w:rPr>
          <w:rFonts w:ascii="Courier New" w:eastAsia="Courier New" w:hAnsi="Courier New" w:cs="Courier New"/>
          <w:sz w:val="28"/>
          <w:vertAlign w:val="subscript"/>
        </w:rPr>
        <w:t>app.log</w:t>
      </w:r>
      <w:r>
        <w:t xml:space="preserve">. Each function will create progress information. Failures will show up as errors and may contain python trace statements. </w:t>
      </w:r>
    </w:p>
    <w:p w:rsidR="00AE7373" w:rsidRDefault="00495B51">
      <w:pPr>
        <w:pStyle w:val="Heading1"/>
        <w:ind w:left="705" w:hanging="720"/>
      </w:pPr>
      <w:bookmarkStart w:id="106" w:name="_Toc14141"/>
      <w:r>
        <w:t xml:space="preserve">Support </w:t>
      </w:r>
      <w:bookmarkEnd w:id="106"/>
    </w:p>
    <w:p w:rsidR="00AE7373" w:rsidRDefault="00495B51">
      <w:pPr>
        <w:spacing w:after="111"/>
        <w:ind w:left="715" w:right="58"/>
      </w:pPr>
      <w:r>
        <w:t xml:space="preserve">For additional support, contact </w:t>
      </w:r>
      <w:r>
        <w:rPr>
          <w:color w:val="0000FF"/>
          <w:u w:val="single" w:color="0000FF"/>
        </w:rPr>
        <w:t>support@resilientsystems.com</w:t>
      </w:r>
      <w:r>
        <w:t xml:space="preserve">. </w:t>
      </w:r>
    </w:p>
    <w:p w:rsidR="00AE7373" w:rsidRDefault="00495B51">
      <w:pPr>
        <w:spacing w:after="103" w:line="259" w:lineRule="auto"/>
        <w:ind w:left="0" w:right="1810" w:firstLine="0"/>
        <w:jc w:val="right"/>
      </w:pPr>
      <w:r>
        <w:t xml:space="preserve">Including relevant information from the log files will help </w:t>
      </w:r>
      <w:r>
        <w:t xml:space="preserve">us resolve your issue. </w:t>
      </w:r>
    </w:p>
    <w:p w:rsidR="00AE7373" w:rsidRDefault="00495B51">
      <w:pPr>
        <w:spacing w:after="0" w:line="259" w:lineRule="auto"/>
        <w:ind w:left="720" w:right="0" w:firstLine="0"/>
      </w:pPr>
      <w:r>
        <w:t xml:space="preserve"> </w:t>
      </w:r>
    </w:p>
    <w:sectPr w:rsidR="00AE7373">
      <w:headerReference w:type="even" r:id="rId66"/>
      <w:headerReference w:type="default" r:id="rId67"/>
      <w:footerReference w:type="even" r:id="rId68"/>
      <w:footerReference w:type="default" r:id="rId69"/>
      <w:headerReference w:type="first" r:id="rId70"/>
      <w:footerReference w:type="first" r:id="rId71"/>
      <w:pgSz w:w="12240" w:h="15840"/>
      <w:pgMar w:top="1445" w:right="1743" w:bottom="1506" w:left="1080" w:header="84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B51" w:rsidRDefault="00495B51">
      <w:pPr>
        <w:spacing w:after="0" w:line="240" w:lineRule="auto"/>
      </w:pPr>
      <w:r>
        <w:separator/>
      </w:r>
    </w:p>
  </w:endnote>
  <w:endnote w:type="continuationSeparator" w:id="0">
    <w:p w:rsidR="00495B51" w:rsidRDefault="00495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spacing w:after="0" w:line="259" w:lineRule="auto"/>
      <w:ind w:left="88" w:right="0" w:firstLine="0"/>
      <w:jc w:val="center"/>
    </w:pPr>
    <w:r>
      <w:rPr>
        <w:sz w:val="14"/>
      </w:rPr>
      <w:t xml:space="preserve">Page </w:t>
    </w:r>
    <w:r>
      <w:fldChar w:fldCharType="begin"/>
    </w:r>
    <w:r>
      <w:instrText xml:space="preserve"> PAGE   \* MERGEFORMAT </w:instrText>
    </w:r>
    <w:r>
      <w:fldChar w:fldCharType="separate"/>
    </w:r>
    <w:r>
      <w:rPr>
        <w:sz w:val="14"/>
      </w:rPr>
      <w:t>3</w:t>
    </w:r>
    <w:r>
      <w:rPr>
        <w:sz w:val="14"/>
      </w:rPr>
      <w:fldChar w:fldCharType="end"/>
    </w: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spacing w:after="0" w:line="259" w:lineRule="auto"/>
      <w:ind w:left="752" w:right="0" w:firstLine="0"/>
      <w:jc w:val="center"/>
    </w:pPr>
    <w:r>
      <w:rPr>
        <w:sz w:val="14"/>
      </w:rPr>
      <w:t xml:space="preserve">Page </w:t>
    </w:r>
    <w:r>
      <w:fldChar w:fldCharType="begin"/>
    </w:r>
    <w:r>
      <w:instrText xml:space="preserve"> PAGE   \* MERGEFORMAT </w:instrText>
    </w:r>
    <w:r>
      <w:fldChar w:fldCharType="separate"/>
    </w:r>
    <w:r>
      <w:rPr>
        <w:sz w:val="14"/>
      </w:rPr>
      <w:t>3</w:t>
    </w:r>
    <w:r>
      <w:rPr>
        <w:sz w:val="14"/>
      </w:rPr>
      <w:fldChar w:fldCharType="end"/>
    </w:r>
    <w:r>
      <w:rPr>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spacing w:after="0" w:line="259" w:lineRule="auto"/>
      <w:ind w:left="752" w:right="0" w:firstLine="0"/>
      <w:jc w:val="center"/>
    </w:pPr>
    <w:r>
      <w:rPr>
        <w:sz w:val="14"/>
      </w:rPr>
      <w:t xml:space="preserve">Page </w:t>
    </w:r>
    <w:r>
      <w:fldChar w:fldCharType="begin"/>
    </w:r>
    <w:r>
      <w:instrText xml:space="preserve"> PAGE   \* MERGEFORMAT </w:instrText>
    </w:r>
    <w:r>
      <w:fldChar w:fldCharType="separate"/>
    </w:r>
    <w:r>
      <w:rPr>
        <w:sz w:val="14"/>
      </w:rPr>
      <w:t>3</w:t>
    </w:r>
    <w:r>
      <w:rPr>
        <w:sz w:val="14"/>
      </w:rPr>
      <w:fldChar w:fldCharType="end"/>
    </w:r>
    <w:r>
      <w:rPr>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spacing w:after="0" w:line="259" w:lineRule="auto"/>
      <w:ind w:left="752" w:right="0" w:firstLine="0"/>
      <w:jc w:val="center"/>
    </w:pPr>
    <w:r>
      <w:rPr>
        <w:sz w:val="14"/>
      </w:rPr>
      <w:t xml:space="preserve">Page </w:t>
    </w:r>
    <w:r>
      <w:fldChar w:fldCharType="begin"/>
    </w:r>
    <w:r>
      <w:instrText xml:space="preserve"> PAGE   \* MERGEFORMAT </w:instrText>
    </w:r>
    <w:r>
      <w:fldChar w:fldCharType="separate"/>
    </w:r>
    <w:r>
      <w:rPr>
        <w:sz w:val="14"/>
      </w:rPr>
      <w:t>3</w:t>
    </w:r>
    <w:r>
      <w:rPr>
        <w:sz w:val="14"/>
      </w:rPr>
      <w:fldChar w:fldCharType="end"/>
    </w: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B51" w:rsidRDefault="00495B51">
      <w:pPr>
        <w:spacing w:after="0" w:line="240" w:lineRule="auto"/>
      </w:pPr>
      <w:r>
        <w:separator/>
      </w:r>
    </w:p>
  </w:footnote>
  <w:footnote w:type="continuationSeparator" w:id="0">
    <w:p w:rsidR="00495B51" w:rsidRDefault="00495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tabs>
        <w:tab w:val="center" w:pos="3745"/>
        <w:tab w:val="center" w:pos="4465"/>
        <w:tab w:val="center" w:pos="5185"/>
        <w:tab w:val="center" w:pos="5905"/>
        <w:tab w:val="center" w:pos="6625"/>
        <w:tab w:val="center" w:pos="7345"/>
        <w:tab w:val="right" w:pos="10369"/>
      </w:tabs>
      <w:spacing w:after="0" w:line="259" w:lineRule="auto"/>
      <w:ind w:left="0" w:right="0" w:firstLine="0"/>
    </w:pPr>
    <w:r>
      <w:rPr>
        <w:i/>
        <w:sz w:val="18"/>
      </w:rPr>
      <w:t xml:space="preserve">Resilient Incident Response Platform   </w:t>
    </w:r>
    <w:r>
      <w:rPr>
        <w:i/>
        <w:sz w:val="18"/>
      </w:rPr>
      <w:tab/>
      <w:t xml:space="preserve"> </w:t>
    </w:r>
    <w:r>
      <w:rPr>
        <w:i/>
        <w:sz w:val="18"/>
      </w:rPr>
      <w:tab/>
      <w:t xml:space="preserve"> </w:t>
    </w:r>
    <w:r>
      <w:rPr>
        <w:i/>
        <w:sz w:val="18"/>
      </w:rPr>
      <w:tab/>
      <w:t xml:space="preserve"> </w:t>
    </w:r>
    <w:r>
      <w:rPr>
        <w:i/>
        <w:sz w:val="18"/>
      </w:rPr>
      <w:tab/>
      <w:t xml:space="preserve"> </w:t>
    </w:r>
    <w:proofErr w:type="gramStart"/>
    <w:r>
      <w:rPr>
        <w:i/>
        <w:sz w:val="18"/>
      </w:rPr>
      <w:tab/>
      <w:t xml:space="preserve">  </w:t>
    </w:r>
    <w:r>
      <w:rPr>
        <w:i/>
        <w:sz w:val="18"/>
      </w:rPr>
      <w:tab/>
    </w:r>
    <w:proofErr w:type="gramEnd"/>
    <w:r>
      <w:rPr>
        <w:i/>
        <w:sz w:val="18"/>
      </w:rPr>
      <w:t xml:space="preserve"> </w:t>
    </w:r>
    <w:r>
      <w:rPr>
        <w:i/>
        <w:sz w:val="18"/>
      </w:rPr>
      <w:tab/>
      <w:t xml:space="preserve">        </w:t>
    </w:r>
    <w:proofErr w:type="spellStart"/>
    <w:r>
      <w:rPr>
        <w:i/>
        <w:sz w:val="18"/>
      </w:rPr>
      <w:t>QRadar</w:t>
    </w:r>
    <w:proofErr w:type="spellEnd"/>
    <w:r>
      <w:rPr>
        <w:i/>
        <w:sz w:val="18"/>
      </w:rPr>
      <w:t xml:space="preserve"> Function Guide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AE7373">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tabs>
        <w:tab w:val="center" w:pos="3601"/>
        <w:tab w:val="center" w:pos="4321"/>
        <w:tab w:val="center" w:pos="5041"/>
        <w:tab w:val="center" w:pos="5761"/>
        <w:tab w:val="center" w:pos="6481"/>
        <w:tab w:val="center" w:pos="7201"/>
        <w:tab w:val="right" w:pos="10225"/>
      </w:tabs>
      <w:spacing w:after="0" w:line="259" w:lineRule="auto"/>
      <w:ind w:left="-144" w:right="-808" w:firstLine="0"/>
    </w:pPr>
    <w:r>
      <w:rPr>
        <w:i/>
        <w:sz w:val="18"/>
      </w:rPr>
      <w:t xml:space="preserve">Resilient Incident Response Platform   </w:t>
    </w:r>
    <w:r>
      <w:rPr>
        <w:i/>
        <w:sz w:val="18"/>
      </w:rPr>
      <w:tab/>
      <w:t xml:space="preserve"> </w:t>
    </w:r>
    <w:r>
      <w:rPr>
        <w:i/>
        <w:sz w:val="18"/>
      </w:rPr>
      <w:tab/>
      <w:t xml:space="preserve"> </w:t>
    </w:r>
    <w:r>
      <w:rPr>
        <w:i/>
        <w:sz w:val="18"/>
      </w:rPr>
      <w:tab/>
      <w:t xml:space="preserve"> </w:t>
    </w:r>
    <w:r>
      <w:rPr>
        <w:i/>
        <w:sz w:val="18"/>
      </w:rPr>
      <w:tab/>
      <w:t xml:space="preserve"> </w:t>
    </w:r>
    <w:proofErr w:type="gramStart"/>
    <w:r>
      <w:rPr>
        <w:i/>
        <w:sz w:val="18"/>
      </w:rPr>
      <w:tab/>
      <w:t xml:space="preserve">  </w:t>
    </w:r>
    <w:r>
      <w:rPr>
        <w:i/>
        <w:sz w:val="18"/>
      </w:rPr>
      <w:tab/>
    </w:r>
    <w:proofErr w:type="gramEnd"/>
    <w:r>
      <w:rPr>
        <w:i/>
        <w:sz w:val="18"/>
      </w:rPr>
      <w:t xml:space="preserve"> </w:t>
    </w:r>
    <w:r>
      <w:rPr>
        <w:i/>
        <w:sz w:val="18"/>
      </w:rPr>
      <w:tab/>
      <w:t xml:space="preserve">        </w:t>
    </w:r>
    <w:proofErr w:type="spellStart"/>
    <w:r>
      <w:rPr>
        <w:i/>
        <w:sz w:val="18"/>
      </w:rPr>
      <w:t>QRadar</w:t>
    </w:r>
    <w:proofErr w:type="spellEnd"/>
    <w:r>
      <w:rPr>
        <w:i/>
        <w:sz w:val="18"/>
      </w:rPr>
      <w:t xml:space="preserve"> Function Guide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tabs>
        <w:tab w:val="center" w:pos="3601"/>
        <w:tab w:val="center" w:pos="4321"/>
        <w:tab w:val="center" w:pos="5041"/>
        <w:tab w:val="center" w:pos="5761"/>
        <w:tab w:val="center" w:pos="6481"/>
        <w:tab w:val="center" w:pos="7201"/>
        <w:tab w:val="right" w:pos="10225"/>
      </w:tabs>
      <w:spacing w:after="0" w:line="259" w:lineRule="auto"/>
      <w:ind w:left="-144" w:right="-808" w:firstLine="0"/>
    </w:pPr>
    <w:r>
      <w:rPr>
        <w:i/>
        <w:sz w:val="18"/>
      </w:rPr>
      <w:t xml:space="preserve">Resilient Incident Response Platform   </w:t>
    </w:r>
    <w:r>
      <w:rPr>
        <w:i/>
        <w:sz w:val="18"/>
      </w:rPr>
      <w:tab/>
      <w:t xml:space="preserve"> </w:t>
    </w:r>
    <w:r>
      <w:rPr>
        <w:i/>
        <w:sz w:val="18"/>
      </w:rPr>
      <w:tab/>
      <w:t xml:space="preserve"> </w:t>
    </w:r>
    <w:r>
      <w:rPr>
        <w:i/>
        <w:sz w:val="18"/>
      </w:rPr>
      <w:tab/>
      <w:t xml:space="preserve"> </w:t>
    </w:r>
    <w:r>
      <w:rPr>
        <w:i/>
        <w:sz w:val="18"/>
      </w:rPr>
      <w:tab/>
      <w:t xml:space="preserve"> </w:t>
    </w:r>
    <w:proofErr w:type="gramStart"/>
    <w:r>
      <w:rPr>
        <w:i/>
        <w:sz w:val="18"/>
      </w:rPr>
      <w:tab/>
      <w:t xml:space="preserve">  </w:t>
    </w:r>
    <w:r>
      <w:rPr>
        <w:i/>
        <w:sz w:val="18"/>
      </w:rPr>
      <w:tab/>
    </w:r>
    <w:proofErr w:type="gramEnd"/>
    <w:r>
      <w:rPr>
        <w:i/>
        <w:sz w:val="18"/>
      </w:rPr>
      <w:t xml:space="preserve"> </w:t>
    </w:r>
    <w:r>
      <w:rPr>
        <w:i/>
        <w:sz w:val="18"/>
      </w:rPr>
      <w:tab/>
      <w:t xml:space="preserve">        </w:t>
    </w:r>
    <w:proofErr w:type="spellStart"/>
    <w:r>
      <w:rPr>
        <w:i/>
        <w:sz w:val="18"/>
      </w:rPr>
      <w:t>QRadar</w:t>
    </w:r>
    <w:proofErr w:type="spellEnd"/>
    <w:r>
      <w:rPr>
        <w:i/>
        <w:sz w:val="18"/>
      </w:rPr>
      <w:t xml:space="preserve"> Function Guide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373" w:rsidRDefault="00495B51">
    <w:pPr>
      <w:tabs>
        <w:tab w:val="center" w:pos="3601"/>
        <w:tab w:val="center" w:pos="4321"/>
        <w:tab w:val="center" w:pos="5041"/>
        <w:tab w:val="center" w:pos="5761"/>
        <w:tab w:val="center" w:pos="6481"/>
        <w:tab w:val="center" w:pos="7201"/>
        <w:tab w:val="right" w:pos="10225"/>
      </w:tabs>
      <w:spacing w:after="0" w:line="259" w:lineRule="auto"/>
      <w:ind w:left="-144" w:right="-808" w:firstLine="0"/>
    </w:pPr>
    <w:r>
      <w:rPr>
        <w:i/>
        <w:sz w:val="18"/>
      </w:rPr>
      <w:t xml:space="preserve">Resilient Incident Response Platform   </w:t>
    </w:r>
    <w:r>
      <w:rPr>
        <w:i/>
        <w:sz w:val="18"/>
      </w:rPr>
      <w:tab/>
      <w:t xml:space="preserve"> </w:t>
    </w:r>
    <w:r>
      <w:rPr>
        <w:i/>
        <w:sz w:val="18"/>
      </w:rPr>
      <w:tab/>
      <w:t xml:space="preserve"> </w:t>
    </w:r>
    <w:r>
      <w:rPr>
        <w:i/>
        <w:sz w:val="18"/>
      </w:rPr>
      <w:tab/>
      <w:t xml:space="preserve"> </w:t>
    </w:r>
    <w:r>
      <w:rPr>
        <w:i/>
        <w:sz w:val="18"/>
      </w:rPr>
      <w:tab/>
      <w:t xml:space="preserve"> </w:t>
    </w:r>
    <w:proofErr w:type="gramStart"/>
    <w:r>
      <w:rPr>
        <w:i/>
        <w:sz w:val="18"/>
      </w:rPr>
      <w:tab/>
      <w:t xml:space="preserve">  </w:t>
    </w:r>
    <w:r>
      <w:rPr>
        <w:i/>
        <w:sz w:val="18"/>
      </w:rPr>
      <w:tab/>
    </w:r>
    <w:proofErr w:type="gramEnd"/>
    <w:r>
      <w:rPr>
        <w:i/>
        <w:sz w:val="18"/>
      </w:rPr>
      <w:t xml:space="preserve"> </w:t>
    </w:r>
    <w:r>
      <w:rPr>
        <w:i/>
        <w:sz w:val="18"/>
      </w:rPr>
      <w:tab/>
      <w:t xml:space="preserve">        </w:t>
    </w:r>
    <w:proofErr w:type="spellStart"/>
    <w:r>
      <w:rPr>
        <w:i/>
        <w:sz w:val="18"/>
      </w:rPr>
      <w:t>QRadar</w:t>
    </w:r>
    <w:proofErr w:type="spellEnd"/>
    <w:r>
      <w:rPr>
        <w:i/>
        <w:sz w:val="18"/>
      </w:rPr>
      <w:t xml:space="preserve"> Function Guide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446D"/>
    <w:multiLevelType w:val="hybridMultilevel"/>
    <w:tmpl w:val="8E70FA24"/>
    <w:lvl w:ilvl="0" w:tplc="CEEE391A">
      <w:start w:val="3"/>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C6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EA47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F23E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6691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76B67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D6A7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8A83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6C6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7261A7"/>
    <w:multiLevelType w:val="hybridMultilevel"/>
    <w:tmpl w:val="089A487E"/>
    <w:lvl w:ilvl="0" w:tplc="7430E3DE">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29B42">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EE50F6">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4A35AE">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325A1E">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6A24950">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4A8240">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E5AEA">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9A234F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AE3793"/>
    <w:multiLevelType w:val="hybridMultilevel"/>
    <w:tmpl w:val="8668CC84"/>
    <w:lvl w:ilvl="0" w:tplc="5C0C96CC">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705C8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F2EFC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88C4B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AD05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82E51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9C7C9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14A6E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6BB9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7D52D6"/>
    <w:multiLevelType w:val="hybridMultilevel"/>
    <w:tmpl w:val="4A66C1B4"/>
    <w:lvl w:ilvl="0" w:tplc="988E2CB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004AC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5E8CF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C4248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1062D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3AA06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1AAB9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CCF8D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38E36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A27C4D"/>
    <w:multiLevelType w:val="hybridMultilevel"/>
    <w:tmpl w:val="AFD4F1DA"/>
    <w:lvl w:ilvl="0" w:tplc="D6A2BE1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CEACF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2C3CD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5472B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04DCA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AADE8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6E435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96097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8E4C2A">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1B22ED8"/>
    <w:multiLevelType w:val="hybridMultilevel"/>
    <w:tmpl w:val="AE3CC202"/>
    <w:lvl w:ilvl="0" w:tplc="63B8FB3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5E5E0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AAC0E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BC4F2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5C4E6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98BA7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6EFAA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E44EC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24942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D756906"/>
    <w:multiLevelType w:val="hybridMultilevel"/>
    <w:tmpl w:val="A9580BDC"/>
    <w:lvl w:ilvl="0" w:tplc="43D0E28C">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6C1C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E2D46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5C0F5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E20AF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16952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BE18F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AC863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EADA9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8313ACE"/>
    <w:multiLevelType w:val="hybridMultilevel"/>
    <w:tmpl w:val="79B80C06"/>
    <w:lvl w:ilvl="0" w:tplc="BF7A4DE6">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32FDE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4407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1AF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643F9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E2CF2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6A1E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4284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806F7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F1176EA"/>
    <w:multiLevelType w:val="hybridMultilevel"/>
    <w:tmpl w:val="4642A1D2"/>
    <w:lvl w:ilvl="0" w:tplc="F56259C4">
      <w:numFmt w:val="bullet"/>
      <w:lvlText w:val="-"/>
      <w:lvlJc w:val="left"/>
      <w:pPr>
        <w:ind w:left="1065" w:hanging="360"/>
      </w:pPr>
      <w:rPr>
        <w:rFonts w:ascii="Arial" w:eastAsia="Arial" w:hAnsi="Arial" w:cs="Aria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cs="Wingdings" w:hint="default"/>
      </w:rPr>
    </w:lvl>
    <w:lvl w:ilvl="3" w:tplc="04090001" w:tentative="1">
      <w:start w:val="1"/>
      <w:numFmt w:val="bullet"/>
      <w:lvlText w:val=""/>
      <w:lvlJc w:val="left"/>
      <w:pPr>
        <w:ind w:left="3225" w:hanging="360"/>
      </w:pPr>
      <w:rPr>
        <w:rFonts w:ascii="Symbol" w:hAnsi="Symbol" w:cs="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cs="Wingdings" w:hint="default"/>
      </w:rPr>
    </w:lvl>
    <w:lvl w:ilvl="6" w:tplc="04090001" w:tentative="1">
      <w:start w:val="1"/>
      <w:numFmt w:val="bullet"/>
      <w:lvlText w:val=""/>
      <w:lvlJc w:val="left"/>
      <w:pPr>
        <w:ind w:left="5385" w:hanging="360"/>
      </w:pPr>
      <w:rPr>
        <w:rFonts w:ascii="Symbol" w:hAnsi="Symbol" w:cs="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cs="Wingdings" w:hint="default"/>
      </w:rPr>
    </w:lvl>
  </w:abstractNum>
  <w:abstractNum w:abstractNumId="9" w15:restartNumberingAfterBreak="0">
    <w:nsid w:val="5E8731DE"/>
    <w:multiLevelType w:val="hybridMultilevel"/>
    <w:tmpl w:val="7AE87726"/>
    <w:lvl w:ilvl="0" w:tplc="8168ED0C">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86F3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9223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6E6E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E099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F0E9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EC86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4894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4CF5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6C44023"/>
    <w:multiLevelType w:val="hybridMultilevel"/>
    <w:tmpl w:val="5FDCD96C"/>
    <w:lvl w:ilvl="0" w:tplc="897866C4">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4ADC0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489B1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888F8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4EBB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3039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D6794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8331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B260E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BB6CE3"/>
    <w:multiLevelType w:val="multilevel"/>
    <w:tmpl w:val="06FC47AE"/>
    <w:lvl w:ilvl="0">
      <w:start w:val="1"/>
      <w:numFmt w:val="decimal"/>
      <w:pStyle w:val="Heading1"/>
      <w:lvlText w:val="%1."/>
      <w:lvlJc w:val="left"/>
      <w:pPr>
        <w:ind w:left="0"/>
      </w:pPr>
      <w:rPr>
        <w:rFonts w:ascii="Arial" w:eastAsia="Arial" w:hAnsi="Arial" w:cs="Arial"/>
        <w:b/>
        <w:bCs/>
        <w:i w:val="0"/>
        <w:strike w:val="0"/>
        <w:dstrike w:val="0"/>
        <w:color w:val="294A9B"/>
        <w:sz w:val="48"/>
        <w:szCs w:val="4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bCs/>
        <w:i w:val="0"/>
        <w:strike w:val="0"/>
        <w:dstrike w:val="0"/>
        <w:color w:val="294A9B"/>
        <w:sz w:val="32"/>
        <w:szCs w:val="32"/>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1"/>
  </w:num>
  <w:num w:numId="5">
    <w:abstractNumId w:val="6"/>
  </w:num>
  <w:num w:numId="6">
    <w:abstractNumId w:val="9"/>
  </w:num>
  <w:num w:numId="7">
    <w:abstractNumId w:val="7"/>
  </w:num>
  <w:num w:numId="8">
    <w:abstractNumId w:val="0"/>
  </w:num>
  <w:num w:numId="9">
    <w:abstractNumId w:val="10"/>
  </w:num>
  <w:num w:numId="10">
    <w:abstractNumId w:val="5"/>
  </w:num>
  <w:num w:numId="11">
    <w:abstractNumId w:val="11"/>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hor Husar">
    <w15:presenceInfo w15:providerId="AD" w15:userId="S::ihor.husar@ibm.com::8bef7ba3-b0c6-4552-a37a-d712350959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373"/>
    <w:rsid w:val="00150383"/>
    <w:rsid w:val="00170F40"/>
    <w:rsid w:val="001800B4"/>
    <w:rsid w:val="004513E8"/>
    <w:rsid w:val="00495B51"/>
    <w:rsid w:val="007F56D6"/>
    <w:rsid w:val="00A13296"/>
    <w:rsid w:val="00AE7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6EE71E"/>
  <w15:docId w15:val="{B7909B5D-7EFE-904D-BCEF-21A6BEA8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730" w:right="37" w:hanging="10"/>
    </w:pPr>
    <w:rPr>
      <w:rFonts w:ascii="Arial" w:eastAsia="Arial" w:hAnsi="Arial" w:cs="Arial"/>
      <w:color w:val="000000"/>
      <w:sz w:val="20"/>
      <w:lang w:bidi="en-US"/>
    </w:rPr>
  </w:style>
  <w:style w:type="paragraph" w:styleId="Heading1">
    <w:name w:val="heading 1"/>
    <w:next w:val="Normal"/>
    <w:link w:val="Heading1Char"/>
    <w:uiPriority w:val="9"/>
    <w:qFormat/>
    <w:pPr>
      <w:keepNext/>
      <w:keepLines/>
      <w:numPr>
        <w:numId w:val="11"/>
      </w:numPr>
      <w:spacing w:line="259" w:lineRule="auto"/>
      <w:ind w:left="10" w:hanging="10"/>
      <w:outlineLvl w:val="0"/>
    </w:pPr>
    <w:rPr>
      <w:rFonts w:ascii="Arial" w:eastAsia="Arial" w:hAnsi="Arial" w:cs="Arial"/>
      <w:b/>
      <w:color w:val="294A9B"/>
      <w:sz w:val="48"/>
    </w:rPr>
  </w:style>
  <w:style w:type="paragraph" w:styleId="Heading2">
    <w:name w:val="heading 2"/>
    <w:next w:val="Normal"/>
    <w:link w:val="Heading2Char"/>
    <w:uiPriority w:val="9"/>
    <w:unhideWhenUsed/>
    <w:qFormat/>
    <w:pPr>
      <w:keepNext/>
      <w:keepLines/>
      <w:numPr>
        <w:ilvl w:val="1"/>
        <w:numId w:val="11"/>
      </w:numPr>
      <w:spacing w:line="259" w:lineRule="auto"/>
      <w:ind w:left="730" w:hanging="10"/>
      <w:outlineLvl w:val="1"/>
    </w:pPr>
    <w:rPr>
      <w:rFonts w:ascii="Arial" w:eastAsia="Arial" w:hAnsi="Arial" w:cs="Arial"/>
      <w:b/>
      <w:color w:val="294A9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94A9B"/>
      <w:sz w:val="32"/>
    </w:rPr>
  </w:style>
  <w:style w:type="character" w:customStyle="1" w:styleId="Heading1Char">
    <w:name w:val="Heading 1 Char"/>
    <w:link w:val="Heading1"/>
    <w:rPr>
      <w:rFonts w:ascii="Arial" w:eastAsia="Arial" w:hAnsi="Arial" w:cs="Arial"/>
      <w:b/>
      <w:color w:val="294A9B"/>
      <w:sz w:val="48"/>
    </w:rPr>
  </w:style>
  <w:style w:type="paragraph" w:styleId="TOC1">
    <w:name w:val="toc 1"/>
    <w:hidden/>
    <w:pPr>
      <w:spacing w:after="77" w:line="259" w:lineRule="auto"/>
      <w:ind w:left="889" w:right="871" w:hanging="10"/>
    </w:pPr>
    <w:rPr>
      <w:rFonts w:ascii="Arial" w:eastAsia="Arial" w:hAnsi="Arial" w:cs="Arial"/>
      <w:b/>
      <w:color w:val="000000"/>
      <w:sz w:val="18"/>
    </w:rPr>
  </w:style>
  <w:style w:type="paragraph" w:styleId="TOC2">
    <w:name w:val="toc 2"/>
    <w:hidden/>
    <w:pPr>
      <w:spacing w:after="80" w:line="249" w:lineRule="auto"/>
      <w:ind w:left="1134" w:right="871" w:hanging="10"/>
    </w:pPr>
    <w:rPr>
      <w:rFonts w:ascii="Arial" w:eastAsia="Arial" w:hAnsi="Arial" w:cs="Arial"/>
      <w:color w:val="000000"/>
      <w:sz w:val="18"/>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4513E8"/>
    <w:pPr>
      <w:ind w:left="720"/>
      <w:contextualSpacing/>
    </w:pPr>
  </w:style>
  <w:style w:type="paragraph" w:styleId="BalloonText">
    <w:name w:val="Balloon Text"/>
    <w:basedOn w:val="Normal"/>
    <w:link w:val="BalloonTextChar"/>
    <w:uiPriority w:val="99"/>
    <w:semiHidden/>
    <w:unhideWhenUsed/>
    <w:rsid w:val="00170F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0F40"/>
    <w:rPr>
      <w:rFonts w:ascii="Times New Roman" w:eastAsia="Arial" w:hAnsi="Times New Roman" w:cs="Times New Roman"/>
      <w:color w:val="000000"/>
      <w:sz w:val="18"/>
      <w:szCs w:val="18"/>
      <w:lang w:bidi="en-US"/>
    </w:rPr>
  </w:style>
  <w:style w:type="paragraph" w:styleId="HTMLPreformatted">
    <w:name w:val="HTML Preformatted"/>
    <w:basedOn w:val="Normal"/>
    <w:link w:val="HTMLPreformattedChar"/>
    <w:uiPriority w:val="99"/>
    <w:unhideWhenUsed/>
    <w:rsid w:val="00170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Cs w:val="20"/>
      <w:lang w:bidi="ar-SA"/>
    </w:rPr>
  </w:style>
  <w:style w:type="character" w:customStyle="1" w:styleId="HTMLPreformattedChar">
    <w:name w:val="HTML Preformatted Char"/>
    <w:basedOn w:val="DefaultParagraphFont"/>
    <w:link w:val="HTMLPreformatted"/>
    <w:uiPriority w:val="99"/>
    <w:rsid w:val="00170F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3084">
      <w:bodyDiv w:val="1"/>
      <w:marLeft w:val="0"/>
      <w:marRight w:val="0"/>
      <w:marTop w:val="0"/>
      <w:marBottom w:val="0"/>
      <w:divBdr>
        <w:top w:val="none" w:sz="0" w:space="0" w:color="auto"/>
        <w:left w:val="none" w:sz="0" w:space="0" w:color="auto"/>
        <w:bottom w:val="none" w:sz="0" w:space="0" w:color="auto"/>
        <w:right w:val="none" w:sz="0" w:space="0" w:color="auto"/>
      </w:divBdr>
    </w:div>
    <w:div w:id="229080204">
      <w:bodyDiv w:val="1"/>
      <w:marLeft w:val="0"/>
      <w:marRight w:val="0"/>
      <w:marTop w:val="0"/>
      <w:marBottom w:val="0"/>
      <w:divBdr>
        <w:top w:val="none" w:sz="0" w:space="0" w:color="auto"/>
        <w:left w:val="none" w:sz="0" w:space="0" w:color="auto"/>
        <w:bottom w:val="none" w:sz="0" w:space="0" w:color="auto"/>
        <w:right w:val="none" w:sz="0" w:space="0" w:color="auto"/>
      </w:divBdr>
    </w:div>
    <w:div w:id="278029115">
      <w:bodyDiv w:val="1"/>
      <w:marLeft w:val="0"/>
      <w:marRight w:val="0"/>
      <w:marTop w:val="0"/>
      <w:marBottom w:val="0"/>
      <w:divBdr>
        <w:top w:val="none" w:sz="0" w:space="0" w:color="auto"/>
        <w:left w:val="none" w:sz="0" w:space="0" w:color="auto"/>
        <w:bottom w:val="none" w:sz="0" w:space="0" w:color="auto"/>
        <w:right w:val="none" w:sz="0" w:space="0" w:color="auto"/>
      </w:divBdr>
    </w:div>
    <w:div w:id="1133593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resilient/resilient-reference/blob/master/developer_guides/Integration%20Server%20Guide.pdf" TargetMode="External"/><Relationship Id="rId21" Type="http://schemas.openxmlformats.org/officeDocument/2006/relationships/header" Target="header6.xml"/><Relationship Id="rId42" Type="http://schemas.openxmlformats.org/officeDocument/2006/relationships/image" Target="media/image20.jp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7.jpg"/><Relationship Id="rId11" Type="http://schemas.openxmlformats.org/officeDocument/2006/relationships/header" Target="header1.xml"/><Relationship Id="rId24" Type="http://schemas.openxmlformats.org/officeDocument/2006/relationships/hyperlink" Target="https://github.com/ibmresilient/resilient-reference/blob/master/developer_guides/Integration%20Server%20Guide.pdf"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jpg"/><Relationship Id="rId66" Type="http://schemas.openxmlformats.org/officeDocument/2006/relationships/header" Target="header7.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footer" Target="footer8.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github.com/ibmresilient/resilient-reference/blob/master/developer_guides/Integration%20Server%20Guide.pdf" TargetMode="External"/><Relationship Id="rId33" Type="http://schemas.openxmlformats.org/officeDocument/2006/relationships/image" Target="media/image11.pn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image" Target="media/image32.jpg"/><Relationship Id="rId62" Type="http://schemas.openxmlformats.org/officeDocument/2006/relationships/image" Target="media/image40.jpg"/><Relationship Id="rId7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github.com/ibmresilient/resilient-reference/blob/master/developer_guides/Integration%20Server%20Guide.pdf"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g"/><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jpg"/><Relationship Id="rId55" Type="http://schemas.openxmlformats.org/officeDocument/2006/relationships/image" Target="media/image33.png"/><Relationship Id="rId7" Type="http://schemas.openxmlformats.org/officeDocument/2006/relationships/image" Target="media/image1.jpg"/><Relationship Id="rId7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Husar</dc:creator>
  <cp:keywords/>
  <cp:lastModifiedBy>Ihor Husar</cp:lastModifiedBy>
  <cp:revision>3</cp:revision>
  <cp:lastPrinted>2020-03-31T18:58:00Z</cp:lastPrinted>
  <dcterms:created xsi:type="dcterms:W3CDTF">2020-03-31T18:58:00Z</dcterms:created>
  <dcterms:modified xsi:type="dcterms:W3CDTF">2020-03-31T18:59:00Z</dcterms:modified>
</cp:coreProperties>
</file>